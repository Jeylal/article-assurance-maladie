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CFF3" w14:textId="47FE4A98" w:rsidR="00B213FC" w:rsidRPr="00715CFA" w:rsidRDefault="00B213FC" w:rsidP="00B213FC">
      <w:pPr>
        <w:pStyle w:val="Titre1"/>
        <w:jc w:val="center"/>
        <w:rPr>
          <w:rFonts w:ascii="Times New Roman" w:hAnsi="Times New Roman" w:cs="Times New Roman"/>
          <w:sz w:val="36"/>
          <w:szCs w:val="36"/>
        </w:rPr>
      </w:pPr>
      <w:bookmarkStart w:id="0" w:name="_Hlk240825998"/>
      <w:bookmarkEnd w:id="0"/>
      <w:r w:rsidRPr="00715CFA">
        <w:rPr>
          <w:rFonts w:ascii="Times New Roman" w:hAnsi="Times New Roman" w:cs="Times New Roman"/>
          <w:sz w:val="36"/>
          <w:szCs w:val="36"/>
        </w:rPr>
        <w:t>L’assurance-maladie obligatoire suisse dans l’impasse. Une analyse du compromis socio-politique à l’origine de la loi fédérale sur l’assurance-maladie (LAMal)</w:t>
      </w:r>
    </w:p>
    <w:p w14:paraId="174F963D" w14:textId="77777777" w:rsidR="00B213FC" w:rsidRDefault="00B213FC" w:rsidP="00B213FC">
      <w:pPr>
        <w:pStyle w:val="Titre1"/>
        <w:jc w:val="center"/>
      </w:pPr>
    </w:p>
    <w:p w14:paraId="5B4C2331" w14:textId="28A41929" w:rsidR="00B213FC" w:rsidRDefault="00B213FC" w:rsidP="00B213FC">
      <w:r w:rsidRPr="00B213FC">
        <w:t>Celâl Güney</w:t>
      </w:r>
    </w:p>
    <w:p w14:paraId="6456E92F" w14:textId="5C48F91A" w:rsidR="00B213FC" w:rsidRDefault="00B213FC" w:rsidP="00B213FC">
      <w:r>
        <w:t xml:space="preserve">Assistant-doctorant, département d’histoire-économie-société, Université de Genève, </w:t>
      </w:r>
      <w:hyperlink r:id="rId8" w:history="1">
        <w:r w:rsidRPr="0092053A">
          <w:rPr>
            <w:rStyle w:val="Lienhypertexte"/>
          </w:rPr>
          <w:t>celal.gueney@unige.ch</w:t>
        </w:r>
      </w:hyperlink>
    </w:p>
    <w:p w14:paraId="2BB18370" w14:textId="77777777" w:rsidR="00B213FC" w:rsidRDefault="00B213FC" w:rsidP="00B213FC"/>
    <w:p w14:paraId="3D695416" w14:textId="421C7ACF" w:rsidR="00B213FC" w:rsidRDefault="00B213FC" w:rsidP="00B213FC">
      <w:r>
        <w:t>Gaia Valenti</w:t>
      </w:r>
    </w:p>
    <w:p w14:paraId="6EC8BDDC" w14:textId="4363DE3B" w:rsidR="00B213FC" w:rsidRPr="00B213FC" w:rsidRDefault="00696638" w:rsidP="00B213FC">
      <w:r>
        <w:t xml:space="preserve">Assistante-doctorante, département d’histoire-économie-société, Université de Genève, </w:t>
      </w:r>
      <w:hyperlink r:id="rId9" w:history="1">
        <w:r w:rsidRPr="0092053A">
          <w:rPr>
            <w:rStyle w:val="Lienhypertexte"/>
          </w:rPr>
          <w:t>gaia.valenti@unige.ch</w:t>
        </w:r>
      </w:hyperlink>
      <w:r>
        <w:t xml:space="preserve"> </w:t>
      </w:r>
    </w:p>
    <w:p w14:paraId="10F474AF" w14:textId="77777777" w:rsidR="00B213FC" w:rsidRDefault="00B213FC" w:rsidP="00B213FC">
      <w:pPr>
        <w:pStyle w:val="Titre2"/>
        <w:ind w:left="0" w:firstLine="99"/>
        <w:rPr>
          <w:rFonts w:ascii="Times New Roman" w:hAnsi="Times New Roman" w:cs="Times New Roman"/>
          <w:sz w:val="32"/>
          <w:szCs w:val="32"/>
        </w:rPr>
      </w:pPr>
    </w:p>
    <w:p w14:paraId="4697C6D2" w14:textId="5F0828F5" w:rsidR="008725D2" w:rsidRPr="007177A0" w:rsidRDefault="00000000" w:rsidP="009E410A">
      <w:pPr>
        <w:pStyle w:val="Titre2"/>
        <w:ind w:left="0"/>
        <w:rPr>
          <w:rFonts w:ascii="Times New Roman" w:hAnsi="Times New Roman" w:cs="Times New Roman"/>
          <w:sz w:val="32"/>
          <w:szCs w:val="32"/>
        </w:rPr>
      </w:pPr>
      <w:r w:rsidRPr="007177A0">
        <w:rPr>
          <w:rFonts w:ascii="Times New Roman" w:hAnsi="Times New Roman" w:cs="Times New Roman"/>
          <w:sz w:val="32"/>
          <w:szCs w:val="32"/>
        </w:rPr>
        <w:t>Résumé</w:t>
      </w:r>
    </w:p>
    <w:p w14:paraId="430BFF86" w14:textId="4E28F412" w:rsidR="008725D2" w:rsidRDefault="00000000" w:rsidP="001E2848">
      <w:pPr>
        <w:pStyle w:val="Corpsdetexte"/>
        <w:spacing w:before="30" w:line="283" w:lineRule="auto"/>
        <w:ind w:left="0" w:right="98"/>
      </w:pPr>
      <w:r>
        <w:t>Cet article étudie les freins au changement du modèle de l’assurance maladie-suisse. La loi de</w:t>
      </w:r>
      <w:r w:rsidR="00F979B2">
        <w:t xml:space="preserve"> </w:t>
      </w:r>
      <w:r>
        <w:t>1994 sur l’assurance-maladie (LAMal), qui combine intervention publique et rôle important</w:t>
      </w:r>
      <w:r>
        <w:rPr>
          <w:spacing w:val="40"/>
        </w:rPr>
        <w:t xml:space="preserve"> </w:t>
      </w:r>
      <w:r>
        <w:t>pour</w:t>
      </w:r>
      <w:r>
        <w:rPr>
          <w:spacing w:val="40"/>
        </w:rPr>
        <w:t xml:space="preserve"> </w:t>
      </w:r>
      <w:r>
        <w:t>les</w:t>
      </w:r>
      <w:r>
        <w:rPr>
          <w:spacing w:val="40"/>
        </w:rPr>
        <w:t xml:space="preserve"> </w:t>
      </w:r>
      <w:r>
        <w:t>assureurs</w:t>
      </w:r>
      <w:r>
        <w:rPr>
          <w:spacing w:val="40"/>
        </w:rPr>
        <w:t xml:space="preserve"> </w:t>
      </w:r>
      <w:r>
        <w:t>privés,</w:t>
      </w:r>
      <w:r>
        <w:rPr>
          <w:spacing w:val="40"/>
        </w:rPr>
        <w:t xml:space="preserve"> </w:t>
      </w:r>
      <w:r>
        <w:t>est</w:t>
      </w:r>
      <w:r>
        <w:rPr>
          <w:spacing w:val="40"/>
        </w:rPr>
        <w:t xml:space="preserve"> </w:t>
      </w:r>
      <w:r>
        <w:t>un</w:t>
      </w:r>
      <w:r>
        <w:rPr>
          <w:spacing w:val="40"/>
        </w:rPr>
        <w:t xml:space="preserve"> </w:t>
      </w:r>
      <w:r>
        <w:t>sujet</w:t>
      </w:r>
      <w:r>
        <w:rPr>
          <w:spacing w:val="40"/>
        </w:rPr>
        <w:t xml:space="preserve"> </w:t>
      </w:r>
      <w:r>
        <w:t>central</w:t>
      </w:r>
      <w:r>
        <w:rPr>
          <w:spacing w:val="40"/>
        </w:rPr>
        <w:t xml:space="preserve"> </w:t>
      </w:r>
      <w:r>
        <w:t>de</w:t>
      </w:r>
      <w:r>
        <w:rPr>
          <w:spacing w:val="40"/>
        </w:rPr>
        <w:t xml:space="preserve"> </w:t>
      </w:r>
      <w:r>
        <w:t>l’actualité</w:t>
      </w:r>
      <w:r>
        <w:rPr>
          <w:spacing w:val="40"/>
        </w:rPr>
        <w:t xml:space="preserve"> </w:t>
      </w:r>
      <w:r>
        <w:t>politique</w:t>
      </w:r>
      <w:r>
        <w:rPr>
          <w:spacing w:val="40"/>
        </w:rPr>
        <w:t xml:space="preserve"> </w:t>
      </w:r>
      <w:r>
        <w:t>du</w:t>
      </w:r>
      <w:r>
        <w:rPr>
          <w:spacing w:val="40"/>
        </w:rPr>
        <w:t xml:space="preserve"> </w:t>
      </w:r>
      <w:r>
        <w:t>pays</w:t>
      </w:r>
      <w:r>
        <w:rPr>
          <w:spacing w:val="40"/>
        </w:rPr>
        <w:t xml:space="preserve"> </w:t>
      </w:r>
      <w:r>
        <w:t>depuis</w:t>
      </w:r>
      <w:r>
        <w:rPr>
          <w:spacing w:val="40"/>
        </w:rPr>
        <w:t xml:space="preserve"> </w:t>
      </w:r>
      <w:r>
        <w:t>le</w:t>
      </w:r>
      <w:r>
        <w:rPr>
          <w:spacing w:val="80"/>
        </w:rPr>
        <w:t xml:space="preserve"> </w:t>
      </w:r>
      <w:r>
        <w:t>début</w:t>
      </w:r>
      <w:r>
        <w:rPr>
          <w:spacing w:val="38"/>
        </w:rPr>
        <w:t xml:space="preserve"> </w:t>
      </w:r>
      <w:r>
        <w:t>des</w:t>
      </w:r>
      <w:r>
        <w:rPr>
          <w:spacing w:val="38"/>
        </w:rPr>
        <w:t xml:space="preserve"> </w:t>
      </w:r>
      <w:r>
        <w:t>années</w:t>
      </w:r>
      <w:r>
        <w:rPr>
          <w:spacing w:val="38"/>
        </w:rPr>
        <w:t xml:space="preserve"> </w:t>
      </w:r>
      <w:r>
        <w:t>2000,</w:t>
      </w:r>
      <w:r>
        <w:rPr>
          <w:spacing w:val="38"/>
        </w:rPr>
        <w:t xml:space="preserve"> </w:t>
      </w:r>
      <w:r>
        <w:t>notamment</w:t>
      </w:r>
      <w:r>
        <w:rPr>
          <w:spacing w:val="38"/>
        </w:rPr>
        <w:t xml:space="preserve"> </w:t>
      </w:r>
      <w:r>
        <w:t>du</w:t>
      </w:r>
      <w:r>
        <w:rPr>
          <w:spacing w:val="38"/>
        </w:rPr>
        <w:t xml:space="preserve"> </w:t>
      </w:r>
      <w:r>
        <w:t>fait</w:t>
      </w:r>
      <w:r>
        <w:rPr>
          <w:spacing w:val="38"/>
        </w:rPr>
        <w:t xml:space="preserve"> </w:t>
      </w:r>
      <w:r>
        <w:t>de</w:t>
      </w:r>
      <w:r>
        <w:rPr>
          <w:spacing w:val="38"/>
        </w:rPr>
        <w:t xml:space="preserve"> </w:t>
      </w:r>
      <w:r>
        <w:t>l’augmentation</w:t>
      </w:r>
      <w:r>
        <w:rPr>
          <w:spacing w:val="38"/>
        </w:rPr>
        <w:t xml:space="preserve"> </w:t>
      </w:r>
      <w:r>
        <w:t>constante</w:t>
      </w:r>
      <w:r>
        <w:rPr>
          <w:spacing w:val="38"/>
        </w:rPr>
        <w:t xml:space="preserve"> </w:t>
      </w:r>
      <w:r>
        <w:t>des</w:t>
      </w:r>
      <w:r>
        <w:rPr>
          <w:spacing w:val="38"/>
        </w:rPr>
        <w:t xml:space="preserve"> </w:t>
      </w:r>
      <w:r>
        <w:t>primes</w:t>
      </w:r>
      <w:r>
        <w:rPr>
          <w:spacing w:val="38"/>
        </w:rPr>
        <w:t xml:space="preserve"> </w:t>
      </w:r>
      <w:r>
        <w:t>payées par</w:t>
      </w:r>
      <w:r>
        <w:rPr>
          <w:spacing w:val="39"/>
        </w:rPr>
        <w:t xml:space="preserve"> </w:t>
      </w:r>
      <w:r>
        <w:t>la</w:t>
      </w:r>
      <w:r>
        <w:rPr>
          <w:spacing w:val="39"/>
        </w:rPr>
        <w:t xml:space="preserve"> </w:t>
      </w:r>
      <w:r>
        <w:t>population</w:t>
      </w:r>
      <w:r>
        <w:rPr>
          <w:spacing w:val="39"/>
        </w:rPr>
        <w:t xml:space="preserve"> </w:t>
      </w:r>
      <w:r>
        <w:t>et</w:t>
      </w:r>
      <w:r>
        <w:rPr>
          <w:spacing w:val="39"/>
        </w:rPr>
        <w:t xml:space="preserve"> </w:t>
      </w:r>
      <w:r>
        <w:t>la</w:t>
      </w:r>
      <w:r>
        <w:rPr>
          <w:spacing w:val="39"/>
        </w:rPr>
        <w:t xml:space="preserve"> </w:t>
      </w:r>
      <w:r>
        <w:t>hausse</w:t>
      </w:r>
      <w:r>
        <w:rPr>
          <w:spacing w:val="39"/>
        </w:rPr>
        <w:t xml:space="preserve"> </w:t>
      </w:r>
      <w:r>
        <w:t>des</w:t>
      </w:r>
      <w:r>
        <w:rPr>
          <w:spacing w:val="39"/>
        </w:rPr>
        <w:t xml:space="preserve"> </w:t>
      </w:r>
      <w:r>
        <w:t>coûts</w:t>
      </w:r>
      <w:r>
        <w:rPr>
          <w:spacing w:val="39"/>
        </w:rPr>
        <w:t xml:space="preserve"> </w:t>
      </w:r>
      <w:r>
        <w:t>de</w:t>
      </w:r>
      <w:r>
        <w:rPr>
          <w:spacing w:val="39"/>
        </w:rPr>
        <w:t xml:space="preserve"> </w:t>
      </w:r>
      <w:r>
        <w:t>la</w:t>
      </w:r>
      <w:r>
        <w:rPr>
          <w:spacing w:val="39"/>
        </w:rPr>
        <w:t xml:space="preserve"> </w:t>
      </w:r>
      <w:r>
        <w:t>santé.</w:t>
      </w:r>
      <w:r>
        <w:rPr>
          <w:spacing w:val="39"/>
        </w:rPr>
        <w:t xml:space="preserve"> </w:t>
      </w:r>
      <w:r>
        <w:t>Pourtant,</w:t>
      </w:r>
      <w:r>
        <w:rPr>
          <w:spacing w:val="39"/>
        </w:rPr>
        <w:t xml:space="preserve"> </w:t>
      </w:r>
      <w:r>
        <w:t>les</w:t>
      </w:r>
      <w:r>
        <w:rPr>
          <w:spacing w:val="39"/>
        </w:rPr>
        <w:t xml:space="preserve"> </w:t>
      </w:r>
      <w:r>
        <w:t>différentes</w:t>
      </w:r>
      <w:r>
        <w:rPr>
          <w:spacing w:val="39"/>
        </w:rPr>
        <w:t xml:space="preserve"> </w:t>
      </w:r>
      <w:r>
        <w:t>tentatives</w:t>
      </w:r>
      <w:r>
        <w:rPr>
          <w:spacing w:val="39"/>
        </w:rPr>
        <w:t xml:space="preserve"> </w:t>
      </w:r>
      <w:r>
        <w:t>de réformes ont échoué. Pour expliquer cette résistance, la littérature scientifique mobilise des</w:t>
      </w:r>
      <w:r>
        <w:rPr>
          <w:spacing w:val="80"/>
          <w:w w:val="150"/>
        </w:rPr>
        <w:t xml:space="preserve"> </w:t>
      </w:r>
      <w:r>
        <w:t>explications qui soulignent les caractéristiques institutionnelles de la suisse comme le pouvoir des</w:t>
      </w:r>
      <w:r>
        <w:rPr>
          <w:spacing w:val="32"/>
        </w:rPr>
        <w:t xml:space="preserve"> </w:t>
      </w:r>
      <w:r>
        <w:t>groupes</w:t>
      </w:r>
      <w:r>
        <w:rPr>
          <w:spacing w:val="32"/>
        </w:rPr>
        <w:t xml:space="preserve"> </w:t>
      </w:r>
      <w:r>
        <w:t>d’intérêts</w:t>
      </w:r>
      <w:r>
        <w:rPr>
          <w:spacing w:val="32"/>
        </w:rPr>
        <w:t xml:space="preserve"> </w:t>
      </w:r>
      <w:r>
        <w:t>ou</w:t>
      </w:r>
      <w:r>
        <w:rPr>
          <w:spacing w:val="32"/>
        </w:rPr>
        <w:t xml:space="preserve"> </w:t>
      </w:r>
      <w:r>
        <w:t>la</w:t>
      </w:r>
      <w:r>
        <w:rPr>
          <w:spacing w:val="32"/>
        </w:rPr>
        <w:t xml:space="preserve"> </w:t>
      </w:r>
      <w:r>
        <w:t>stabilité</w:t>
      </w:r>
      <w:r>
        <w:rPr>
          <w:spacing w:val="32"/>
        </w:rPr>
        <w:t xml:space="preserve"> </w:t>
      </w:r>
      <w:r>
        <w:t>des</w:t>
      </w:r>
      <w:r>
        <w:rPr>
          <w:spacing w:val="32"/>
        </w:rPr>
        <w:t xml:space="preserve"> </w:t>
      </w:r>
      <w:r>
        <w:t>coalitions</w:t>
      </w:r>
      <w:r>
        <w:rPr>
          <w:spacing w:val="32"/>
        </w:rPr>
        <w:t xml:space="preserve"> </w:t>
      </w:r>
      <w:r>
        <w:t>de</w:t>
      </w:r>
      <w:r>
        <w:rPr>
          <w:spacing w:val="32"/>
        </w:rPr>
        <w:t xml:space="preserve"> </w:t>
      </w:r>
      <w:r>
        <w:t>partis</w:t>
      </w:r>
      <w:r>
        <w:rPr>
          <w:spacing w:val="32"/>
        </w:rPr>
        <w:t xml:space="preserve"> </w:t>
      </w:r>
      <w:r>
        <w:t>politiques.</w:t>
      </w:r>
      <w:r>
        <w:rPr>
          <w:spacing w:val="32"/>
        </w:rPr>
        <w:t xml:space="preserve"> </w:t>
      </w:r>
      <w:r>
        <w:t>Cet</w:t>
      </w:r>
      <w:r>
        <w:rPr>
          <w:spacing w:val="32"/>
        </w:rPr>
        <w:t xml:space="preserve"> </w:t>
      </w:r>
      <w:r>
        <w:t>article</w:t>
      </w:r>
      <w:r>
        <w:rPr>
          <w:spacing w:val="32"/>
        </w:rPr>
        <w:t xml:space="preserve"> </w:t>
      </w:r>
      <w:r>
        <w:t>propose de complémenter cette approche au moyen des méthodes d’analyse néoréaliste proposées par Bruno Amable et Stefano Palombarini, en mettant avant comment les différentes composantes du bloc social dominant suisse sont affectés par les dynamiques économiques engendrées par la LAMal. En analysant comment les composantes des principaux blocs sociaux suisses ainsi que leurs attentes sont affectées par les effets distributifs de la LAMal, notre contribution met en avant l’importance des disparités régionales des primes de l’assurance-maladie obligatoire. Cet</w:t>
      </w:r>
      <w:r>
        <w:rPr>
          <w:spacing w:val="-4"/>
        </w:rPr>
        <w:t xml:space="preserve"> </w:t>
      </w:r>
      <w:r>
        <w:t>article</w:t>
      </w:r>
      <w:r>
        <w:rPr>
          <w:spacing w:val="-4"/>
        </w:rPr>
        <w:t xml:space="preserve"> </w:t>
      </w:r>
      <w:r>
        <w:t>montre</w:t>
      </w:r>
      <w:r>
        <w:rPr>
          <w:spacing w:val="-4"/>
        </w:rPr>
        <w:t xml:space="preserve"> </w:t>
      </w:r>
      <w:r>
        <w:t>que,</w:t>
      </w:r>
      <w:r>
        <w:rPr>
          <w:spacing w:val="-4"/>
        </w:rPr>
        <w:t xml:space="preserve"> </w:t>
      </w:r>
      <w:r>
        <w:t>puisque</w:t>
      </w:r>
      <w:r>
        <w:rPr>
          <w:spacing w:val="-4"/>
        </w:rPr>
        <w:t xml:space="preserve"> </w:t>
      </w:r>
      <w:r>
        <w:t>l’augmentation</w:t>
      </w:r>
      <w:r>
        <w:rPr>
          <w:spacing w:val="-4"/>
        </w:rPr>
        <w:t xml:space="preserve"> </w:t>
      </w:r>
      <w:r>
        <w:t>des</w:t>
      </w:r>
      <w:r>
        <w:rPr>
          <w:spacing w:val="-4"/>
        </w:rPr>
        <w:t xml:space="preserve"> </w:t>
      </w:r>
      <w:r>
        <w:t>primes</w:t>
      </w:r>
      <w:r>
        <w:rPr>
          <w:spacing w:val="-4"/>
        </w:rPr>
        <w:t xml:space="preserve"> </w:t>
      </w:r>
      <w:r>
        <w:t>n’affecte</w:t>
      </w:r>
      <w:r>
        <w:rPr>
          <w:spacing w:val="-4"/>
        </w:rPr>
        <w:t xml:space="preserve"> </w:t>
      </w:r>
      <w:r>
        <w:t>pas</w:t>
      </w:r>
      <w:r>
        <w:rPr>
          <w:spacing w:val="-4"/>
        </w:rPr>
        <w:t xml:space="preserve"> </w:t>
      </w:r>
      <w:r>
        <w:t>la</w:t>
      </w:r>
      <w:r>
        <w:rPr>
          <w:spacing w:val="-4"/>
        </w:rPr>
        <w:t xml:space="preserve"> </w:t>
      </w:r>
      <w:r>
        <w:t>base</w:t>
      </w:r>
      <w:r>
        <w:rPr>
          <w:spacing w:val="-4"/>
        </w:rPr>
        <w:t xml:space="preserve"> </w:t>
      </w:r>
      <w:r>
        <w:t>sociale</w:t>
      </w:r>
      <w:r>
        <w:rPr>
          <w:spacing w:val="-4"/>
        </w:rPr>
        <w:t xml:space="preserve"> </w:t>
      </w:r>
      <w:r>
        <w:t>du</w:t>
      </w:r>
      <w:r>
        <w:rPr>
          <w:spacing w:val="-4"/>
        </w:rPr>
        <w:t xml:space="preserve"> </w:t>
      </w:r>
      <w:r>
        <w:t>bloc social</w:t>
      </w:r>
      <w:r>
        <w:rPr>
          <w:spacing w:val="32"/>
        </w:rPr>
        <w:t xml:space="preserve"> </w:t>
      </w:r>
      <w:r>
        <w:t>dominant,</w:t>
      </w:r>
      <w:r>
        <w:rPr>
          <w:spacing w:val="32"/>
        </w:rPr>
        <w:t xml:space="preserve"> </w:t>
      </w:r>
      <w:r>
        <w:t>l’augmentation</w:t>
      </w:r>
      <w:r>
        <w:rPr>
          <w:spacing w:val="32"/>
        </w:rPr>
        <w:t xml:space="preserve"> </w:t>
      </w:r>
      <w:r>
        <w:t>des</w:t>
      </w:r>
      <w:r>
        <w:rPr>
          <w:spacing w:val="32"/>
        </w:rPr>
        <w:t xml:space="preserve"> </w:t>
      </w:r>
      <w:r>
        <w:t>primes</w:t>
      </w:r>
      <w:r>
        <w:rPr>
          <w:spacing w:val="32"/>
        </w:rPr>
        <w:t xml:space="preserve"> </w:t>
      </w:r>
      <w:r>
        <w:t>et</w:t>
      </w:r>
      <w:r>
        <w:rPr>
          <w:spacing w:val="32"/>
        </w:rPr>
        <w:t xml:space="preserve"> </w:t>
      </w:r>
      <w:r>
        <w:t>des</w:t>
      </w:r>
      <w:r>
        <w:rPr>
          <w:spacing w:val="32"/>
        </w:rPr>
        <w:t xml:space="preserve"> </w:t>
      </w:r>
      <w:r>
        <w:t>coûts</w:t>
      </w:r>
      <w:r>
        <w:rPr>
          <w:spacing w:val="32"/>
        </w:rPr>
        <w:t xml:space="preserve"> </w:t>
      </w:r>
      <w:r>
        <w:t>de</w:t>
      </w:r>
      <w:r>
        <w:rPr>
          <w:spacing w:val="32"/>
        </w:rPr>
        <w:t xml:space="preserve"> </w:t>
      </w:r>
      <w:r>
        <w:t>la</w:t>
      </w:r>
      <w:r>
        <w:rPr>
          <w:spacing w:val="32"/>
        </w:rPr>
        <w:t xml:space="preserve"> </w:t>
      </w:r>
      <w:r>
        <w:t>santé</w:t>
      </w:r>
      <w:r>
        <w:rPr>
          <w:spacing w:val="32"/>
        </w:rPr>
        <w:t xml:space="preserve"> </w:t>
      </w:r>
      <w:r>
        <w:t>ne</w:t>
      </w:r>
      <w:r>
        <w:rPr>
          <w:spacing w:val="32"/>
        </w:rPr>
        <w:t xml:space="preserve"> </w:t>
      </w:r>
      <w:r>
        <w:t>peuvent</w:t>
      </w:r>
      <w:r>
        <w:rPr>
          <w:spacing w:val="32"/>
        </w:rPr>
        <w:t xml:space="preserve"> </w:t>
      </w:r>
      <w:r>
        <w:t>pas</w:t>
      </w:r>
      <w:r>
        <w:rPr>
          <w:spacing w:val="32"/>
        </w:rPr>
        <w:t xml:space="preserve"> </w:t>
      </w:r>
      <w:r>
        <w:t>encore donner lieu à une remise en cause du modèle au niveau fédéral.</w:t>
      </w:r>
    </w:p>
    <w:p w14:paraId="7039FF37" w14:textId="77777777" w:rsidR="00696638" w:rsidRDefault="00696638" w:rsidP="00696638">
      <w:pPr>
        <w:pStyle w:val="Corpsdetexte"/>
        <w:spacing w:before="30" w:line="283" w:lineRule="auto"/>
        <w:ind w:right="98" w:hanging="43"/>
      </w:pPr>
    </w:p>
    <w:p w14:paraId="39DAF465" w14:textId="474C89CF" w:rsidR="00E97CCE" w:rsidRDefault="00000000" w:rsidP="00696638">
      <w:pPr>
        <w:pStyle w:val="Corpsdetexte"/>
        <w:spacing w:before="0"/>
        <w:ind w:left="0"/>
        <w:rPr>
          <w:bCs/>
          <w:spacing w:val="-2"/>
        </w:rPr>
      </w:pPr>
      <w:r w:rsidRPr="00696638">
        <w:rPr>
          <w:bCs/>
        </w:rPr>
        <w:t>Mots-clés:</w:t>
      </w:r>
      <w:r w:rsidRPr="00696638">
        <w:rPr>
          <w:bCs/>
          <w:spacing w:val="-4"/>
        </w:rPr>
        <w:t xml:space="preserve"> </w:t>
      </w:r>
      <w:r w:rsidR="0062202E">
        <w:rPr>
          <w:bCs/>
        </w:rPr>
        <w:t>é</w:t>
      </w:r>
      <w:r w:rsidRPr="00696638">
        <w:rPr>
          <w:bCs/>
        </w:rPr>
        <w:t>conomie</w:t>
      </w:r>
      <w:r w:rsidRPr="00696638">
        <w:rPr>
          <w:bCs/>
          <w:spacing w:val="-3"/>
        </w:rPr>
        <w:t xml:space="preserve"> </w:t>
      </w:r>
      <w:r w:rsidRPr="00696638">
        <w:rPr>
          <w:bCs/>
        </w:rPr>
        <w:t>politique,</w:t>
      </w:r>
      <w:r w:rsidRPr="00696638">
        <w:rPr>
          <w:bCs/>
          <w:spacing w:val="-3"/>
        </w:rPr>
        <w:t xml:space="preserve"> </w:t>
      </w:r>
      <w:r w:rsidRPr="00696638">
        <w:rPr>
          <w:bCs/>
        </w:rPr>
        <w:t>assurance-maladie,</w:t>
      </w:r>
      <w:r w:rsidRPr="00696638">
        <w:rPr>
          <w:bCs/>
          <w:spacing w:val="-3"/>
        </w:rPr>
        <w:t xml:space="preserve"> </w:t>
      </w:r>
      <w:r w:rsidRPr="00696638">
        <w:rPr>
          <w:bCs/>
        </w:rPr>
        <w:t>bloc</w:t>
      </w:r>
      <w:r w:rsidRPr="00696638">
        <w:rPr>
          <w:bCs/>
          <w:spacing w:val="-3"/>
        </w:rPr>
        <w:t xml:space="preserve"> </w:t>
      </w:r>
      <w:r w:rsidRPr="00696638">
        <w:rPr>
          <w:bCs/>
        </w:rPr>
        <w:t>social,</w:t>
      </w:r>
      <w:r w:rsidRPr="00696638">
        <w:rPr>
          <w:bCs/>
          <w:spacing w:val="-3"/>
        </w:rPr>
        <w:t xml:space="preserve"> </w:t>
      </w:r>
      <w:r w:rsidRPr="00696638">
        <w:rPr>
          <w:bCs/>
        </w:rPr>
        <w:t>attentes</w:t>
      </w:r>
      <w:r w:rsidRPr="00696638">
        <w:rPr>
          <w:bCs/>
          <w:spacing w:val="-3"/>
        </w:rPr>
        <w:t xml:space="preserve"> </w:t>
      </w:r>
      <w:r w:rsidRPr="00696638">
        <w:rPr>
          <w:bCs/>
        </w:rPr>
        <w:t>sociales,</w:t>
      </w:r>
      <w:r w:rsidRPr="00696638">
        <w:rPr>
          <w:bCs/>
          <w:spacing w:val="-3"/>
        </w:rPr>
        <w:t xml:space="preserve"> </w:t>
      </w:r>
      <w:r w:rsidRPr="00696638">
        <w:rPr>
          <w:bCs/>
          <w:spacing w:val="-2"/>
        </w:rPr>
        <w:t>Suisse</w:t>
      </w:r>
    </w:p>
    <w:p w14:paraId="62A713F6" w14:textId="77777777" w:rsidR="00E97CCE" w:rsidRDefault="00E97CCE" w:rsidP="00696638">
      <w:pPr>
        <w:pStyle w:val="Corpsdetexte"/>
        <w:spacing w:before="0"/>
        <w:ind w:left="0"/>
        <w:rPr>
          <w:bCs/>
          <w:spacing w:val="-2"/>
        </w:rPr>
      </w:pPr>
    </w:p>
    <w:p w14:paraId="5AADEFF7" w14:textId="0D85D880" w:rsidR="00E97CCE" w:rsidRPr="00F979B2" w:rsidRDefault="00E97CCE" w:rsidP="00060E89">
      <w:pPr>
        <w:pStyle w:val="Titre2"/>
        <w:ind w:left="0"/>
        <w:rPr>
          <w:rFonts w:ascii="Times New Roman" w:hAnsi="Times New Roman" w:cs="Times New Roman"/>
          <w:sz w:val="32"/>
          <w:szCs w:val="32"/>
          <w:lang w:val="en-US"/>
        </w:rPr>
      </w:pPr>
      <w:r w:rsidRPr="00F979B2">
        <w:rPr>
          <w:rFonts w:ascii="Times New Roman" w:hAnsi="Times New Roman" w:cs="Times New Roman"/>
          <w:sz w:val="32"/>
          <w:szCs w:val="32"/>
          <w:lang w:val="en-US"/>
        </w:rPr>
        <w:t>Abstract</w:t>
      </w:r>
    </w:p>
    <w:p w14:paraId="38B90A7D" w14:textId="42ED7B9C" w:rsidR="00E97CCE" w:rsidRDefault="00E97CCE" w:rsidP="009E410A">
      <w:pPr>
        <w:pStyle w:val="Corpsdetexte"/>
        <w:spacing w:before="30" w:after="30" w:line="276" w:lineRule="auto"/>
        <w:ind w:left="0"/>
        <w:rPr>
          <w:bCs/>
          <w:spacing w:val="-2"/>
          <w:lang w:val="en-US"/>
        </w:rPr>
      </w:pPr>
      <w:r w:rsidRPr="00E97CCE">
        <w:rPr>
          <w:bCs/>
          <w:spacing w:val="-2"/>
          <w:lang w:val="en-US"/>
        </w:rPr>
        <w:t>This article examines the obstacles to changing the Swiss health insurance model. The 1994 Health Insurance Law (LAMal), which combines public intervention with a significant role for private insurers, has been at the center of political debate</w:t>
      </w:r>
      <w:r w:rsidR="00C25711">
        <w:rPr>
          <w:bCs/>
          <w:spacing w:val="-2"/>
          <w:lang w:val="en-US"/>
        </w:rPr>
        <w:t>s</w:t>
      </w:r>
      <w:r w:rsidRPr="00E97CCE">
        <w:rPr>
          <w:bCs/>
          <w:spacing w:val="-2"/>
          <w:lang w:val="en-US"/>
        </w:rPr>
        <w:t xml:space="preserve"> in Switzerland since the early 2000s, particularly due to the steady rise in premiums paid by the population and the increase in healthcare costs. Yet, successive reform attempts have failed.</w:t>
      </w:r>
      <w:r>
        <w:rPr>
          <w:bCs/>
          <w:spacing w:val="-2"/>
          <w:lang w:val="en-US"/>
        </w:rPr>
        <w:t xml:space="preserve"> </w:t>
      </w:r>
      <w:r w:rsidRPr="00E97CCE">
        <w:rPr>
          <w:bCs/>
          <w:spacing w:val="-2"/>
          <w:lang w:val="en-US"/>
        </w:rPr>
        <w:t xml:space="preserve">To explain this resistance, the scientific literature typically highlights institutional characteristics of Switzerland, such as the power of interest groups or the stability of party coalitions. This article proposes to complement these interpretations through the neorealist </w:t>
      </w:r>
      <w:r w:rsidR="00C25711">
        <w:rPr>
          <w:bCs/>
          <w:spacing w:val="-2"/>
          <w:lang w:val="en-US"/>
        </w:rPr>
        <w:t xml:space="preserve">approach </w:t>
      </w:r>
      <w:r w:rsidRPr="00E97CCE">
        <w:rPr>
          <w:bCs/>
          <w:spacing w:val="-2"/>
          <w:lang w:val="en-US"/>
        </w:rPr>
        <w:t>developed by Bruno Amable and Stefano Palombarini, by showing how the different components of the Swiss dominant social bloc are affected by the economic dynamics generated by the LAMal.</w:t>
      </w:r>
      <w:r>
        <w:rPr>
          <w:bCs/>
          <w:spacing w:val="-2"/>
          <w:lang w:val="en-US"/>
        </w:rPr>
        <w:t xml:space="preserve"> </w:t>
      </w:r>
      <w:r w:rsidRPr="00E97CCE">
        <w:rPr>
          <w:bCs/>
          <w:spacing w:val="-2"/>
          <w:lang w:val="en-US"/>
        </w:rPr>
        <w:t xml:space="preserve">By analyzing how the main Swiss social blocs and their expectations are </w:t>
      </w:r>
      <w:r w:rsidRPr="00E97CCE">
        <w:rPr>
          <w:bCs/>
          <w:spacing w:val="-2"/>
          <w:lang w:val="en-US"/>
        </w:rPr>
        <w:lastRenderedPageBreak/>
        <w:t>shaped by the distributive effects of the LAMal, our contribution underscores the importance of regional disparities in mandatory health insurance premiums. The article demonstrates that, because rising premiums do not significantly impact the social base of the dominant bloc, neither the increase in premiums nor the rise in healthcare costs currently provide sufficient grounds for a structural reform of the model at the federal level.</w:t>
      </w:r>
    </w:p>
    <w:p w14:paraId="478D9F90" w14:textId="1DCD3F6D" w:rsidR="00E97CCE" w:rsidRPr="00E97CCE" w:rsidRDefault="00E97CCE" w:rsidP="00F979B2">
      <w:pPr>
        <w:pStyle w:val="Corpsdetexte"/>
        <w:spacing w:line="276" w:lineRule="auto"/>
        <w:ind w:left="0"/>
        <w:rPr>
          <w:bCs/>
          <w:spacing w:val="-2"/>
          <w:lang w:val="en-US"/>
        </w:rPr>
      </w:pPr>
      <w:r>
        <w:rPr>
          <w:bCs/>
          <w:spacing w:val="-2"/>
          <w:lang w:val="en-US"/>
        </w:rPr>
        <w:t xml:space="preserve">Keywords: political economy, health insurance, </w:t>
      </w:r>
      <w:r w:rsidR="006F2D59">
        <w:rPr>
          <w:bCs/>
          <w:spacing w:val="-2"/>
          <w:lang w:val="en-US"/>
        </w:rPr>
        <w:t>social bloc, social expectations, Switzerland</w:t>
      </w:r>
    </w:p>
    <w:p w14:paraId="3E13E98E" w14:textId="77777777" w:rsidR="00E97CCE" w:rsidRPr="00E97CCE" w:rsidRDefault="00E97CCE" w:rsidP="00696638">
      <w:pPr>
        <w:pStyle w:val="Corpsdetexte"/>
        <w:spacing w:before="0"/>
        <w:ind w:left="0"/>
        <w:rPr>
          <w:bCs/>
          <w:spacing w:val="-2"/>
          <w:lang w:val="en-US"/>
        </w:rPr>
      </w:pPr>
    </w:p>
    <w:p w14:paraId="17844ABC" w14:textId="79B9C6FE" w:rsidR="008725D2" w:rsidRPr="00696638" w:rsidRDefault="00000000" w:rsidP="00696638">
      <w:pPr>
        <w:pStyle w:val="Corpsdetexte"/>
        <w:spacing w:before="0"/>
        <w:ind w:left="0"/>
        <w:rPr>
          <w:bCs/>
          <w:lang w:val="en-US"/>
        </w:rPr>
      </w:pPr>
      <w:r w:rsidRPr="00696638">
        <w:rPr>
          <w:bCs/>
          <w:spacing w:val="-6"/>
          <w:lang w:val="en-US"/>
        </w:rPr>
        <w:t>Codes</w:t>
      </w:r>
      <w:r w:rsidRPr="00696638">
        <w:rPr>
          <w:bCs/>
          <w:spacing w:val="-9"/>
          <w:lang w:val="en-US"/>
        </w:rPr>
        <w:t xml:space="preserve"> </w:t>
      </w:r>
      <w:r w:rsidRPr="00696638">
        <w:rPr>
          <w:bCs/>
          <w:spacing w:val="-6"/>
          <w:lang w:val="en-US"/>
        </w:rPr>
        <w:t>JEL:</w:t>
      </w:r>
      <w:r w:rsidRPr="00696638">
        <w:rPr>
          <w:bCs/>
          <w:spacing w:val="-8"/>
          <w:lang w:val="en-US"/>
        </w:rPr>
        <w:t xml:space="preserve"> </w:t>
      </w:r>
      <w:r w:rsidRPr="00696638">
        <w:rPr>
          <w:bCs/>
          <w:spacing w:val="-6"/>
          <w:lang w:val="en-US"/>
        </w:rPr>
        <w:t>I13;</w:t>
      </w:r>
      <w:r w:rsidRPr="00696638">
        <w:rPr>
          <w:bCs/>
          <w:spacing w:val="-9"/>
          <w:lang w:val="en-US"/>
        </w:rPr>
        <w:t xml:space="preserve"> </w:t>
      </w:r>
      <w:r w:rsidRPr="00696638">
        <w:rPr>
          <w:bCs/>
          <w:spacing w:val="-6"/>
          <w:lang w:val="en-US"/>
        </w:rPr>
        <w:t>I18;</w:t>
      </w:r>
      <w:r w:rsidRPr="00696638">
        <w:rPr>
          <w:bCs/>
          <w:spacing w:val="-8"/>
          <w:lang w:val="en-US"/>
        </w:rPr>
        <w:t xml:space="preserve"> </w:t>
      </w:r>
      <w:r w:rsidRPr="00696638">
        <w:rPr>
          <w:bCs/>
          <w:spacing w:val="-6"/>
          <w:lang w:val="en-US"/>
        </w:rPr>
        <w:t>I19;</w:t>
      </w:r>
      <w:r w:rsidRPr="00696638">
        <w:rPr>
          <w:bCs/>
          <w:spacing w:val="-9"/>
          <w:lang w:val="en-US"/>
        </w:rPr>
        <w:t xml:space="preserve"> </w:t>
      </w:r>
      <w:r w:rsidRPr="00696638">
        <w:rPr>
          <w:bCs/>
          <w:spacing w:val="-6"/>
          <w:lang w:val="en-US"/>
        </w:rPr>
        <w:t>I14;</w:t>
      </w:r>
      <w:r w:rsidRPr="00696638">
        <w:rPr>
          <w:bCs/>
          <w:spacing w:val="-8"/>
          <w:lang w:val="en-US"/>
        </w:rPr>
        <w:t xml:space="preserve"> </w:t>
      </w:r>
      <w:r w:rsidRPr="00696638">
        <w:rPr>
          <w:bCs/>
          <w:spacing w:val="-6"/>
          <w:lang w:val="en-US"/>
        </w:rPr>
        <w:t>P16</w:t>
      </w:r>
    </w:p>
    <w:p w14:paraId="4933DC72" w14:textId="3B2FA6F4" w:rsidR="008725D2" w:rsidRPr="00765E7D" w:rsidRDefault="00696638">
      <w:pPr>
        <w:pStyle w:val="Corpsdetexte"/>
        <w:spacing w:before="205"/>
        <w:ind w:left="0"/>
        <w:jc w:val="left"/>
        <w:rPr>
          <w:lang w:val="fr-CH"/>
        </w:rPr>
      </w:pPr>
      <w:r w:rsidRPr="00765E7D">
        <w:rPr>
          <w:lang w:val="fr-CH"/>
        </w:rPr>
        <w:t>Français</w:t>
      </w:r>
    </w:p>
    <w:p w14:paraId="50A6A54A" w14:textId="0012FEF8" w:rsidR="00696638" w:rsidRPr="00765E7D" w:rsidRDefault="00696638">
      <w:pPr>
        <w:pStyle w:val="Corpsdetexte"/>
        <w:spacing w:before="205"/>
        <w:ind w:left="0"/>
        <w:jc w:val="left"/>
        <w:rPr>
          <w:lang w:val="fr-CH"/>
        </w:rPr>
      </w:pPr>
      <w:r w:rsidRPr="00765E7D">
        <w:rPr>
          <w:lang w:val="fr-CH"/>
        </w:rPr>
        <w:t>28 février 2026</w:t>
      </w:r>
    </w:p>
    <w:p w14:paraId="48528F5C" w14:textId="1FA433BC" w:rsidR="000D20C1" w:rsidRPr="00765E7D" w:rsidRDefault="0071627E">
      <w:pPr>
        <w:pStyle w:val="Corpsdetexte"/>
        <w:spacing w:before="205"/>
        <w:ind w:left="0"/>
        <w:jc w:val="left"/>
        <w:rPr>
          <w:lang w:val="fr-CH"/>
        </w:rPr>
      </w:pPr>
      <w:r w:rsidRPr="00765E7D">
        <w:rPr>
          <w:lang w:val="fr-CH"/>
        </w:rPr>
        <w:t>Remerciement</w:t>
      </w:r>
      <w:r>
        <w:rPr>
          <w:lang w:val="fr-CH"/>
        </w:rPr>
        <w:t>s</w:t>
      </w:r>
      <w:r w:rsidRPr="00765E7D">
        <w:rPr>
          <w:lang w:val="fr-CH"/>
        </w:rPr>
        <w:t xml:space="preserve"> :</w:t>
      </w:r>
      <w:r w:rsidR="00765E7D" w:rsidRPr="00765E7D">
        <w:rPr>
          <w:lang w:val="fr-CH"/>
        </w:rPr>
        <w:t xml:space="preserve"> Les auteurs remercient G</w:t>
      </w:r>
      <w:r w:rsidR="00765E7D">
        <w:rPr>
          <w:lang w:val="fr-CH"/>
        </w:rPr>
        <w:t>eoffroy Legentilhomme et Antoine Dubiau pour leurs commentaires</w:t>
      </w:r>
      <w:r w:rsidR="00AC5808">
        <w:rPr>
          <w:lang w:val="fr-CH"/>
        </w:rPr>
        <w:t>, conseils et relecture de l’article</w:t>
      </w:r>
      <w:r w:rsidR="00765E7D">
        <w:rPr>
          <w:lang w:val="fr-CH"/>
        </w:rPr>
        <w:t>.</w:t>
      </w:r>
    </w:p>
    <w:p w14:paraId="463C374F" w14:textId="77777777" w:rsidR="00696638" w:rsidRPr="00765E7D" w:rsidRDefault="00696638">
      <w:pPr>
        <w:pStyle w:val="Corpsdetexte"/>
        <w:spacing w:before="205"/>
        <w:ind w:left="0"/>
        <w:jc w:val="left"/>
        <w:rPr>
          <w:lang w:val="fr-CH"/>
        </w:rPr>
      </w:pPr>
    </w:p>
    <w:p w14:paraId="659CEC8F" w14:textId="3DE5D0FD" w:rsidR="008725D2" w:rsidRPr="006B3FDB" w:rsidRDefault="00000000" w:rsidP="00206F97">
      <w:pPr>
        <w:pStyle w:val="Titre2"/>
        <w:numPr>
          <w:ilvl w:val="0"/>
          <w:numId w:val="2"/>
        </w:numPr>
        <w:rPr>
          <w:rFonts w:ascii="Times New Roman" w:hAnsi="Times New Roman" w:cs="Times New Roman"/>
          <w:sz w:val="32"/>
          <w:szCs w:val="32"/>
        </w:rPr>
      </w:pPr>
      <w:bookmarkStart w:id="1" w:name="Introduction"/>
      <w:bookmarkEnd w:id="1"/>
      <w:r w:rsidRPr="006B3FDB">
        <w:rPr>
          <w:rFonts w:ascii="Times New Roman" w:hAnsi="Times New Roman" w:cs="Times New Roman"/>
          <w:spacing w:val="-2"/>
          <w:sz w:val="32"/>
          <w:szCs w:val="32"/>
        </w:rPr>
        <w:t>Introduction</w:t>
      </w:r>
    </w:p>
    <w:p w14:paraId="19F7AAB6" w14:textId="306E208E" w:rsidR="008725D2" w:rsidRDefault="00000000" w:rsidP="00F979B2">
      <w:pPr>
        <w:pStyle w:val="Corpsdetexte"/>
        <w:spacing w:before="27" w:line="283" w:lineRule="auto"/>
        <w:ind w:left="0" w:right="95"/>
      </w:pPr>
      <w:r>
        <w:t>Au sein de l’économie politique comparée et de l’analyse du changement institutionnel, la Suisse est un cas intéressant mais relativement peu étudié. L’architecture institutionnelle du modèle suisse est en outre si particulière que les différentes typologies de modèles de capita- lisme, que ce soit celle de la variété des capitalismes</w:t>
      </w:r>
      <w:r w:rsidR="00A03079">
        <w:t xml:space="preserve"> </w:t>
      </w:r>
      <w:r w:rsidR="00A03079">
        <w:fldChar w:fldCharType="begin"/>
      </w:r>
      <w:r w:rsidR="00E568D0">
        <w:instrText xml:space="preserve"> ADDIN ZOTERO_ITEM CSL_CITATION {"citationID":"ceVYfXHb","properties":{"formattedCitation":"(Hall et Soskice 2001)","plainCitation":"(Hall et Soskice 2001)","dontUpdate":true,"noteIndex":0},"citationItems":[{"id":98,"uris":["http://zotero.org/users/10215853/items/HDXUDVIB"],"itemData":{"id":98,"type":"book","publisher":"Oxford University Press","source":"COinS","title":"Varieties of Capitalism: The Institutional Foundations of Comparative Advantage","title-short":"Varieties of Capitalism","author":[{"family":"Hall","given":"Peter A."},{"family":"Soskice","given":"David"}],"issued":{"date-parts":[["2001"]]}}}],"schema":"https://github.com/citation-style-language/schema/raw/master/csl-citation.json"} </w:instrText>
      </w:r>
      <w:r w:rsidR="00A03079">
        <w:fldChar w:fldCharType="separate"/>
      </w:r>
      <w:r w:rsidR="00A03079" w:rsidRPr="00A03079">
        <w:t xml:space="preserve">(Hall </w:t>
      </w:r>
      <w:r w:rsidR="00A03079">
        <w:t>&amp;</w:t>
      </w:r>
      <w:r w:rsidR="00A03079" w:rsidRPr="00A03079">
        <w:t xml:space="preserve"> Soskice</w:t>
      </w:r>
      <w:r w:rsidR="00A03079">
        <w:t>,</w:t>
      </w:r>
      <w:r w:rsidR="00A03079" w:rsidRPr="00A03079">
        <w:t xml:space="preserve"> 2001)</w:t>
      </w:r>
      <w:r w:rsidR="00A03079">
        <w:fldChar w:fldCharType="end"/>
      </w:r>
      <w:r>
        <w:t xml:space="preserve">, de la variété des </w:t>
      </w:r>
      <w:r w:rsidR="003D5E8B">
        <w:t>Etats-Providence</w:t>
      </w:r>
      <w:r w:rsidR="00A03079">
        <w:t xml:space="preserve"> </w:t>
      </w:r>
      <w:r w:rsidR="00A03079">
        <w:fldChar w:fldCharType="begin"/>
      </w:r>
      <w:r w:rsidR="00E568D0">
        <w:instrText xml:space="preserve"> ADDIN ZOTERO_ITEM CSL_CITATION {"citationID":"WLDQQvK5","properties":{"formattedCitation":"(Esping-Andersen 1990)","plainCitation":"(Esping-Andersen 1990)","dontUpdate":true,"noteIndex":0},"citationItems":[{"id":12,"uris":["http://zotero.org/users/10215853/items/4K5HS7TM"],"itemData":{"id":12,"type":"book","publisher":"Princeton University Press","title":"The Three Worlds of Welfare Capitalism","author":[{"family":"Esping-Andersen","given":"Gosta"}],"issued":{"date-parts":[["1990"]]}}}],"schema":"https://github.com/citation-style-language/schema/raw/master/csl-citation.json"} </w:instrText>
      </w:r>
      <w:r w:rsidR="00A03079">
        <w:fldChar w:fldCharType="separate"/>
      </w:r>
      <w:r w:rsidR="00A03079" w:rsidRPr="00A03079">
        <w:t>(Esping-Andersen</w:t>
      </w:r>
      <w:r w:rsidR="00A03079">
        <w:t>,</w:t>
      </w:r>
      <w:r w:rsidR="00A03079" w:rsidRPr="00A03079">
        <w:t xml:space="preserve"> 1990)</w:t>
      </w:r>
      <w:r w:rsidR="00A03079">
        <w:fldChar w:fldCharType="end"/>
      </w:r>
      <w:r w:rsidR="00A03079">
        <w:rPr>
          <w:spacing w:val="-1"/>
        </w:rPr>
        <w:t xml:space="preserve"> </w:t>
      </w:r>
      <w:r>
        <w:t>ou</w:t>
      </w:r>
      <w:r>
        <w:rPr>
          <w:spacing w:val="-1"/>
        </w:rPr>
        <w:t xml:space="preserve"> </w:t>
      </w:r>
      <w:r>
        <w:t>encore</w:t>
      </w:r>
      <w:r>
        <w:rPr>
          <w:spacing w:val="-1"/>
        </w:rPr>
        <w:t xml:space="preserve"> </w:t>
      </w:r>
      <w:r>
        <w:t>de</w:t>
      </w:r>
      <w:r>
        <w:rPr>
          <w:spacing w:val="-1"/>
        </w:rPr>
        <w:t xml:space="preserve"> </w:t>
      </w:r>
      <w:r>
        <w:t>la</w:t>
      </w:r>
      <w:r>
        <w:rPr>
          <w:spacing w:val="-1"/>
        </w:rPr>
        <w:t xml:space="preserve"> </w:t>
      </w:r>
      <w:r>
        <w:t>diversité</w:t>
      </w:r>
      <w:r>
        <w:rPr>
          <w:spacing w:val="-1"/>
        </w:rPr>
        <w:t xml:space="preserve"> </w:t>
      </w:r>
      <w:r>
        <w:t>des</w:t>
      </w:r>
      <w:r>
        <w:rPr>
          <w:spacing w:val="-1"/>
        </w:rPr>
        <w:t xml:space="preserve"> </w:t>
      </w:r>
      <w:r>
        <w:t>capitalismes</w:t>
      </w:r>
      <w:r>
        <w:rPr>
          <w:spacing w:val="-1"/>
        </w:rPr>
        <w:t xml:space="preserve"> </w:t>
      </w:r>
      <w:r w:rsidR="00A03079">
        <w:rPr>
          <w:color w:val="0074D9"/>
        </w:rPr>
        <w:fldChar w:fldCharType="begin"/>
      </w:r>
      <w:r w:rsidR="00E568D0">
        <w:rPr>
          <w:color w:val="0074D9"/>
        </w:rPr>
        <w:instrText xml:space="preserve"> ADDIN ZOTERO_ITEM CSL_CITATION {"citationID":"1PGOZcHb","properties":{"formattedCitation":"(Amable 2005)","plainCitation":"(Amable 2005)","dontUpdate":true,"noteIndex":0},"citationItems":[{"id":5488,"uris":["http://zotero.org/groups/6347865/items/9DWHL8T7"],"itemData":{"id":5488,"type":"book","abstract":"Existe-t-il une alternative au capitalisme libéral? Le modèle social européen n'est-il pas condamné à disparaître? Ces questions récurrentes du débat public sont souvent mal posées, parce qu'elles supposent implicitement que le capitalisme se réduit à une seule forme, alors qu'historiquement l'existence de capitalismes différents est plutôt la règle. Même après vingt ans de «mondialisation libérale», les grandes économies développées se différencient toujours par leurs institutions économiques et sociales (système financier, protection sociale, relations professionnelles, système éducatif, marché du travail).Ce livre décrypte la nature, les causes et les conséquences de cette diversité. Il identifie cinq capitalismes: le modèle néolibéral, le modèle continental européen, le modèle social-démocrate, le modèle «méditerranéen» et le modèle asiatique. L'analyse s'appuie sur une «économie politique» des institutions, démontrant comment ces dernières résultent d'un processus politique dynamique au cours duquel s'élaborent des compromis entre les forces sociales et politiques. Les conditions historiques, culturelles et sociales de cette élaboration sont spécifiques à des régions du monde et à des époques de l'histoire.Cette approche remet en question les idées reçues sur l'avenir du modèle social européen continental. La convergence annoncée de tous les pays vers un même capitalisme néolibéral anglo-saxon n'est pas inéluctable. La greffe forcée de ce modèle inadapté aux spécificités de l'Europe continentale se heurtera à une opposition politique croissante. Une autre Europe que l'espace de libre-échange néolibéral est donc, non seulement possible, mais aussi probable.","citation-key":"amableCinqCapitalismesDiversite2005","ISBN":"978-2-02-061256-2","language":"Français","number-of-pages":"378","publisher":"SEUIL","publisher-place":"Paris","source":"Amazon","title":"Les Cinq Capitalismes. Diversité des systèmes économiques et sociaux dans la mondialisation","author":[{"family":"Amable","given":"Bruno"}],"issued":{"date-parts":[["2005"]]}}}],"schema":"https://github.com/citation-style-language/schema/raw/master/csl-citation.json"} </w:instrText>
      </w:r>
      <w:r w:rsidR="00A03079">
        <w:rPr>
          <w:color w:val="0074D9"/>
        </w:rPr>
        <w:fldChar w:fldCharType="separate"/>
      </w:r>
      <w:r w:rsidR="00A03079" w:rsidRPr="00A03079">
        <w:t>(Amable</w:t>
      </w:r>
      <w:r w:rsidR="00A03079">
        <w:t>,</w:t>
      </w:r>
      <w:r w:rsidR="00A03079" w:rsidRPr="00A03079">
        <w:t xml:space="preserve"> 2005)</w:t>
      </w:r>
      <w:r w:rsidR="00A03079">
        <w:rPr>
          <w:color w:val="0074D9"/>
        </w:rPr>
        <w:fldChar w:fldCharType="end"/>
      </w:r>
      <w:r w:rsidR="00A03079">
        <w:rPr>
          <w:color w:val="0074D9"/>
        </w:rPr>
        <w:t xml:space="preserve"> </w:t>
      </w:r>
      <w:r>
        <w:t>ont eu bien des difficultés à proprement capturer le modèle suisse. Considérée comme une économie coordonnée de marché par</w:t>
      </w:r>
      <w:r w:rsidR="00A03079">
        <w:t xml:space="preserve"> Hall &amp; </w:t>
      </w:r>
      <w:proofErr w:type="spellStart"/>
      <w:r w:rsidR="00A03079">
        <w:t>Soksice</w:t>
      </w:r>
      <w:proofErr w:type="spellEnd"/>
      <w:r w:rsidR="00A03079">
        <w:t xml:space="preserve"> </w:t>
      </w:r>
      <w:r w:rsidR="00A03079">
        <w:fldChar w:fldCharType="begin"/>
      </w:r>
      <w:r w:rsidR="00E568D0">
        <w:instrText xml:space="preserve"> ADDIN ZOTERO_ITEM CSL_CITATION {"citationID":"ek5nbd3x","properties":{"formattedCitation":"(2001)","plainCitation":"(2001)","noteIndex":0},"citationItems":[{"id":98,"uris":["http://zotero.org/users/10215853/items/HDXUDVIB"],"itemData":{"id":98,"type":"book","publisher":"Oxford University Press","source":"COinS","title":"Varieties of Capitalism: The Institutional Foundations of Comparative Advantage","title-short":"Varieties of Capitalism","author":[{"family":"Hall","given":"Peter A."},{"family":"Soskice","given":"David"}],"issued":{"date-parts":[["2001"]]}},"suppress-author":true}],"schema":"https://github.com/citation-style-language/schema/raw/master/csl-citation.json"} </w:instrText>
      </w:r>
      <w:r w:rsidR="00A03079">
        <w:fldChar w:fldCharType="separate"/>
      </w:r>
      <w:r w:rsidR="00A03079" w:rsidRPr="00A03079">
        <w:t>(2001)</w:t>
      </w:r>
      <w:r w:rsidR="00A03079">
        <w:fldChar w:fldCharType="end"/>
      </w:r>
      <w:r>
        <w:t>,</w:t>
      </w:r>
      <w:r w:rsidR="005114BF">
        <w:t xml:space="preserve"> Hall &amp; Gingerich</w:t>
      </w:r>
      <w:r w:rsidR="00A03079">
        <w:t xml:space="preserve"> </w:t>
      </w:r>
      <w:r w:rsidR="00A03079">
        <w:fldChar w:fldCharType="begin"/>
      </w:r>
      <w:r w:rsidR="00E568D0">
        <w:instrText xml:space="preserve"> ADDIN ZOTERO_ITEM CSL_CITATION {"citationID":"WJCZfhFK","properties":{"formattedCitation":"(2004)","plainCitation":"(2004)","noteIndex":0},"citationItems":[{"id":5483,"uris":["http://zotero.org/groups/6347865/items/WY59WG4R"],"itemData":{"id":5483,"type":"article-journal","citation-key":"hallVarietiesCapitalismInstitutional2004","language":"eng","publisher":"Max-Planck-Institut für Gesellschaftsforschung","source":"MPG PuRe","title":"Varieties of Capitalism and Institutional Complementarities in the Macroeconomy: An Empirical Analysis","title-short":"Varieties of Capitalism and Institutional Complementarities in the Macroeconomy","URL":"https://pure.mpg.de/pubman/faces/ViewItemOverviewPage.jsp?itemId=item_1234332","author":[{"family":"Hall","given":"Peter A."},{"family":"Gingerich","given":"Daniel W."}],"accessed":{"date-parts":[["2026",1,2]]},"issued":{"date-parts":[["2004",5]]}},"suppress-author":true}],"schema":"https://github.com/citation-style-language/schema/raw/master/csl-citation.json"} </w:instrText>
      </w:r>
      <w:r w:rsidR="00A03079">
        <w:fldChar w:fldCharType="separate"/>
      </w:r>
      <w:r w:rsidR="005114BF" w:rsidRPr="005114BF">
        <w:t>(2004)</w:t>
      </w:r>
      <w:r w:rsidR="00A03079">
        <w:fldChar w:fldCharType="end"/>
      </w:r>
      <w:r w:rsidR="005114BF">
        <w:t xml:space="preserve"> </w:t>
      </w:r>
      <w:r>
        <w:t>soulignent</w:t>
      </w:r>
      <w:r>
        <w:rPr>
          <w:spacing w:val="-2"/>
        </w:rPr>
        <w:t xml:space="preserve"> </w:t>
      </w:r>
      <w:r>
        <w:t>pourtant</w:t>
      </w:r>
      <w:r>
        <w:rPr>
          <w:spacing w:val="-2"/>
        </w:rPr>
        <w:t xml:space="preserve"> </w:t>
      </w:r>
      <w:r>
        <w:t>que</w:t>
      </w:r>
      <w:r>
        <w:rPr>
          <w:spacing w:val="-2"/>
        </w:rPr>
        <w:t xml:space="preserve"> </w:t>
      </w:r>
      <w:r>
        <w:t>la</w:t>
      </w:r>
      <w:r>
        <w:rPr>
          <w:spacing w:val="-2"/>
        </w:rPr>
        <w:t xml:space="preserve"> </w:t>
      </w:r>
      <w:r>
        <w:t>Suisse</w:t>
      </w:r>
      <w:r>
        <w:rPr>
          <w:spacing w:val="-2"/>
        </w:rPr>
        <w:t xml:space="preserve"> </w:t>
      </w:r>
      <w:r>
        <w:t>est</w:t>
      </w:r>
      <w:r>
        <w:rPr>
          <w:spacing w:val="-2"/>
        </w:rPr>
        <w:t xml:space="preserve"> </w:t>
      </w:r>
      <w:r>
        <w:t>l’un</w:t>
      </w:r>
      <w:r>
        <w:rPr>
          <w:spacing w:val="-2"/>
        </w:rPr>
        <w:t xml:space="preserve"> </w:t>
      </w:r>
      <w:r>
        <w:t>des</w:t>
      </w:r>
      <w:r>
        <w:rPr>
          <w:spacing w:val="-2"/>
        </w:rPr>
        <w:t xml:space="preserve"> </w:t>
      </w:r>
      <w:proofErr w:type="spellStart"/>
      <w:r>
        <w:t>outliers</w:t>
      </w:r>
      <w:proofErr w:type="spellEnd"/>
      <w:r>
        <w:rPr>
          <w:spacing w:val="-2"/>
        </w:rPr>
        <w:t xml:space="preserve"> </w:t>
      </w:r>
      <w:r>
        <w:t>les</w:t>
      </w:r>
      <w:r>
        <w:rPr>
          <w:spacing w:val="-2"/>
        </w:rPr>
        <w:t xml:space="preserve"> </w:t>
      </w:r>
      <w:r>
        <w:t>plus</w:t>
      </w:r>
      <w:r>
        <w:rPr>
          <w:spacing w:val="-2"/>
        </w:rPr>
        <w:t xml:space="preserve"> </w:t>
      </w:r>
      <w:r>
        <w:t>évident</w:t>
      </w:r>
      <w:r>
        <w:rPr>
          <w:spacing w:val="-2"/>
        </w:rPr>
        <w:t xml:space="preserve"> </w:t>
      </w:r>
      <w:r>
        <w:t>à</w:t>
      </w:r>
      <w:r>
        <w:rPr>
          <w:spacing w:val="-2"/>
        </w:rPr>
        <w:t xml:space="preserve"> </w:t>
      </w:r>
      <w:r>
        <w:t>la</w:t>
      </w:r>
      <w:r>
        <w:rPr>
          <w:spacing w:val="-2"/>
        </w:rPr>
        <w:t xml:space="preserve"> </w:t>
      </w:r>
      <w:r>
        <w:t>classification</w:t>
      </w:r>
      <w:r>
        <w:rPr>
          <w:spacing w:val="-2"/>
        </w:rPr>
        <w:t xml:space="preserve"> </w:t>
      </w:r>
      <w:r>
        <w:t>binaire entre</w:t>
      </w:r>
      <w:r>
        <w:rPr>
          <w:spacing w:val="26"/>
        </w:rPr>
        <w:t xml:space="preserve"> </w:t>
      </w:r>
      <w:r>
        <w:t>économie</w:t>
      </w:r>
      <w:r>
        <w:rPr>
          <w:spacing w:val="26"/>
        </w:rPr>
        <w:t xml:space="preserve"> </w:t>
      </w:r>
      <w:r>
        <w:t>libérale</w:t>
      </w:r>
      <w:r>
        <w:rPr>
          <w:spacing w:val="26"/>
        </w:rPr>
        <w:t xml:space="preserve"> </w:t>
      </w:r>
      <w:r>
        <w:t>et</w:t>
      </w:r>
      <w:r>
        <w:rPr>
          <w:spacing w:val="26"/>
        </w:rPr>
        <w:t xml:space="preserve"> </w:t>
      </w:r>
      <w:r>
        <w:t>coordonnée</w:t>
      </w:r>
      <w:r>
        <w:rPr>
          <w:spacing w:val="26"/>
        </w:rPr>
        <w:t xml:space="preserve"> </w:t>
      </w:r>
      <w:r>
        <w:t>de</w:t>
      </w:r>
      <w:r>
        <w:rPr>
          <w:spacing w:val="26"/>
        </w:rPr>
        <w:t xml:space="preserve"> </w:t>
      </w:r>
      <w:r>
        <w:t>marché.</w:t>
      </w:r>
      <w:r w:rsidR="005114BF">
        <w:t xml:space="preserve"> Amable </w:t>
      </w:r>
      <w:r w:rsidR="005114BF">
        <w:fldChar w:fldCharType="begin"/>
      </w:r>
      <w:r w:rsidR="00E568D0">
        <w:instrText xml:space="preserve"> ADDIN ZOTERO_ITEM CSL_CITATION {"citationID":"707NoLrg","properties":{"formattedCitation":"(2005)","plainCitation":"(2005)","noteIndex":0},"citationItems":[{"id":5488,"uris":["http://zotero.org/groups/6347865/items/9DWHL8T7"],"itemData":{"id":5488,"type":"book","abstract":"Existe-t-il une alternative au capitalisme libéral? Le modèle social européen n'est-il pas condamné à disparaître? Ces questions récurrentes du débat public sont souvent mal posées, parce qu'elles supposent implicitement que le capitalisme se réduit à une seule forme, alors qu'historiquement l'existence de capitalismes différents est plutôt la règle. Même après vingt ans de «mondialisation libérale», les grandes économies développées se différencient toujours par leurs institutions économiques et sociales (système financier, protection sociale, relations professionnelles, système éducatif, marché du travail).Ce livre décrypte la nature, les causes et les conséquences de cette diversité. Il identifie cinq capitalismes: le modèle néolibéral, le modèle continental européen, le modèle social-démocrate, le modèle «méditerranéen» et le modèle asiatique. L'analyse s'appuie sur une «économie politique» des institutions, démontrant comment ces dernières résultent d'un processus politique dynamique au cours duquel s'élaborent des compromis entre les forces sociales et politiques. Les conditions historiques, culturelles et sociales de cette élaboration sont spécifiques à des régions du monde et à des époques de l'histoire.Cette approche remet en question les idées reçues sur l'avenir du modèle social européen continental. La convergence annoncée de tous les pays vers un même capitalisme néolibéral anglo-saxon n'est pas inéluctable. La greffe forcée de ce modèle inadapté aux spécificités de l'Europe continentale se heurtera à une opposition politique croissante. Une autre Europe que l'espace de libre-échange néolibéral est donc, non seulement possible, mais aussi probable.","citation-key":"amableCinqCapitalismesDiversite2005","ISBN":"978-2-02-061256-2","language":"Français","number-of-pages":"378","publisher":"SEUIL","publisher-place":"Paris","source":"Amazon","title":"Les Cinq Capitalismes. Diversité des systèmes économiques et sociaux dans la mondialisation","author":[{"family":"Amable","given":"Bruno"}],"issued":{"date-parts":[["2005"]]}},"suppress-author":true}],"schema":"https://github.com/citation-style-language/schema/raw/master/csl-citation.json"} </w:instrText>
      </w:r>
      <w:r w:rsidR="005114BF">
        <w:fldChar w:fldCharType="separate"/>
      </w:r>
      <w:r w:rsidR="005114BF" w:rsidRPr="005114BF">
        <w:t>(2005)</w:t>
      </w:r>
      <w:r w:rsidR="005114BF">
        <w:fldChar w:fldCharType="end"/>
      </w:r>
      <w:r>
        <w:rPr>
          <w:spacing w:val="26"/>
        </w:rPr>
        <w:t xml:space="preserve"> </w:t>
      </w:r>
      <w:r>
        <w:t>range</w:t>
      </w:r>
      <w:r>
        <w:rPr>
          <w:spacing w:val="26"/>
        </w:rPr>
        <w:t xml:space="preserve"> </w:t>
      </w:r>
      <w:r>
        <w:t>la</w:t>
      </w:r>
      <w:r>
        <w:rPr>
          <w:spacing w:val="26"/>
        </w:rPr>
        <w:t xml:space="preserve"> </w:t>
      </w:r>
      <w:r>
        <w:t>Suisse</w:t>
      </w:r>
      <w:r>
        <w:rPr>
          <w:spacing w:val="26"/>
        </w:rPr>
        <w:t xml:space="preserve"> </w:t>
      </w:r>
      <w:r w:rsidR="00EE2051">
        <w:t xml:space="preserve">parmi les modèles </w:t>
      </w:r>
      <w:r>
        <w:t>continentaux, mais concède que ce pays pourrait être considéré comme un cluster à part entière avec les Pays-Bas.</w:t>
      </w:r>
    </w:p>
    <w:p w14:paraId="4D5CCC00" w14:textId="05341618" w:rsidR="008725D2" w:rsidRDefault="00000000" w:rsidP="00F979B2">
      <w:pPr>
        <w:pStyle w:val="Corpsdetexte"/>
        <w:spacing w:before="193" w:line="283" w:lineRule="auto"/>
        <w:ind w:left="0" w:right="95"/>
      </w:pPr>
      <w:r>
        <w:t>Au niveau national, l’économie politique suisse tient un caractère ambivalent entre, d’un côté, des institutions qui la situe clairement du côté des économies libérales de marché comme un</w:t>
      </w:r>
      <w:r>
        <w:rPr>
          <w:spacing w:val="40"/>
        </w:rPr>
        <w:t xml:space="preserve"> </w:t>
      </w:r>
      <w:r>
        <w:t>droit</w:t>
      </w:r>
      <w:r>
        <w:rPr>
          <w:spacing w:val="40"/>
        </w:rPr>
        <w:t xml:space="preserve"> </w:t>
      </w:r>
      <w:r>
        <w:t>du</w:t>
      </w:r>
      <w:r>
        <w:rPr>
          <w:spacing w:val="40"/>
        </w:rPr>
        <w:t xml:space="preserve"> </w:t>
      </w:r>
      <w:r>
        <w:t>travail</w:t>
      </w:r>
      <w:r>
        <w:rPr>
          <w:spacing w:val="40"/>
        </w:rPr>
        <w:t xml:space="preserve"> </w:t>
      </w:r>
      <w:r>
        <w:t>faible,</w:t>
      </w:r>
      <w:r>
        <w:rPr>
          <w:spacing w:val="40"/>
        </w:rPr>
        <w:t xml:space="preserve"> </w:t>
      </w:r>
      <w:r>
        <w:t>des</w:t>
      </w:r>
      <w:r>
        <w:rPr>
          <w:spacing w:val="40"/>
        </w:rPr>
        <w:t xml:space="preserve"> </w:t>
      </w:r>
      <w:r>
        <w:t>syndicats</w:t>
      </w:r>
      <w:r>
        <w:rPr>
          <w:spacing w:val="40"/>
        </w:rPr>
        <w:t xml:space="preserve"> </w:t>
      </w:r>
      <w:r>
        <w:t>peu</w:t>
      </w:r>
      <w:r>
        <w:rPr>
          <w:spacing w:val="40"/>
        </w:rPr>
        <w:t xml:space="preserve"> </w:t>
      </w:r>
      <w:r>
        <w:t>développés</w:t>
      </w:r>
      <w:r>
        <w:rPr>
          <w:spacing w:val="40"/>
        </w:rPr>
        <w:t xml:space="preserve"> </w:t>
      </w:r>
      <w:r>
        <w:t>et,</w:t>
      </w:r>
      <w:r>
        <w:rPr>
          <w:spacing w:val="40"/>
        </w:rPr>
        <w:t xml:space="preserve"> </w:t>
      </w:r>
      <w:r>
        <w:t>d’un</w:t>
      </w:r>
      <w:r>
        <w:rPr>
          <w:spacing w:val="40"/>
        </w:rPr>
        <w:t xml:space="preserve"> </w:t>
      </w:r>
      <w:r>
        <w:t>autre</w:t>
      </w:r>
      <w:r>
        <w:rPr>
          <w:spacing w:val="40"/>
        </w:rPr>
        <w:t xml:space="preserve"> </w:t>
      </w:r>
      <w:r>
        <w:t>côté,</w:t>
      </w:r>
      <w:r>
        <w:rPr>
          <w:spacing w:val="40"/>
        </w:rPr>
        <w:t xml:space="preserve"> </w:t>
      </w:r>
      <w:r>
        <w:t>des</w:t>
      </w:r>
      <w:r>
        <w:rPr>
          <w:spacing w:val="40"/>
        </w:rPr>
        <w:t xml:space="preserve"> </w:t>
      </w:r>
      <w:r>
        <w:t>éléments la distinguant fortement d’une économie libérale à l’anglo-saxonne tel qu’un haut degré de coopération entre les associations patronales, un marché intérieur très régulé et une gouvernance d’entreprise peu transparente et peu protectrice des actionnaires minoritaires. Cette situation</w:t>
      </w:r>
      <w:r>
        <w:rPr>
          <w:spacing w:val="22"/>
        </w:rPr>
        <w:t xml:space="preserve"> </w:t>
      </w:r>
      <w:r>
        <w:t>unique</w:t>
      </w:r>
      <w:r>
        <w:rPr>
          <w:spacing w:val="22"/>
        </w:rPr>
        <w:t xml:space="preserve"> </w:t>
      </w:r>
      <w:r>
        <w:t>a</w:t>
      </w:r>
      <w:r>
        <w:rPr>
          <w:spacing w:val="22"/>
        </w:rPr>
        <w:t xml:space="preserve"> </w:t>
      </w:r>
      <w:r w:rsidR="00394C49">
        <w:t>amené</w:t>
      </w:r>
      <w:r>
        <w:rPr>
          <w:spacing w:val="22"/>
        </w:rPr>
        <w:t xml:space="preserve"> </w:t>
      </w:r>
      <w:r>
        <w:t>les</w:t>
      </w:r>
      <w:r>
        <w:rPr>
          <w:spacing w:val="22"/>
        </w:rPr>
        <w:t xml:space="preserve"> </w:t>
      </w:r>
      <w:r>
        <w:t>rares</w:t>
      </w:r>
      <w:r>
        <w:rPr>
          <w:spacing w:val="22"/>
        </w:rPr>
        <w:t xml:space="preserve"> </w:t>
      </w:r>
      <w:r>
        <w:t>contributions</w:t>
      </w:r>
      <w:r>
        <w:rPr>
          <w:spacing w:val="22"/>
        </w:rPr>
        <w:t xml:space="preserve"> </w:t>
      </w:r>
      <w:r>
        <w:t>qui</w:t>
      </w:r>
      <w:r>
        <w:rPr>
          <w:spacing w:val="22"/>
        </w:rPr>
        <w:t xml:space="preserve"> </w:t>
      </w:r>
      <w:r>
        <w:t>se</w:t>
      </w:r>
      <w:r>
        <w:rPr>
          <w:spacing w:val="22"/>
        </w:rPr>
        <w:t xml:space="preserve"> </w:t>
      </w:r>
      <w:r>
        <w:t>sont</w:t>
      </w:r>
      <w:r>
        <w:rPr>
          <w:spacing w:val="22"/>
        </w:rPr>
        <w:t xml:space="preserve"> </w:t>
      </w:r>
      <w:r>
        <w:t>penchées</w:t>
      </w:r>
      <w:r>
        <w:rPr>
          <w:spacing w:val="22"/>
        </w:rPr>
        <w:t xml:space="preserve"> </w:t>
      </w:r>
      <w:r>
        <w:t>sur</w:t>
      </w:r>
      <w:r>
        <w:rPr>
          <w:spacing w:val="22"/>
        </w:rPr>
        <w:t xml:space="preserve"> </w:t>
      </w:r>
      <w:r>
        <w:t>le</w:t>
      </w:r>
      <w:r>
        <w:rPr>
          <w:spacing w:val="22"/>
        </w:rPr>
        <w:t xml:space="preserve"> </w:t>
      </w:r>
      <w:r>
        <w:t>modèle</w:t>
      </w:r>
      <w:r>
        <w:rPr>
          <w:spacing w:val="22"/>
        </w:rPr>
        <w:t xml:space="preserve"> </w:t>
      </w:r>
      <w:r>
        <w:t>suisse à qualifier ce dernier de modèle «</w:t>
      </w:r>
      <w:r>
        <w:rPr>
          <w:spacing w:val="-15"/>
        </w:rPr>
        <w:t xml:space="preserve"> </w:t>
      </w:r>
      <w:r>
        <w:t>hybride</w:t>
      </w:r>
      <w:r>
        <w:rPr>
          <w:spacing w:val="-15"/>
        </w:rPr>
        <w:t xml:space="preserve"> </w:t>
      </w:r>
      <w:r>
        <w:t>» à mi-chemin entre une économie coordonnée et libérale de marché</w:t>
      </w:r>
      <w:r w:rsidR="005114BF">
        <w:t xml:space="preserve"> </w:t>
      </w:r>
      <w:r w:rsidR="005114BF">
        <w:fldChar w:fldCharType="begin"/>
      </w:r>
      <w:r w:rsidR="00E568D0">
        <w:instrText xml:space="preserve"> ADDIN ZOTERO_ITEM CSL_CITATION {"citationID":"z9goLZKd","properties":{"formattedCitation":"(Trampusch et Mach 2011)","plainCitation":"(Trampusch et Mach 2011)","dontUpdate":true,"noteIndex":0},"citationItems":[{"id":717,"uris":["http://zotero.org/groups/5121315/items/U5CDRRYJ"],"itemData":{"id":717,"type":"book","abstract":"While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instrText>
      </w:r>
      <w:r w:rsidR="005114BF">
        <w:fldChar w:fldCharType="separate"/>
      </w:r>
      <w:r w:rsidR="005114BF" w:rsidRPr="005114BF">
        <w:t xml:space="preserve">(Trampusch </w:t>
      </w:r>
      <w:r w:rsidR="005114BF">
        <w:t>&amp;</w:t>
      </w:r>
      <w:r w:rsidR="005114BF" w:rsidRPr="005114BF">
        <w:t xml:space="preserve"> Mach</w:t>
      </w:r>
      <w:r w:rsidR="005114BF">
        <w:t>,</w:t>
      </w:r>
      <w:r w:rsidR="005114BF" w:rsidRPr="005114BF">
        <w:t xml:space="preserve"> 2011)</w:t>
      </w:r>
      <w:r w:rsidR="005114BF">
        <w:fldChar w:fldCharType="end"/>
      </w:r>
      <w:r>
        <w:t>.</w:t>
      </w:r>
    </w:p>
    <w:p w14:paraId="7C0B0B91" w14:textId="64CB1482" w:rsidR="008725D2" w:rsidRDefault="00000000" w:rsidP="00F979B2">
      <w:pPr>
        <w:pStyle w:val="Corpsdetexte"/>
        <w:spacing w:before="194" w:line="283" w:lineRule="auto"/>
        <w:ind w:left="0" w:right="98"/>
      </w:pPr>
      <w:r>
        <w:t xml:space="preserve">La complexité et l’évolution du système de protection sociale suisse contribuent fortement </w:t>
      </w:r>
      <w:r>
        <w:rPr>
          <w:spacing w:val="-2"/>
        </w:rPr>
        <w:t>aux</w:t>
      </w:r>
      <w:r>
        <w:rPr>
          <w:spacing w:val="-7"/>
        </w:rPr>
        <w:t xml:space="preserve"> </w:t>
      </w:r>
      <w:r>
        <w:rPr>
          <w:spacing w:val="-2"/>
        </w:rPr>
        <w:t>difficultés</w:t>
      </w:r>
      <w:r>
        <w:rPr>
          <w:spacing w:val="-7"/>
        </w:rPr>
        <w:t xml:space="preserve"> </w:t>
      </w:r>
      <w:r>
        <w:rPr>
          <w:spacing w:val="-2"/>
        </w:rPr>
        <w:t>de</w:t>
      </w:r>
      <w:r>
        <w:rPr>
          <w:spacing w:val="-7"/>
        </w:rPr>
        <w:t xml:space="preserve"> </w:t>
      </w:r>
      <w:r>
        <w:rPr>
          <w:spacing w:val="-2"/>
        </w:rPr>
        <w:t>ces</w:t>
      </w:r>
      <w:r>
        <w:rPr>
          <w:spacing w:val="-7"/>
        </w:rPr>
        <w:t xml:space="preserve"> </w:t>
      </w:r>
      <w:r>
        <w:rPr>
          <w:spacing w:val="-2"/>
        </w:rPr>
        <w:t>typologies</w:t>
      </w:r>
      <w:r>
        <w:rPr>
          <w:spacing w:val="-7"/>
        </w:rPr>
        <w:t xml:space="preserve"> </w:t>
      </w:r>
      <w:r>
        <w:rPr>
          <w:spacing w:val="-2"/>
        </w:rPr>
        <w:t>à</w:t>
      </w:r>
      <w:r>
        <w:rPr>
          <w:spacing w:val="-7"/>
        </w:rPr>
        <w:t xml:space="preserve"> </w:t>
      </w:r>
      <w:r>
        <w:rPr>
          <w:spacing w:val="-2"/>
        </w:rPr>
        <w:t>classifier</w:t>
      </w:r>
      <w:r>
        <w:rPr>
          <w:spacing w:val="-7"/>
        </w:rPr>
        <w:t xml:space="preserve"> </w:t>
      </w:r>
      <w:r>
        <w:rPr>
          <w:spacing w:val="-2"/>
        </w:rPr>
        <w:t>le</w:t>
      </w:r>
      <w:r>
        <w:rPr>
          <w:spacing w:val="-7"/>
        </w:rPr>
        <w:t xml:space="preserve"> </w:t>
      </w:r>
      <w:r>
        <w:rPr>
          <w:spacing w:val="-2"/>
        </w:rPr>
        <w:t>modèle</w:t>
      </w:r>
      <w:r>
        <w:rPr>
          <w:spacing w:val="-7"/>
        </w:rPr>
        <w:t xml:space="preserve"> </w:t>
      </w:r>
      <w:r>
        <w:rPr>
          <w:spacing w:val="-2"/>
        </w:rPr>
        <w:t>social</w:t>
      </w:r>
      <w:r>
        <w:rPr>
          <w:spacing w:val="-7"/>
        </w:rPr>
        <w:t xml:space="preserve"> </w:t>
      </w:r>
      <w:r>
        <w:rPr>
          <w:spacing w:val="-2"/>
        </w:rPr>
        <w:t>suisse</w:t>
      </w:r>
      <w:r>
        <w:rPr>
          <w:spacing w:val="-7"/>
        </w:rPr>
        <w:t xml:space="preserve"> </w:t>
      </w:r>
      <w:r>
        <w:rPr>
          <w:spacing w:val="-2"/>
        </w:rPr>
        <w:t>ainsi</w:t>
      </w:r>
      <w:r>
        <w:rPr>
          <w:spacing w:val="-7"/>
        </w:rPr>
        <w:t xml:space="preserve"> </w:t>
      </w:r>
      <w:r>
        <w:rPr>
          <w:spacing w:val="-2"/>
        </w:rPr>
        <w:t>qu’à</w:t>
      </w:r>
      <w:r>
        <w:rPr>
          <w:spacing w:val="-7"/>
        </w:rPr>
        <w:t xml:space="preserve"> </w:t>
      </w:r>
      <w:r>
        <w:rPr>
          <w:spacing w:val="-2"/>
        </w:rPr>
        <w:t>son</w:t>
      </w:r>
      <w:r>
        <w:rPr>
          <w:spacing w:val="-7"/>
        </w:rPr>
        <w:t xml:space="preserve"> </w:t>
      </w:r>
      <w:r>
        <w:rPr>
          <w:spacing w:val="-2"/>
        </w:rPr>
        <w:t>hybridité.</w:t>
      </w:r>
      <w:r>
        <w:rPr>
          <w:spacing w:val="-7"/>
        </w:rPr>
        <w:t xml:space="preserve"> </w:t>
      </w:r>
      <w:r>
        <w:rPr>
          <w:spacing w:val="-2"/>
        </w:rPr>
        <w:t>Si</w:t>
      </w:r>
      <w:r>
        <w:rPr>
          <w:spacing w:val="-7"/>
        </w:rPr>
        <w:t xml:space="preserve"> </w:t>
      </w:r>
      <w:r>
        <w:rPr>
          <w:spacing w:val="-2"/>
        </w:rPr>
        <w:t xml:space="preserve">ce </w:t>
      </w:r>
      <w:r>
        <w:t xml:space="preserve">dernier était considéré comme appartenant aux régimes libéraux par </w:t>
      </w:r>
      <w:hyperlink w:anchor="_bookmark48" w:history="1">
        <w:r w:rsidR="008725D2" w:rsidRPr="001A5360">
          <w:t>Esping-Andersen (1990)</w:t>
        </w:r>
      </w:hyperlink>
      <w:r>
        <w:t>, le changement institutionnel qui s’est opéré depuis les années 1980s a davantage rapproché la Suisse</w:t>
      </w:r>
      <w:r>
        <w:rPr>
          <w:spacing w:val="-10"/>
        </w:rPr>
        <w:t xml:space="preserve"> </w:t>
      </w:r>
      <w:r>
        <w:t>du modèle conservateur et demeure depuis «</w:t>
      </w:r>
      <w:r>
        <w:rPr>
          <w:spacing w:val="-15"/>
        </w:rPr>
        <w:t xml:space="preserve"> </w:t>
      </w:r>
      <w:r>
        <w:t>notoirement difficile à classifier</w:t>
      </w:r>
      <w:r>
        <w:rPr>
          <w:spacing w:val="-15"/>
        </w:rPr>
        <w:t xml:space="preserve"> </w:t>
      </w:r>
      <w:r>
        <w:t xml:space="preserve">» car elle </w:t>
      </w:r>
      <w:r>
        <w:rPr>
          <w:w w:val="105"/>
        </w:rPr>
        <w:t>est</w:t>
      </w:r>
      <w:r>
        <w:rPr>
          <w:spacing w:val="-16"/>
          <w:w w:val="105"/>
        </w:rPr>
        <w:t xml:space="preserve"> </w:t>
      </w:r>
      <w:r>
        <w:rPr>
          <w:w w:val="105"/>
        </w:rPr>
        <w:t>dans</w:t>
      </w:r>
      <w:r>
        <w:rPr>
          <w:spacing w:val="-16"/>
          <w:w w:val="105"/>
        </w:rPr>
        <w:t xml:space="preserve"> </w:t>
      </w:r>
      <w:r>
        <w:rPr>
          <w:w w:val="105"/>
        </w:rPr>
        <w:t>ce</w:t>
      </w:r>
      <w:r>
        <w:rPr>
          <w:spacing w:val="-16"/>
          <w:w w:val="105"/>
        </w:rPr>
        <w:t xml:space="preserve"> </w:t>
      </w:r>
      <w:r>
        <w:rPr>
          <w:w w:val="105"/>
        </w:rPr>
        <w:t>domaine</w:t>
      </w:r>
      <w:r>
        <w:rPr>
          <w:spacing w:val="-15"/>
          <w:w w:val="105"/>
        </w:rPr>
        <w:t xml:space="preserve"> </w:t>
      </w:r>
      <w:r>
        <w:rPr>
          <w:w w:val="105"/>
        </w:rPr>
        <w:t>une</w:t>
      </w:r>
      <w:r>
        <w:rPr>
          <w:spacing w:val="-16"/>
          <w:w w:val="105"/>
        </w:rPr>
        <w:t xml:space="preserve"> </w:t>
      </w:r>
      <w:r>
        <w:rPr>
          <w:w w:val="105"/>
        </w:rPr>
        <w:t>«</w:t>
      </w:r>
      <w:r>
        <w:rPr>
          <w:spacing w:val="-16"/>
          <w:w w:val="105"/>
        </w:rPr>
        <w:t xml:space="preserve"> </w:t>
      </w:r>
      <w:r>
        <w:rPr>
          <w:w w:val="105"/>
        </w:rPr>
        <w:t>cible</w:t>
      </w:r>
      <w:r>
        <w:rPr>
          <w:spacing w:val="-16"/>
          <w:w w:val="105"/>
        </w:rPr>
        <w:t xml:space="preserve"> </w:t>
      </w:r>
      <w:r>
        <w:rPr>
          <w:w w:val="105"/>
        </w:rPr>
        <w:t>mouvante</w:t>
      </w:r>
      <w:r>
        <w:rPr>
          <w:spacing w:val="-15"/>
          <w:w w:val="105"/>
        </w:rPr>
        <w:t xml:space="preserve"> </w:t>
      </w:r>
      <w:r>
        <w:rPr>
          <w:w w:val="105"/>
        </w:rPr>
        <w:t>»</w:t>
      </w:r>
      <w:r w:rsidR="001A5360">
        <w:rPr>
          <w:w w:val="105"/>
        </w:rPr>
        <w:t xml:space="preserve"> </w:t>
      </w:r>
      <w:r w:rsidR="001A5360">
        <w:rPr>
          <w:w w:val="105"/>
        </w:rPr>
        <w:fldChar w:fldCharType="begin"/>
      </w:r>
      <w:r w:rsidR="00E568D0">
        <w:rPr>
          <w:w w:val="105"/>
        </w:rPr>
        <w:instrText xml:space="preserve"> ADDIN ZOTERO_ITEM CSL_CITATION {"citationID":"v2IalQ6J","properties":{"formattedCitation":"(Trechsel et Kriesi 2008)","plainCitation":"(Trechsel et Kriesi 2008)","dontUpdate":true,"noteIndex":0},"citationItems":[{"id":5493,"uris":["http://zotero.org/groups/6347865/items/S72EX7XK"],"itemData":{"id":5493,"type":"chapter","abstract":"IntroductionIn his classic study, Esping-Andersen (1990) distinguishes between three ideal-typical worlds of welfare – a social-democratic, a liberal and a conservative welfare state. The social-democratic welfare state, typically represented by Scandinavian countries, is a generous, universalistic one that provides social security to all irrespective of gender, former employment status or nationality. Moreover, social services are provided by the state itself, which implies a large amount of public employment. The liberal welfare state, exemplified by the United States, is a residual welfare state of limited size which essentially constitutes the last resort for people in need, providing not much more than a minimal level of benefit. Social security over and above the basic safety net is left to individual initiative. Like the social-democratic model, the conservative or Christian-democratic welfare state, exemplified by the ‘Bismarckian’ or German model, is an onerous one. But it implies less public employment than the social-democratic model and mainly provides massive transfer payments with the aim of maintaining the social status which the beneficiaries have acquired during the period of active employment. Moreover, the conservative welfare state is oriented towards the maintenance of the family with one (typically male) breadwinner.The Swiss welfare state has proved notoriously difficult to classify by reference to this threefold classification. Esping-Andersen himself considers it a liberal regime, while others refer to it as a Christian-democratic welfare state (Scharpf and Schmidt 2001; Huber and Stephens 2001), a ‘Western European welfare state with a liberal face’ (Armingeon 2001: 162), a mixed regime (Obinger 1998) or as a case of a welfare state ‘disciplined by Protestantism’ (Manow 2002).","citation-key":"trechselSocialPolicySwiss2008","container-title":"The Politics of Switzerland: Continuity and Change in a Consensus Democracy","DOI":"10.1017/CBO9780511790676.011","ISBN":"978-0-521-84457-4","page":"155-171","publisher":"Cambridge University Press","publisher-place":"Cambridge","source":"Cambridge University Press","title":"Social policy: the Swiss welfare state","title-short":"Social policy","URL":"https://www.cambridge.org/core/books/politics-of-switzerland/social-policy-the-swiss-welfare-state/A70E5C419163954534BE80785A1E1BE4","editor":[{"family":"Trechsel","given":"Alexander H."},{"family":"Kriesi","given":"Hanspeter"}],"accessed":{"date-parts":[["2026",1,2]]},"issued":{"date-parts":[["2008"]]}}}],"schema":"https://github.com/citation-style-language/schema/raw/master/csl-citation.json"} </w:instrText>
      </w:r>
      <w:r w:rsidR="001A5360">
        <w:rPr>
          <w:w w:val="105"/>
        </w:rPr>
        <w:fldChar w:fldCharType="separate"/>
      </w:r>
      <w:r w:rsidR="001A5360" w:rsidRPr="001A5360">
        <w:t xml:space="preserve">(Trechsel </w:t>
      </w:r>
      <w:r w:rsidR="001A5360">
        <w:t>&amp;</w:t>
      </w:r>
      <w:r w:rsidR="001A5360" w:rsidRPr="001A5360">
        <w:t xml:space="preserve"> Kriesi</w:t>
      </w:r>
      <w:r w:rsidR="001A5360">
        <w:t>,</w:t>
      </w:r>
      <w:r w:rsidR="001A5360" w:rsidRPr="001A5360">
        <w:t xml:space="preserve"> 2008</w:t>
      </w:r>
      <w:r w:rsidR="001A5360">
        <w:t>, p.155</w:t>
      </w:r>
      <w:r w:rsidR="001A5360" w:rsidRPr="001A5360">
        <w:t>)</w:t>
      </w:r>
      <w:r w:rsidR="001A5360">
        <w:rPr>
          <w:w w:val="105"/>
        </w:rPr>
        <w:fldChar w:fldCharType="end"/>
      </w:r>
      <w:r w:rsidR="001A5360">
        <w:rPr>
          <w:spacing w:val="-16"/>
          <w:w w:val="105"/>
        </w:rPr>
        <w:t xml:space="preserve">. </w:t>
      </w:r>
      <w:r>
        <w:rPr>
          <w:w w:val="105"/>
        </w:rPr>
        <w:t>L’État</w:t>
      </w:r>
      <w:r>
        <w:rPr>
          <w:spacing w:val="-14"/>
          <w:w w:val="105"/>
        </w:rPr>
        <w:t xml:space="preserve"> </w:t>
      </w:r>
      <w:r>
        <w:rPr>
          <w:w w:val="105"/>
        </w:rPr>
        <w:t>social</w:t>
      </w:r>
      <w:r>
        <w:rPr>
          <w:spacing w:val="-14"/>
          <w:w w:val="105"/>
        </w:rPr>
        <w:t xml:space="preserve"> </w:t>
      </w:r>
      <w:r>
        <w:rPr>
          <w:w w:val="105"/>
        </w:rPr>
        <w:t>suisse</w:t>
      </w:r>
      <w:r>
        <w:rPr>
          <w:spacing w:val="-14"/>
          <w:w w:val="105"/>
        </w:rPr>
        <w:t xml:space="preserve"> </w:t>
      </w:r>
      <w:r>
        <w:rPr>
          <w:w w:val="105"/>
        </w:rPr>
        <w:t>est</w:t>
      </w:r>
      <w:r>
        <w:rPr>
          <w:spacing w:val="-14"/>
          <w:w w:val="105"/>
        </w:rPr>
        <w:t xml:space="preserve"> </w:t>
      </w:r>
      <w:r>
        <w:rPr>
          <w:w w:val="105"/>
        </w:rPr>
        <w:t>aussi</w:t>
      </w:r>
      <w:r>
        <w:rPr>
          <w:spacing w:val="-14"/>
          <w:w w:val="105"/>
        </w:rPr>
        <w:t xml:space="preserve"> </w:t>
      </w:r>
      <w:r>
        <w:rPr>
          <w:w w:val="105"/>
        </w:rPr>
        <w:t>connu</w:t>
      </w:r>
      <w:r>
        <w:rPr>
          <w:spacing w:val="-14"/>
          <w:w w:val="105"/>
        </w:rPr>
        <w:t xml:space="preserve"> </w:t>
      </w:r>
      <w:r>
        <w:rPr>
          <w:w w:val="105"/>
        </w:rPr>
        <w:t>pour</w:t>
      </w:r>
      <w:r>
        <w:rPr>
          <w:spacing w:val="-14"/>
          <w:w w:val="105"/>
        </w:rPr>
        <w:t xml:space="preserve"> </w:t>
      </w:r>
      <w:r>
        <w:rPr>
          <w:w w:val="105"/>
        </w:rPr>
        <w:t>avoir</w:t>
      </w:r>
      <w:r>
        <w:rPr>
          <w:spacing w:val="-14"/>
          <w:w w:val="105"/>
        </w:rPr>
        <w:t xml:space="preserve"> </w:t>
      </w:r>
      <w:r>
        <w:rPr>
          <w:w w:val="105"/>
        </w:rPr>
        <w:t>été</w:t>
      </w:r>
      <w:r>
        <w:rPr>
          <w:spacing w:val="-14"/>
          <w:w w:val="105"/>
        </w:rPr>
        <w:t xml:space="preserve"> </w:t>
      </w:r>
      <w:r>
        <w:rPr>
          <w:w w:val="105"/>
        </w:rPr>
        <w:t>pendant</w:t>
      </w:r>
      <w:r>
        <w:rPr>
          <w:spacing w:val="-14"/>
          <w:w w:val="105"/>
        </w:rPr>
        <w:t xml:space="preserve"> </w:t>
      </w:r>
      <w:r>
        <w:rPr>
          <w:w w:val="105"/>
        </w:rPr>
        <w:t>très</w:t>
      </w:r>
      <w:r>
        <w:rPr>
          <w:spacing w:val="-14"/>
          <w:w w:val="105"/>
        </w:rPr>
        <w:t xml:space="preserve"> </w:t>
      </w:r>
      <w:r>
        <w:rPr>
          <w:w w:val="105"/>
        </w:rPr>
        <w:t>longtemps</w:t>
      </w:r>
      <w:r>
        <w:rPr>
          <w:spacing w:val="-14"/>
          <w:w w:val="105"/>
        </w:rPr>
        <w:t xml:space="preserve"> </w:t>
      </w:r>
      <w:r>
        <w:rPr>
          <w:w w:val="105"/>
        </w:rPr>
        <w:t xml:space="preserve">minimaliste et réticent au changement </w:t>
      </w:r>
      <w:r>
        <w:rPr>
          <w:w w:val="105"/>
        </w:rPr>
        <w:lastRenderedPageBreak/>
        <w:t>institutionnel, notamment à cause de ses institutions politiques fondamentales</w:t>
      </w:r>
      <w:r>
        <w:rPr>
          <w:spacing w:val="-16"/>
          <w:w w:val="105"/>
        </w:rPr>
        <w:t xml:space="preserve"> </w:t>
      </w:r>
      <w:r>
        <w:rPr>
          <w:w w:val="105"/>
        </w:rPr>
        <w:t>comme</w:t>
      </w:r>
      <w:r>
        <w:rPr>
          <w:spacing w:val="-16"/>
          <w:w w:val="105"/>
        </w:rPr>
        <w:t xml:space="preserve"> </w:t>
      </w:r>
      <w:r>
        <w:rPr>
          <w:w w:val="105"/>
        </w:rPr>
        <w:t>la</w:t>
      </w:r>
      <w:r>
        <w:rPr>
          <w:spacing w:val="-16"/>
          <w:w w:val="105"/>
        </w:rPr>
        <w:t xml:space="preserve"> </w:t>
      </w:r>
      <w:r>
        <w:rPr>
          <w:w w:val="105"/>
        </w:rPr>
        <w:t>démocratie</w:t>
      </w:r>
      <w:r>
        <w:rPr>
          <w:spacing w:val="-15"/>
          <w:w w:val="105"/>
        </w:rPr>
        <w:t xml:space="preserve"> </w:t>
      </w:r>
      <w:r>
        <w:rPr>
          <w:w w:val="105"/>
        </w:rPr>
        <w:t>directe</w:t>
      </w:r>
      <w:r>
        <w:rPr>
          <w:spacing w:val="-16"/>
          <w:w w:val="105"/>
        </w:rPr>
        <w:t xml:space="preserve"> </w:t>
      </w:r>
      <w:r>
        <w:rPr>
          <w:w w:val="105"/>
        </w:rPr>
        <w:t>et</w:t>
      </w:r>
      <w:r>
        <w:rPr>
          <w:spacing w:val="-16"/>
          <w:w w:val="105"/>
        </w:rPr>
        <w:t xml:space="preserve"> </w:t>
      </w:r>
      <w:r>
        <w:rPr>
          <w:w w:val="105"/>
        </w:rPr>
        <w:t>le</w:t>
      </w:r>
      <w:r>
        <w:rPr>
          <w:spacing w:val="-16"/>
          <w:w w:val="105"/>
        </w:rPr>
        <w:t xml:space="preserve"> </w:t>
      </w:r>
      <w:r>
        <w:rPr>
          <w:w w:val="105"/>
        </w:rPr>
        <w:t>fédéralisme</w:t>
      </w:r>
      <w:r w:rsidR="001A5360">
        <w:rPr>
          <w:w w:val="105"/>
        </w:rPr>
        <w:t xml:space="preserve"> </w:t>
      </w:r>
      <w:r w:rsidR="001A5360">
        <w:rPr>
          <w:w w:val="105"/>
        </w:rPr>
        <w:fldChar w:fldCharType="begin"/>
      </w:r>
      <w:r w:rsidR="00E568D0">
        <w:rPr>
          <w:w w:val="105"/>
        </w:rPr>
        <w:instrText xml:space="preserve"> ADDIN ZOTERO_ITEM CSL_CITATION {"citationID":"09gOMrNd","properties":{"formattedCitation":"(Obinger 1998)","plainCitation":"(Obinger 1998)","dontUpdate":true,"noteIndex":0},"citationItems":[{"id":5490,"uris":["http://zotero.org/groups/6347865/items/8BWI46HA"],"itemData":{"id":5490,"type":"article-journal","abstract":"Inspired by the New Institutionalism in political science, the article examines the impact of political institutions on welfare state development in Switzerland. This article suggests that the strength of federalism and direct democracy have proved to be stumbling blocks for the expansion of the Swiss welfare state. Direct democracy and federalism have not only geared the path of welfare state evolution in a more liberal direction, but have also dampened social expenditures.","citation-key":"obingerFederalismDirectDemocracy1998","container-title":"Journal of Public Policy","DOI":"10.1017/S0143814X98000129","ISSN":"1469-7815, 0143-814X","issue":"3","language":"en","page":"241-263","source":"Cambridge University Press","title":"Federalism, Direct Democracy, and Welfare State Development in Switzerland","volume":"18","author":[{"family":"Obinger","given":"Herbert"}],"issued":{"date-parts":[["1998",12]]}}}],"schema":"https://github.com/citation-style-language/schema/raw/master/csl-citation.json"} </w:instrText>
      </w:r>
      <w:r w:rsidR="001A5360">
        <w:rPr>
          <w:w w:val="105"/>
        </w:rPr>
        <w:fldChar w:fldCharType="separate"/>
      </w:r>
      <w:r w:rsidR="001A5360" w:rsidRPr="001A5360">
        <w:t>(Obinger</w:t>
      </w:r>
      <w:r w:rsidR="001A5360">
        <w:t>,</w:t>
      </w:r>
      <w:r w:rsidR="001A5360" w:rsidRPr="001A5360">
        <w:t xml:space="preserve"> 1998)</w:t>
      </w:r>
      <w:r w:rsidR="001A5360">
        <w:rPr>
          <w:w w:val="105"/>
        </w:rPr>
        <w:fldChar w:fldCharType="end"/>
      </w:r>
      <w:r>
        <w:rPr>
          <w:w w:val="105"/>
        </w:rPr>
        <w:t>.</w:t>
      </w:r>
    </w:p>
    <w:p w14:paraId="4EC7A546" w14:textId="5E35D184" w:rsidR="008725D2" w:rsidRDefault="00000000" w:rsidP="00F979B2">
      <w:pPr>
        <w:pStyle w:val="Corpsdetexte"/>
        <w:spacing w:before="194" w:line="283" w:lineRule="auto"/>
        <w:ind w:left="0" w:right="95"/>
      </w:pPr>
      <w:r>
        <w:t>Le fédéralisme a par exemple une influence considérable sur la taille restreinte de l’État social suisse, mais aussi sur la variation géographique des systèmes cantonaux de protection sociale. Si des sphères clés de la protection sociale ont progressivement été déléguées à la Confédération, comme le système de retraite, les allocations chômage et l’assurance-maladie, de nombreuses tâches telles que la taxation, l’éducation, l’assistance sociale, les services sociaux</w:t>
      </w:r>
      <w:r>
        <w:rPr>
          <w:spacing w:val="-2"/>
        </w:rPr>
        <w:t xml:space="preserve"> </w:t>
      </w:r>
      <w:r>
        <w:t>et</w:t>
      </w:r>
      <w:r>
        <w:rPr>
          <w:spacing w:val="-2"/>
        </w:rPr>
        <w:t xml:space="preserve"> </w:t>
      </w:r>
      <w:r>
        <w:t>les</w:t>
      </w:r>
      <w:r>
        <w:rPr>
          <w:spacing w:val="-2"/>
        </w:rPr>
        <w:t xml:space="preserve"> </w:t>
      </w:r>
      <w:r>
        <w:t>politiques</w:t>
      </w:r>
      <w:r>
        <w:rPr>
          <w:spacing w:val="-2"/>
        </w:rPr>
        <w:t xml:space="preserve"> </w:t>
      </w:r>
      <w:r>
        <w:t>familiales</w:t>
      </w:r>
      <w:r>
        <w:rPr>
          <w:spacing w:val="-2"/>
        </w:rPr>
        <w:t xml:space="preserve"> </w:t>
      </w:r>
      <w:r>
        <w:t>sont</w:t>
      </w:r>
      <w:r>
        <w:rPr>
          <w:spacing w:val="-2"/>
        </w:rPr>
        <w:t xml:space="preserve"> </w:t>
      </w:r>
      <w:r>
        <w:t>encore</w:t>
      </w:r>
      <w:r>
        <w:rPr>
          <w:spacing w:val="-2"/>
        </w:rPr>
        <w:t xml:space="preserve"> </w:t>
      </w:r>
      <w:r>
        <w:t>du</w:t>
      </w:r>
      <w:r>
        <w:rPr>
          <w:spacing w:val="-2"/>
        </w:rPr>
        <w:t xml:space="preserve"> </w:t>
      </w:r>
      <w:r>
        <w:t>ressort</w:t>
      </w:r>
      <w:r>
        <w:rPr>
          <w:spacing w:val="-2"/>
        </w:rPr>
        <w:t xml:space="preserve"> </w:t>
      </w:r>
      <w:r>
        <w:t>des</w:t>
      </w:r>
      <w:r>
        <w:rPr>
          <w:spacing w:val="-2"/>
        </w:rPr>
        <w:t xml:space="preserve"> </w:t>
      </w:r>
      <w:r>
        <w:t>cantons</w:t>
      </w:r>
      <w:r>
        <w:rPr>
          <w:spacing w:val="-2"/>
        </w:rPr>
        <w:t xml:space="preserve"> </w:t>
      </w:r>
      <w:r>
        <w:t>ainsi</w:t>
      </w:r>
      <w:r>
        <w:rPr>
          <w:spacing w:val="-2"/>
        </w:rPr>
        <w:t xml:space="preserve"> </w:t>
      </w:r>
      <w:r>
        <w:t>que</w:t>
      </w:r>
      <w:r>
        <w:rPr>
          <w:spacing w:val="-2"/>
        </w:rPr>
        <w:t xml:space="preserve"> </w:t>
      </w:r>
      <w:r>
        <w:t>des</w:t>
      </w:r>
      <w:r>
        <w:rPr>
          <w:spacing w:val="-2"/>
        </w:rPr>
        <w:t xml:space="preserve"> </w:t>
      </w:r>
      <w:r>
        <w:t>communes, de</w:t>
      </w:r>
      <w:r>
        <w:rPr>
          <w:spacing w:val="19"/>
        </w:rPr>
        <w:t xml:space="preserve"> </w:t>
      </w:r>
      <w:r>
        <w:t>telle</w:t>
      </w:r>
      <w:r>
        <w:rPr>
          <w:spacing w:val="19"/>
        </w:rPr>
        <w:t xml:space="preserve"> </w:t>
      </w:r>
      <w:r>
        <w:t>sorte</w:t>
      </w:r>
      <w:r>
        <w:rPr>
          <w:spacing w:val="19"/>
        </w:rPr>
        <w:t xml:space="preserve"> </w:t>
      </w:r>
      <w:r>
        <w:t>que</w:t>
      </w:r>
      <w:r>
        <w:rPr>
          <w:spacing w:val="19"/>
        </w:rPr>
        <w:t xml:space="preserve"> </w:t>
      </w:r>
      <w:r>
        <w:t>la</w:t>
      </w:r>
      <w:r>
        <w:rPr>
          <w:spacing w:val="19"/>
        </w:rPr>
        <w:t xml:space="preserve"> </w:t>
      </w:r>
      <w:r>
        <w:t>Confédération</w:t>
      </w:r>
      <w:r>
        <w:rPr>
          <w:spacing w:val="19"/>
        </w:rPr>
        <w:t xml:space="preserve"> </w:t>
      </w:r>
      <w:r>
        <w:t>ne</w:t>
      </w:r>
      <w:r>
        <w:rPr>
          <w:spacing w:val="19"/>
        </w:rPr>
        <w:t xml:space="preserve"> </w:t>
      </w:r>
      <w:r>
        <w:t>dépense</w:t>
      </w:r>
      <w:r>
        <w:rPr>
          <w:spacing w:val="19"/>
        </w:rPr>
        <w:t xml:space="preserve"> </w:t>
      </w:r>
      <w:r>
        <w:t>que</w:t>
      </w:r>
      <w:r>
        <w:rPr>
          <w:spacing w:val="19"/>
        </w:rPr>
        <w:t xml:space="preserve"> </w:t>
      </w:r>
      <w:r>
        <w:t>47%</w:t>
      </w:r>
      <w:r>
        <w:rPr>
          <w:spacing w:val="19"/>
        </w:rPr>
        <w:t xml:space="preserve"> </w:t>
      </w:r>
      <w:r>
        <w:t>des</w:t>
      </w:r>
      <w:r>
        <w:rPr>
          <w:spacing w:val="19"/>
        </w:rPr>
        <w:t xml:space="preserve"> </w:t>
      </w:r>
      <w:r>
        <w:t>dépenses</w:t>
      </w:r>
      <w:r>
        <w:rPr>
          <w:spacing w:val="19"/>
        </w:rPr>
        <w:t xml:space="preserve"> </w:t>
      </w:r>
      <w:r>
        <w:t>publiques</w:t>
      </w:r>
      <w:r>
        <w:rPr>
          <w:spacing w:val="19"/>
        </w:rPr>
        <w:t xml:space="preserve"> </w:t>
      </w:r>
      <w:r>
        <w:t>totales</w:t>
      </w:r>
      <w:r>
        <w:rPr>
          <w:spacing w:val="19"/>
        </w:rPr>
        <w:t xml:space="preserve"> </w:t>
      </w:r>
      <w:r>
        <w:t xml:space="preserve">pour la protection sociale en </w:t>
      </w:r>
      <w:bookmarkStart w:id="2" w:name="_bookmark0"/>
      <w:bookmarkEnd w:id="2"/>
      <w:r>
        <w:t>Suisse</w:t>
      </w:r>
      <w:r w:rsidR="00394C49">
        <w:rPr>
          <w:rStyle w:val="Appelnotedebasdep"/>
        </w:rPr>
        <w:footnoteReference w:id="1"/>
      </w:r>
      <w:r>
        <w:t>. À l’intérieur même du modèle suisse, il est donc possible d’identifier une variété de sous-régimes se rapprochant du modèle social-démocrate, conservateur ou libéral</w:t>
      </w:r>
      <w:r w:rsidR="00D86723">
        <w:t xml:space="preserve"> </w:t>
      </w:r>
      <w:r w:rsidR="00D86723">
        <w:fldChar w:fldCharType="begin"/>
      </w:r>
      <w:r w:rsidR="00E568D0">
        <w:instrText xml:space="preserve"> ADDIN ZOTERO_ITEM CSL_CITATION {"citationID":"IMOY3Jjo","properties":{"formattedCitation":"(Armingeon et al. 2004)","plainCitation":"(Armingeon et al. 2004)","dontUpdate":true,"noteIndex":0},"citationItems":[{"id":5125,"uris":["http://zotero.org/groups/6347865/items/9KAGZNMH"],"itemData":{"id":5125,"type":"article-journal","abstract":"Are there different worlds of welfare in Swiss cantons, analogous to different national welfare state regimes? Are the welfare regimes made up of functionally related sub-regimes in the field of employment, education, taxation and social security, as argued in recent analyses of ‘varieties of capitalism’? And can the variations between such cantonal welfare regimes be explained by the same politico-institutional variables that account for the development of national welfare states? These are the guiding questions of this article. We find strong empirical evidence for large inter-cantonal variation in welfare state policies. The sub-regimes are not functionally connected, however. Their variation is related to different sets of variables, indicating a weak functional link between them. Developments and causal structures are specific to the various subregimes. In addition, it is socio-economic and not politicoinstitutional variables that have had the strongest imprint on the overall structure of cantonal welfare regimes.","citation-key":"armingeonSwissWorldsWelfare2004","container-title":"West European Politics","DOI":"10.1080/01402380412331280793","ISSN":"0140-2382","issue":"1","note":"_eprint: https://doi.org/10.1080/01402380412331280793","page":"20-44","publisher":"Routledge","source":"Taylor and Francis+NEJM","title":"Swiss worlds of welfare","volume":"27","author":[{"family":"Armingeon","given":"Klaus"},{"family":"Bertozzi","given":"Fabio"},{"family":"Bonoli","given":"Giuliano"}],"issued":{"date-parts":[["2004",1,1]]}}}],"schema":"https://github.com/citation-style-language/schema/raw/master/csl-citation.json"} </w:instrText>
      </w:r>
      <w:r w:rsidR="00D86723">
        <w:fldChar w:fldCharType="separate"/>
      </w:r>
      <w:r w:rsidR="00D86723" w:rsidRPr="00D86723">
        <w:t xml:space="preserve">(Armingeon </w:t>
      </w:r>
      <w:r w:rsidR="00D86723" w:rsidRPr="00D86723">
        <w:rPr>
          <w:i/>
          <w:iCs/>
        </w:rPr>
        <w:t>et al.</w:t>
      </w:r>
      <w:r w:rsidR="00D86723">
        <w:t>,</w:t>
      </w:r>
      <w:r w:rsidR="00D86723" w:rsidRPr="00D86723">
        <w:t xml:space="preserve"> 2004)</w:t>
      </w:r>
      <w:r w:rsidR="00D86723">
        <w:fldChar w:fldCharType="end"/>
      </w:r>
      <w:r>
        <w:t>.</w:t>
      </w:r>
    </w:p>
    <w:p w14:paraId="2AD86709" w14:textId="4A56C238" w:rsidR="008725D2" w:rsidRDefault="00000000" w:rsidP="00F979B2">
      <w:pPr>
        <w:pStyle w:val="Corpsdetexte"/>
        <w:spacing w:line="283" w:lineRule="auto"/>
        <w:ind w:left="0" w:right="140"/>
      </w:pPr>
      <w:r>
        <w:t xml:space="preserve">Parmi les institutions de la protection sociale, le système d’assurance-maladie est sans aucun doute celui qui reflète le plus le caractère hybride du capitalisme suisse. Depuis l’introduction de la loi fédérale sur l’assurance-maladie (LAMal) en 1996, ce système est </w:t>
      </w:r>
      <w:r w:rsidR="00D86723">
        <w:t>à</w:t>
      </w:r>
      <w:r>
        <w:t xml:space="preserve"> mi-chemin entre une assurance sociale et privée. L’assurance-maladie fut rendue obligatoire par</w:t>
      </w:r>
      <w:r>
        <w:rPr>
          <w:spacing w:val="31"/>
        </w:rPr>
        <w:t xml:space="preserve"> </w:t>
      </w:r>
      <w:r>
        <w:t>la</w:t>
      </w:r>
      <w:r>
        <w:rPr>
          <w:spacing w:val="31"/>
        </w:rPr>
        <w:t xml:space="preserve"> </w:t>
      </w:r>
      <w:r>
        <w:t>LAMal,</w:t>
      </w:r>
      <w:r>
        <w:rPr>
          <w:spacing w:val="31"/>
        </w:rPr>
        <w:t xml:space="preserve"> </w:t>
      </w:r>
      <w:r>
        <w:t>mais</w:t>
      </w:r>
      <w:r>
        <w:rPr>
          <w:spacing w:val="31"/>
        </w:rPr>
        <w:t xml:space="preserve"> </w:t>
      </w:r>
      <w:r>
        <w:t>est</w:t>
      </w:r>
      <w:r>
        <w:rPr>
          <w:spacing w:val="31"/>
        </w:rPr>
        <w:t xml:space="preserve"> </w:t>
      </w:r>
      <w:r>
        <w:t>gérée</w:t>
      </w:r>
      <w:r>
        <w:rPr>
          <w:spacing w:val="31"/>
        </w:rPr>
        <w:t xml:space="preserve"> </w:t>
      </w:r>
      <w:r>
        <w:t>par</w:t>
      </w:r>
      <w:r>
        <w:rPr>
          <w:spacing w:val="31"/>
        </w:rPr>
        <w:t xml:space="preserve"> </w:t>
      </w:r>
      <w:r>
        <w:t>une</w:t>
      </w:r>
      <w:r>
        <w:rPr>
          <w:spacing w:val="31"/>
        </w:rPr>
        <w:t xml:space="preserve"> </w:t>
      </w:r>
      <w:r>
        <w:t>myriade</w:t>
      </w:r>
      <w:r>
        <w:rPr>
          <w:spacing w:val="31"/>
        </w:rPr>
        <w:t xml:space="preserve"> </w:t>
      </w:r>
      <w:r>
        <w:t>d’assurances</w:t>
      </w:r>
      <w:r>
        <w:rPr>
          <w:spacing w:val="31"/>
        </w:rPr>
        <w:t xml:space="preserve"> </w:t>
      </w:r>
      <w:r>
        <w:t>privées</w:t>
      </w:r>
      <w:r>
        <w:rPr>
          <w:spacing w:val="31"/>
        </w:rPr>
        <w:t xml:space="preserve"> </w:t>
      </w:r>
      <w:r>
        <w:t>qui</w:t>
      </w:r>
      <w:r>
        <w:rPr>
          <w:spacing w:val="31"/>
        </w:rPr>
        <w:t xml:space="preserve"> </w:t>
      </w:r>
      <w:r>
        <w:t>sont</w:t>
      </w:r>
      <w:r>
        <w:rPr>
          <w:spacing w:val="31"/>
        </w:rPr>
        <w:t xml:space="preserve"> </w:t>
      </w:r>
      <w:r>
        <w:t>formellement</w:t>
      </w:r>
      <w:r w:rsidR="00C5376E">
        <w:t xml:space="preserve"> </w:t>
      </w:r>
      <w:r>
        <w:t>en concurrence. La souscription obligatoire à une assurance est individuelle et les assurés doivent payer une prime d’assurance mensuelle ainsi qu’une franchise annuelle, en échange</w:t>
      </w:r>
      <w:r>
        <w:rPr>
          <w:spacing w:val="40"/>
        </w:rPr>
        <w:t xml:space="preserve"> </w:t>
      </w:r>
      <w:r>
        <w:t>du</w:t>
      </w:r>
      <w:r>
        <w:rPr>
          <w:spacing w:val="27"/>
        </w:rPr>
        <w:t xml:space="preserve"> </w:t>
      </w:r>
      <w:r>
        <w:t>remboursement</w:t>
      </w:r>
      <w:r>
        <w:rPr>
          <w:spacing w:val="28"/>
        </w:rPr>
        <w:t xml:space="preserve"> </w:t>
      </w:r>
      <w:r>
        <w:t>des</w:t>
      </w:r>
      <w:r>
        <w:rPr>
          <w:spacing w:val="28"/>
        </w:rPr>
        <w:t xml:space="preserve"> </w:t>
      </w:r>
      <w:r>
        <w:t>coûts</w:t>
      </w:r>
      <w:r>
        <w:rPr>
          <w:spacing w:val="28"/>
        </w:rPr>
        <w:t xml:space="preserve"> </w:t>
      </w:r>
      <w:r>
        <w:t>de</w:t>
      </w:r>
      <w:r>
        <w:rPr>
          <w:spacing w:val="28"/>
        </w:rPr>
        <w:t xml:space="preserve"> </w:t>
      </w:r>
      <w:r>
        <w:t>santé</w:t>
      </w:r>
      <w:r>
        <w:rPr>
          <w:spacing w:val="28"/>
        </w:rPr>
        <w:t xml:space="preserve"> </w:t>
      </w:r>
      <w:r>
        <w:t>de</w:t>
      </w:r>
      <w:r>
        <w:rPr>
          <w:spacing w:val="27"/>
        </w:rPr>
        <w:t xml:space="preserve"> </w:t>
      </w:r>
      <w:r>
        <w:t>base.</w:t>
      </w:r>
      <w:r>
        <w:rPr>
          <w:spacing w:val="28"/>
        </w:rPr>
        <w:t xml:space="preserve"> </w:t>
      </w:r>
      <w:r>
        <w:t>Les</w:t>
      </w:r>
      <w:r>
        <w:rPr>
          <w:spacing w:val="28"/>
        </w:rPr>
        <w:t xml:space="preserve"> </w:t>
      </w:r>
      <w:r>
        <w:t>primes</w:t>
      </w:r>
      <w:r>
        <w:rPr>
          <w:spacing w:val="28"/>
        </w:rPr>
        <w:t xml:space="preserve"> </w:t>
      </w:r>
      <w:r>
        <w:t>sont</w:t>
      </w:r>
      <w:r>
        <w:rPr>
          <w:spacing w:val="28"/>
        </w:rPr>
        <w:t xml:space="preserve"> </w:t>
      </w:r>
      <w:r>
        <w:t>calculées</w:t>
      </w:r>
      <w:r>
        <w:rPr>
          <w:spacing w:val="28"/>
        </w:rPr>
        <w:t xml:space="preserve"> </w:t>
      </w:r>
      <w:r>
        <w:rPr>
          <w:spacing w:val="-2"/>
        </w:rPr>
        <w:t>indépendamment</w:t>
      </w:r>
      <w:bookmarkStart w:id="3" w:name="_bookmark1"/>
      <w:bookmarkEnd w:id="3"/>
      <w:r w:rsidR="00394C49">
        <w:t xml:space="preserve"> </w:t>
      </w:r>
      <w:r>
        <w:rPr>
          <w:w w:val="105"/>
        </w:rPr>
        <w:t xml:space="preserve">du revenu, du patrimoine, du risque des assurés et peuvent varier fortement d’un canton à </w:t>
      </w:r>
      <w:r>
        <w:t>l’autre. Le système suisse d’assurance-maladie repose donc selon</w:t>
      </w:r>
      <w:r w:rsidR="00D86723">
        <w:t xml:space="preserve"> </w:t>
      </w:r>
      <w:r w:rsidR="00D86723">
        <w:fldChar w:fldCharType="begin"/>
      </w:r>
      <w:r w:rsidR="00E568D0">
        <w:instrText xml:space="preserve"> ADDIN ZOTERO_ITEM CSL_CITATION {"citationID":"VtxMHI7N","properties":{"formattedCitation":"(Bolgiani et al. 2006)","plainCitation":"(Bolgiani et al. 2006)","dontUpdate":true,"noteIndex":0},"citationItems":[{"id":5411,"uris":["http://zotero.org/groups/6347865/items/667KDCYC"],"itemData":{"id":5411,"type":"article-journal","citation-key":"bolgianiRoleLassuranceMaladie2006","container-title":"Revue française des affaires sociales","DOI":"10.3917/rfas.062.0239","ISSN":"0035-2985","issue":"2","language":"fr","page":"239-262","publisher":"DREES Ministère de la santé","section":"Droit social","source":"shs.cairn.info","title":"Le rôle de l'assurance maladie dans la régulation du système de santé en Suisse","author":[{"family":"Bolgiani","given":"Iva"},{"family":"Crivelli","given":"Luca"},{"family":"Domenighetti","given":"Gianfranco"}],"issued":{"date-parts":[["2006"]]}}}],"schema":"https://github.com/citation-style-language/schema/raw/master/csl-citation.json"} </w:instrText>
      </w:r>
      <w:r w:rsidR="00D86723">
        <w:fldChar w:fldCharType="separate"/>
      </w:r>
      <w:r w:rsidR="00D86723" w:rsidRPr="00D86723">
        <w:t xml:space="preserve">(Bolgiani </w:t>
      </w:r>
      <w:r w:rsidR="00B325B8" w:rsidRPr="00B325B8">
        <w:rPr>
          <w:i/>
          <w:iCs/>
        </w:rPr>
        <w:t>et</w:t>
      </w:r>
      <w:r w:rsidR="00D86723" w:rsidRPr="00B325B8">
        <w:rPr>
          <w:i/>
          <w:iCs/>
        </w:rPr>
        <w:t xml:space="preserve"> al</w:t>
      </w:r>
      <w:r w:rsidR="00D86723" w:rsidRPr="00D86723">
        <w:t>.</w:t>
      </w:r>
      <w:r w:rsidR="0019130F">
        <w:t>,</w:t>
      </w:r>
      <w:r w:rsidR="00D86723" w:rsidRPr="00D86723">
        <w:t xml:space="preserve"> 2006)</w:t>
      </w:r>
      <w:r w:rsidR="00D86723">
        <w:fldChar w:fldCharType="end"/>
      </w:r>
      <w:r>
        <w:rPr>
          <w:color w:val="0074D9"/>
        </w:rPr>
        <w:t xml:space="preserve"> </w:t>
      </w:r>
      <w:r>
        <w:t xml:space="preserve">sur un </w:t>
      </w:r>
      <w:r>
        <w:rPr>
          <w:w w:val="105"/>
        </w:rPr>
        <w:t>compromis</w:t>
      </w:r>
      <w:r>
        <w:rPr>
          <w:spacing w:val="-12"/>
          <w:w w:val="105"/>
        </w:rPr>
        <w:t xml:space="preserve"> </w:t>
      </w:r>
      <w:r>
        <w:rPr>
          <w:w w:val="105"/>
        </w:rPr>
        <w:t>entre</w:t>
      </w:r>
      <w:r>
        <w:rPr>
          <w:spacing w:val="-12"/>
          <w:w w:val="105"/>
        </w:rPr>
        <w:t xml:space="preserve"> </w:t>
      </w:r>
      <w:r>
        <w:rPr>
          <w:w w:val="105"/>
        </w:rPr>
        <w:t>mécanismes</w:t>
      </w:r>
      <w:r>
        <w:rPr>
          <w:spacing w:val="-12"/>
          <w:w w:val="105"/>
        </w:rPr>
        <w:t xml:space="preserve"> </w:t>
      </w:r>
      <w:r>
        <w:rPr>
          <w:w w:val="105"/>
        </w:rPr>
        <w:t>de</w:t>
      </w:r>
      <w:r>
        <w:rPr>
          <w:spacing w:val="-12"/>
          <w:w w:val="105"/>
        </w:rPr>
        <w:t xml:space="preserve"> </w:t>
      </w:r>
      <w:r>
        <w:rPr>
          <w:w w:val="105"/>
        </w:rPr>
        <w:t>marché</w:t>
      </w:r>
      <w:r>
        <w:rPr>
          <w:spacing w:val="-12"/>
          <w:w w:val="105"/>
        </w:rPr>
        <w:t xml:space="preserve"> </w:t>
      </w:r>
      <w:r>
        <w:rPr>
          <w:w w:val="105"/>
        </w:rPr>
        <w:t>et</w:t>
      </w:r>
      <w:r>
        <w:rPr>
          <w:spacing w:val="-12"/>
          <w:w w:val="105"/>
        </w:rPr>
        <w:t xml:space="preserve"> </w:t>
      </w:r>
      <w:r>
        <w:rPr>
          <w:w w:val="105"/>
        </w:rPr>
        <w:t>régulation</w:t>
      </w:r>
      <w:r>
        <w:rPr>
          <w:spacing w:val="-12"/>
          <w:w w:val="105"/>
        </w:rPr>
        <w:t xml:space="preserve"> </w:t>
      </w:r>
      <w:r>
        <w:rPr>
          <w:w w:val="105"/>
        </w:rPr>
        <w:t>étatique,</w:t>
      </w:r>
      <w:r>
        <w:rPr>
          <w:spacing w:val="-12"/>
          <w:w w:val="105"/>
        </w:rPr>
        <w:t xml:space="preserve"> </w:t>
      </w:r>
      <w:r>
        <w:rPr>
          <w:w w:val="105"/>
        </w:rPr>
        <w:t>mais</w:t>
      </w:r>
      <w:r>
        <w:rPr>
          <w:spacing w:val="-12"/>
          <w:w w:val="105"/>
        </w:rPr>
        <w:t xml:space="preserve"> </w:t>
      </w:r>
      <w:r>
        <w:rPr>
          <w:w w:val="105"/>
        </w:rPr>
        <w:t>souffre</w:t>
      </w:r>
      <w:r>
        <w:rPr>
          <w:spacing w:val="-12"/>
          <w:w w:val="105"/>
        </w:rPr>
        <w:t xml:space="preserve"> </w:t>
      </w:r>
      <w:r>
        <w:rPr>
          <w:w w:val="105"/>
        </w:rPr>
        <w:t>d’un</w:t>
      </w:r>
      <w:r>
        <w:rPr>
          <w:spacing w:val="-12"/>
          <w:w w:val="105"/>
        </w:rPr>
        <w:t xml:space="preserve"> </w:t>
      </w:r>
      <w:r>
        <w:rPr>
          <w:w w:val="105"/>
        </w:rPr>
        <w:t>problème chronique,</w:t>
      </w:r>
      <w:r>
        <w:rPr>
          <w:spacing w:val="-16"/>
          <w:w w:val="105"/>
        </w:rPr>
        <w:t xml:space="preserve"> </w:t>
      </w:r>
      <w:r>
        <w:rPr>
          <w:w w:val="105"/>
        </w:rPr>
        <w:t>à</w:t>
      </w:r>
      <w:r>
        <w:rPr>
          <w:spacing w:val="-15"/>
          <w:w w:val="105"/>
        </w:rPr>
        <w:t xml:space="preserve"> </w:t>
      </w:r>
      <w:r>
        <w:rPr>
          <w:w w:val="105"/>
        </w:rPr>
        <w:t>savoir</w:t>
      </w:r>
      <w:r>
        <w:rPr>
          <w:spacing w:val="-16"/>
          <w:w w:val="105"/>
        </w:rPr>
        <w:t xml:space="preserve"> </w:t>
      </w:r>
      <w:r>
        <w:rPr>
          <w:w w:val="105"/>
        </w:rPr>
        <w:t>l’augmentation</w:t>
      </w:r>
      <w:r>
        <w:rPr>
          <w:spacing w:val="-15"/>
          <w:w w:val="105"/>
        </w:rPr>
        <w:t xml:space="preserve"> </w:t>
      </w:r>
      <w:r>
        <w:rPr>
          <w:w w:val="105"/>
        </w:rPr>
        <w:t>des</w:t>
      </w:r>
      <w:r>
        <w:rPr>
          <w:spacing w:val="-16"/>
          <w:w w:val="105"/>
        </w:rPr>
        <w:t xml:space="preserve"> </w:t>
      </w:r>
      <w:r>
        <w:rPr>
          <w:w w:val="105"/>
        </w:rPr>
        <w:t>coûts</w:t>
      </w:r>
      <w:r>
        <w:rPr>
          <w:spacing w:val="-15"/>
          <w:w w:val="105"/>
        </w:rPr>
        <w:t xml:space="preserve"> </w:t>
      </w:r>
      <w:r>
        <w:rPr>
          <w:w w:val="105"/>
        </w:rPr>
        <w:t>de</w:t>
      </w:r>
      <w:r>
        <w:rPr>
          <w:spacing w:val="-16"/>
          <w:w w:val="105"/>
        </w:rPr>
        <w:t xml:space="preserve"> </w:t>
      </w:r>
      <w:r>
        <w:rPr>
          <w:w w:val="105"/>
        </w:rPr>
        <w:t>la</w:t>
      </w:r>
      <w:r>
        <w:rPr>
          <w:spacing w:val="-15"/>
          <w:w w:val="105"/>
        </w:rPr>
        <w:t xml:space="preserve"> </w:t>
      </w:r>
      <w:r>
        <w:rPr>
          <w:w w:val="105"/>
        </w:rPr>
        <w:t>santé</w:t>
      </w:r>
      <w:r>
        <w:rPr>
          <w:spacing w:val="-16"/>
          <w:w w:val="105"/>
        </w:rPr>
        <w:t xml:space="preserve"> </w:t>
      </w:r>
      <w:r>
        <w:rPr>
          <w:w w:val="105"/>
        </w:rPr>
        <w:t>et</w:t>
      </w:r>
      <w:r>
        <w:rPr>
          <w:spacing w:val="-15"/>
          <w:w w:val="105"/>
        </w:rPr>
        <w:t xml:space="preserve"> </w:t>
      </w:r>
      <w:r>
        <w:rPr>
          <w:w w:val="105"/>
        </w:rPr>
        <w:t>des</w:t>
      </w:r>
      <w:r>
        <w:rPr>
          <w:spacing w:val="-16"/>
          <w:w w:val="105"/>
        </w:rPr>
        <w:t xml:space="preserve"> </w:t>
      </w:r>
      <w:r>
        <w:rPr>
          <w:w w:val="105"/>
        </w:rPr>
        <w:t>primes.</w:t>
      </w:r>
      <w:r>
        <w:rPr>
          <w:spacing w:val="-15"/>
          <w:w w:val="105"/>
        </w:rPr>
        <w:t xml:space="preserve"> </w:t>
      </w:r>
      <w:r>
        <w:rPr>
          <w:w w:val="105"/>
        </w:rPr>
        <w:t>À</w:t>
      </w:r>
      <w:r>
        <w:rPr>
          <w:spacing w:val="-16"/>
          <w:w w:val="105"/>
        </w:rPr>
        <w:t xml:space="preserve"> </w:t>
      </w:r>
      <w:r>
        <w:rPr>
          <w:w w:val="105"/>
        </w:rPr>
        <w:t>peine</w:t>
      </w:r>
      <w:r>
        <w:rPr>
          <w:spacing w:val="-15"/>
          <w:w w:val="105"/>
        </w:rPr>
        <w:t xml:space="preserve"> </w:t>
      </w:r>
      <w:r>
        <w:rPr>
          <w:w w:val="105"/>
        </w:rPr>
        <w:t>dix</w:t>
      </w:r>
      <w:r>
        <w:rPr>
          <w:spacing w:val="-16"/>
          <w:w w:val="105"/>
        </w:rPr>
        <w:t xml:space="preserve"> </w:t>
      </w:r>
      <w:r>
        <w:rPr>
          <w:w w:val="105"/>
        </w:rPr>
        <w:t>ans</w:t>
      </w:r>
      <w:r>
        <w:rPr>
          <w:spacing w:val="-15"/>
          <w:w w:val="105"/>
        </w:rPr>
        <w:t xml:space="preserve"> </w:t>
      </w:r>
      <w:r>
        <w:rPr>
          <w:w w:val="105"/>
        </w:rPr>
        <w:t>après la</w:t>
      </w:r>
      <w:r>
        <w:rPr>
          <w:spacing w:val="-10"/>
          <w:w w:val="105"/>
        </w:rPr>
        <w:t xml:space="preserve"> </w:t>
      </w:r>
      <w:r>
        <w:rPr>
          <w:w w:val="105"/>
        </w:rPr>
        <w:t>mise</w:t>
      </w:r>
      <w:r>
        <w:rPr>
          <w:spacing w:val="-10"/>
          <w:w w:val="105"/>
        </w:rPr>
        <w:t xml:space="preserve"> </w:t>
      </w:r>
      <w:r>
        <w:rPr>
          <w:w w:val="105"/>
        </w:rPr>
        <w:t>en</w:t>
      </w:r>
      <w:r>
        <w:rPr>
          <w:spacing w:val="-10"/>
          <w:w w:val="105"/>
        </w:rPr>
        <w:t xml:space="preserve"> </w:t>
      </w:r>
      <w:r w:rsidR="00394C49">
        <w:rPr>
          <w:w w:val="105"/>
        </w:rPr>
        <w:t>œuvre</w:t>
      </w:r>
      <w:r>
        <w:rPr>
          <w:spacing w:val="-10"/>
          <w:w w:val="105"/>
        </w:rPr>
        <w:t xml:space="preserve"> </w:t>
      </w:r>
      <w:r>
        <w:rPr>
          <w:w w:val="105"/>
        </w:rPr>
        <w:t>de</w:t>
      </w:r>
      <w:r>
        <w:rPr>
          <w:spacing w:val="-10"/>
          <w:w w:val="105"/>
        </w:rPr>
        <w:t xml:space="preserve"> </w:t>
      </w:r>
      <w:r>
        <w:rPr>
          <w:w w:val="105"/>
        </w:rPr>
        <w:t>la</w:t>
      </w:r>
      <w:r>
        <w:rPr>
          <w:spacing w:val="-10"/>
          <w:w w:val="105"/>
        </w:rPr>
        <w:t xml:space="preserve"> </w:t>
      </w:r>
      <w:r w:rsidR="0019130F">
        <w:rPr>
          <w:w w:val="105"/>
        </w:rPr>
        <w:t>LAMal</w:t>
      </w:r>
      <w:r>
        <w:rPr>
          <w:w w:val="105"/>
        </w:rPr>
        <w:t>,</w:t>
      </w:r>
      <w:r>
        <w:rPr>
          <w:spacing w:val="-10"/>
          <w:w w:val="105"/>
        </w:rPr>
        <w:t xml:space="preserve"> </w:t>
      </w:r>
      <w:hyperlink w:anchor="_bookmark39" w:history="1">
        <w:proofErr w:type="spellStart"/>
        <w:r w:rsidR="008725D2" w:rsidRPr="00B325B8">
          <w:rPr>
            <w:w w:val="105"/>
          </w:rPr>
          <w:t>Bolgiani</w:t>
        </w:r>
        <w:proofErr w:type="spellEnd"/>
        <w:r w:rsidR="008725D2" w:rsidRPr="00B325B8">
          <w:rPr>
            <w:spacing w:val="-10"/>
            <w:w w:val="105"/>
          </w:rPr>
          <w:t xml:space="preserve"> </w:t>
        </w:r>
        <w:r w:rsidR="008725D2" w:rsidRPr="00B325B8">
          <w:rPr>
            <w:i/>
            <w:iCs/>
            <w:w w:val="105"/>
          </w:rPr>
          <w:t>et</w:t>
        </w:r>
        <w:r w:rsidR="008725D2" w:rsidRPr="00B325B8">
          <w:rPr>
            <w:i/>
            <w:iCs/>
            <w:spacing w:val="-10"/>
            <w:w w:val="105"/>
          </w:rPr>
          <w:t xml:space="preserve"> </w:t>
        </w:r>
        <w:r w:rsidR="008725D2" w:rsidRPr="00B325B8">
          <w:rPr>
            <w:i/>
            <w:iCs/>
            <w:w w:val="105"/>
          </w:rPr>
          <w:t>al</w:t>
        </w:r>
        <w:r w:rsidR="008725D2" w:rsidRPr="00B325B8">
          <w:rPr>
            <w:w w:val="105"/>
          </w:rPr>
          <w:t>.</w:t>
        </w:r>
        <w:r w:rsidR="008725D2" w:rsidRPr="00B325B8">
          <w:rPr>
            <w:spacing w:val="-10"/>
            <w:w w:val="105"/>
          </w:rPr>
          <w:t xml:space="preserve"> </w:t>
        </w:r>
        <w:r w:rsidR="008725D2" w:rsidRPr="00B325B8">
          <w:rPr>
            <w:w w:val="105"/>
          </w:rPr>
          <w:t>(2006)</w:t>
        </w:r>
      </w:hyperlink>
      <w:r>
        <w:rPr>
          <w:color w:val="0074D9"/>
          <w:spacing w:val="-10"/>
          <w:w w:val="105"/>
        </w:rPr>
        <w:t xml:space="preserve"> </w:t>
      </w:r>
      <w:r>
        <w:rPr>
          <w:w w:val="105"/>
        </w:rPr>
        <w:t>alertaient</w:t>
      </w:r>
      <w:r>
        <w:rPr>
          <w:spacing w:val="-10"/>
          <w:w w:val="105"/>
        </w:rPr>
        <w:t xml:space="preserve"> </w:t>
      </w:r>
      <w:r>
        <w:rPr>
          <w:w w:val="105"/>
        </w:rPr>
        <w:t>sur</w:t>
      </w:r>
      <w:r>
        <w:rPr>
          <w:spacing w:val="-10"/>
          <w:w w:val="105"/>
        </w:rPr>
        <w:t xml:space="preserve"> </w:t>
      </w:r>
      <w:r>
        <w:rPr>
          <w:w w:val="105"/>
        </w:rPr>
        <w:t>l’échec</w:t>
      </w:r>
      <w:r>
        <w:rPr>
          <w:spacing w:val="-10"/>
          <w:w w:val="105"/>
        </w:rPr>
        <w:t xml:space="preserve"> </w:t>
      </w:r>
      <w:r>
        <w:rPr>
          <w:w w:val="105"/>
        </w:rPr>
        <w:t>de</w:t>
      </w:r>
      <w:r>
        <w:rPr>
          <w:spacing w:val="-10"/>
          <w:w w:val="105"/>
        </w:rPr>
        <w:t xml:space="preserve"> </w:t>
      </w:r>
      <w:r>
        <w:rPr>
          <w:w w:val="105"/>
        </w:rPr>
        <w:t>cette</w:t>
      </w:r>
      <w:r>
        <w:rPr>
          <w:spacing w:val="-10"/>
          <w:w w:val="105"/>
        </w:rPr>
        <w:t xml:space="preserve"> </w:t>
      </w:r>
      <w:r>
        <w:rPr>
          <w:w w:val="105"/>
        </w:rPr>
        <w:t xml:space="preserve">réforme, </w:t>
      </w:r>
      <w:r>
        <w:t>axée</w:t>
      </w:r>
      <w:r>
        <w:rPr>
          <w:spacing w:val="-1"/>
        </w:rPr>
        <w:t xml:space="preserve"> </w:t>
      </w:r>
      <w:r>
        <w:t>sur le principe néolibéral de «</w:t>
      </w:r>
      <w:r>
        <w:rPr>
          <w:spacing w:val="-15"/>
        </w:rPr>
        <w:t xml:space="preserve"> </w:t>
      </w:r>
      <w:proofErr w:type="spellStart"/>
      <w:r>
        <w:t>managed</w:t>
      </w:r>
      <w:proofErr w:type="spellEnd"/>
      <w:r>
        <w:t xml:space="preserve"> </w:t>
      </w:r>
      <w:proofErr w:type="spellStart"/>
      <w:r>
        <w:t>competition</w:t>
      </w:r>
      <w:proofErr w:type="spellEnd"/>
      <w:r>
        <w:rPr>
          <w:spacing w:val="-15"/>
        </w:rPr>
        <w:t xml:space="preserve"> </w:t>
      </w:r>
      <w:r>
        <w:t>», à endiguer cette augmentation des coûts qui se répercute de façon très inégalitaire sur les ménages étant donné que les primes ne sont</w:t>
      </w:r>
      <w:r>
        <w:rPr>
          <w:spacing w:val="-5"/>
        </w:rPr>
        <w:t xml:space="preserve"> </w:t>
      </w:r>
      <w:r>
        <w:t>pas</w:t>
      </w:r>
      <w:r>
        <w:rPr>
          <w:spacing w:val="-5"/>
        </w:rPr>
        <w:t xml:space="preserve"> </w:t>
      </w:r>
      <w:r>
        <w:t>proportionnelles</w:t>
      </w:r>
      <w:r>
        <w:rPr>
          <w:spacing w:val="-5"/>
        </w:rPr>
        <w:t xml:space="preserve"> </w:t>
      </w:r>
      <w:r>
        <w:t>au</w:t>
      </w:r>
      <w:r>
        <w:rPr>
          <w:spacing w:val="-5"/>
        </w:rPr>
        <w:t xml:space="preserve"> </w:t>
      </w:r>
      <w:r>
        <w:t>revenu.</w:t>
      </w:r>
      <w:r>
        <w:rPr>
          <w:spacing w:val="-5"/>
        </w:rPr>
        <w:t xml:space="preserve"> </w:t>
      </w:r>
      <w:r>
        <w:t>La</w:t>
      </w:r>
      <w:r>
        <w:rPr>
          <w:spacing w:val="-5"/>
        </w:rPr>
        <w:t xml:space="preserve"> </w:t>
      </w:r>
      <w:r>
        <w:t>réforme</w:t>
      </w:r>
      <w:r>
        <w:rPr>
          <w:spacing w:val="-5"/>
        </w:rPr>
        <w:t xml:space="preserve"> </w:t>
      </w:r>
      <w:r>
        <w:t>de</w:t>
      </w:r>
      <w:r>
        <w:rPr>
          <w:spacing w:val="-5"/>
        </w:rPr>
        <w:t xml:space="preserve"> </w:t>
      </w:r>
      <w:r>
        <w:t>la</w:t>
      </w:r>
      <w:r>
        <w:rPr>
          <w:spacing w:val="-5"/>
        </w:rPr>
        <w:t xml:space="preserve"> </w:t>
      </w:r>
      <w:r>
        <w:t>LAMal</w:t>
      </w:r>
      <w:r>
        <w:rPr>
          <w:spacing w:val="-5"/>
        </w:rPr>
        <w:t xml:space="preserve"> </w:t>
      </w:r>
      <w:r>
        <w:t>et</w:t>
      </w:r>
      <w:r>
        <w:rPr>
          <w:spacing w:val="-5"/>
        </w:rPr>
        <w:t xml:space="preserve"> </w:t>
      </w:r>
      <w:r>
        <w:t>la</w:t>
      </w:r>
      <w:r>
        <w:rPr>
          <w:spacing w:val="-5"/>
        </w:rPr>
        <w:t xml:space="preserve"> </w:t>
      </w:r>
      <w:r>
        <w:t>réduction</w:t>
      </w:r>
      <w:r>
        <w:rPr>
          <w:spacing w:val="-5"/>
        </w:rPr>
        <w:t xml:space="preserve"> </w:t>
      </w:r>
      <w:r>
        <w:t>des</w:t>
      </w:r>
      <w:r>
        <w:rPr>
          <w:spacing w:val="-5"/>
        </w:rPr>
        <w:t xml:space="preserve"> </w:t>
      </w:r>
      <w:r>
        <w:t>coûts</w:t>
      </w:r>
      <w:r>
        <w:rPr>
          <w:spacing w:val="-5"/>
        </w:rPr>
        <w:t xml:space="preserve"> </w:t>
      </w:r>
      <w:r>
        <w:t>dev</w:t>
      </w:r>
      <w:r w:rsidR="008079AE">
        <w:t>r</w:t>
      </w:r>
      <w:r>
        <w:t xml:space="preserve">aient </w:t>
      </w:r>
      <w:r>
        <w:rPr>
          <w:w w:val="105"/>
        </w:rPr>
        <w:t>donc</w:t>
      </w:r>
      <w:r>
        <w:rPr>
          <w:spacing w:val="-10"/>
          <w:w w:val="105"/>
        </w:rPr>
        <w:t xml:space="preserve"> </w:t>
      </w:r>
      <w:r>
        <w:rPr>
          <w:w w:val="105"/>
        </w:rPr>
        <w:t>devenir</w:t>
      </w:r>
      <w:r>
        <w:rPr>
          <w:spacing w:val="-10"/>
          <w:w w:val="105"/>
        </w:rPr>
        <w:t xml:space="preserve"> </w:t>
      </w:r>
      <w:r>
        <w:rPr>
          <w:w w:val="105"/>
        </w:rPr>
        <w:t>la</w:t>
      </w:r>
      <w:r>
        <w:rPr>
          <w:spacing w:val="-11"/>
          <w:w w:val="105"/>
        </w:rPr>
        <w:t xml:space="preserve"> </w:t>
      </w:r>
      <w:r>
        <w:rPr>
          <w:w w:val="105"/>
        </w:rPr>
        <w:t>priorité</w:t>
      </w:r>
      <w:r>
        <w:rPr>
          <w:spacing w:val="-10"/>
          <w:w w:val="105"/>
        </w:rPr>
        <w:t xml:space="preserve"> </w:t>
      </w:r>
      <w:r>
        <w:rPr>
          <w:w w:val="105"/>
        </w:rPr>
        <w:t>de</w:t>
      </w:r>
      <w:r>
        <w:rPr>
          <w:spacing w:val="-10"/>
          <w:w w:val="105"/>
        </w:rPr>
        <w:t xml:space="preserve"> </w:t>
      </w:r>
      <w:r>
        <w:rPr>
          <w:w w:val="105"/>
        </w:rPr>
        <w:t>l’agenda</w:t>
      </w:r>
      <w:r>
        <w:rPr>
          <w:spacing w:val="-11"/>
          <w:w w:val="105"/>
        </w:rPr>
        <w:t xml:space="preserve"> </w:t>
      </w:r>
      <w:r>
        <w:rPr>
          <w:w w:val="105"/>
        </w:rPr>
        <w:t>politique</w:t>
      </w:r>
      <w:r>
        <w:rPr>
          <w:spacing w:val="-10"/>
          <w:w w:val="105"/>
        </w:rPr>
        <w:t xml:space="preserve"> </w:t>
      </w:r>
      <w:r>
        <w:rPr>
          <w:w w:val="105"/>
        </w:rPr>
        <w:t>dans</w:t>
      </w:r>
      <w:r>
        <w:rPr>
          <w:spacing w:val="-10"/>
          <w:w w:val="105"/>
        </w:rPr>
        <w:t xml:space="preserve"> </w:t>
      </w:r>
      <w:r>
        <w:rPr>
          <w:w w:val="105"/>
        </w:rPr>
        <w:t>les</w:t>
      </w:r>
      <w:r>
        <w:rPr>
          <w:spacing w:val="-11"/>
          <w:w w:val="105"/>
        </w:rPr>
        <w:t xml:space="preserve"> </w:t>
      </w:r>
      <w:r>
        <w:rPr>
          <w:w w:val="105"/>
        </w:rPr>
        <w:t>années</w:t>
      </w:r>
      <w:r>
        <w:rPr>
          <w:spacing w:val="-10"/>
          <w:w w:val="105"/>
        </w:rPr>
        <w:t xml:space="preserve"> </w:t>
      </w:r>
      <w:r>
        <w:rPr>
          <w:w w:val="105"/>
        </w:rPr>
        <w:t>à</w:t>
      </w:r>
      <w:r>
        <w:rPr>
          <w:spacing w:val="-10"/>
          <w:w w:val="105"/>
        </w:rPr>
        <w:t xml:space="preserve"> </w:t>
      </w:r>
      <w:r>
        <w:rPr>
          <w:w w:val="105"/>
        </w:rPr>
        <w:t>venir</w:t>
      </w:r>
      <w:r>
        <w:rPr>
          <w:spacing w:val="-11"/>
          <w:w w:val="105"/>
        </w:rPr>
        <w:t xml:space="preserve"> </w:t>
      </w:r>
      <w:r>
        <w:rPr>
          <w:w w:val="105"/>
        </w:rPr>
        <w:t>si</w:t>
      </w:r>
      <w:r>
        <w:rPr>
          <w:spacing w:val="-10"/>
          <w:w w:val="105"/>
        </w:rPr>
        <w:t xml:space="preserve"> </w:t>
      </w:r>
      <w:r>
        <w:rPr>
          <w:w w:val="105"/>
        </w:rPr>
        <w:t>l’on</w:t>
      </w:r>
      <w:r>
        <w:rPr>
          <w:spacing w:val="-10"/>
          <w:w w:val="105"/>
        </w:rPr>
        <w:t xml:space="preserve"> </w:t>
      </w:r>
      <w:r>
        <w:rPr>
          <w:w w:val="105"/>
        </w:rPr>
        <w:t>voulait</w:t>
      </w:r>
      <w:r>
        <w:rPr>
          <w:spacing w:val="-11"/>
          <w:w w:val="105"/>
        </w:rPr>
        <w:t xml:space="preserve"> </w:t>
      </w:r>
      <w:r>
        <w:rPr>
          <w:w w:val="105"/>
        </w:rPr>
        <w:t>garantir l’existence</w:t>
      </w:r>
      <w:r>
        <w:rPr>
          <w:spacing w:val="-16"/>
          <w:w w:val="105"/>
        </w:rPr>
        <w:t xml:space="preserve"> </w:t>
      </w:r>
      <w:r>
        <w:rPr>
          <w:w w:val="105"/>
        </w:rPr>
        <w:t>de</w:t>
      </w:r>
      <w:r>
        <w:rPr>
          <w:spacing w:val="-16"/>
          <w:w w:val="105"/>
        </w:rPr>
        <w:t xml:space="preserve"> </w:t>
      </w:r>
      <w:r>
        <w:rPr>
          <w:w w:val="105"/>
        </w:rPr>
        <w:t>l’assurance-maladie</w:t>
      </w:r>
      <w:r>
        <w:rPr>
          <w:spacing w:val="-16"/>
          <w:w w:val="105"/>
        </w:rPr>
        <w:t xml:space="preserve"> </w:t>
      </w:r>
      <w:r>
        <w:rPr>
          <w:w w:val="105"/>
        </w:rPr>
        <w:t>obligatoire</w:t>
      </w:r>
      <w:r>
        <w:rPr>
          <w:spacing w:val="-15"/>
          <w:w w:val="105"/>
        </w:rPr>
        <w:t xml:space="preserve"> </w:t>
      </w:r>
      <w:r>
        <w:rPr>
          <w:w w:val="105"/>
        </w:rPr>
        <w:t>en</w:t>
      </w:r>
      <w:r>
        <w:rPr>
          <w:spacing w:val="-16"/>
          <w:w w:val="105"/>
        </w:rPr>
        <w:t xml:space="preserve"> </w:t>
      </w:r>
      <w:r>
        <w:rPr>
          <w:w w:val="105"/>
        </w:rPr>
        <w:t>Suisse.</w:t>
      </w:r>
    </w:p>
    <w:p w14:paraId="4AF594D1" w14:textId="4C3B6310" w:rsidR="008725D2" w:rsidRDefault="00000000" w:rsidP="00F979B2">
      <w:pPr>
        <w:pStyle w:val="Corpsdetexte"/>
        <w:spacing w:line="283" w:lineRule="auto"/>
        <w:ind w:left="0" w:right="95"/>
      </w:pPr>
      <w:r>
        <w:t xml:space="preserve">Trente ans après l’introduction de la LAMal, la réforme du système de santé est effectivement devenue une priorité pour les acteurs politiques, si bien que la population suisse a voté sur 16 objets concernant soit le système de santé ou l’assurance-maladie depuis l’acceptation de la Lamal en votation en 1994, sur un total de trente objets au total depuis la création de l’État fédéral en 1848 (voir tableau 1 de l’annexe). Mais l’économie politique du système de santé suisse est marquée par un profond paradoxe. Les nombreux problèmes soulignés par </w:t>
      </w:r>
      <w:hyperlink w:anchor="_bookmark39" w:history="1">
        <w:proofErr w:type="spellStart"/>
        <w:r w:rsidR="008725D2" w:rsidRPr="00B325B8">
          <w:t>Bolgiani</w:t>
        </w:r>
        <w:proofErr w:type="spellEnd"/>
        <w:r w:rsidR="008725D2" w:rsidRPr="00B325B8">
          <w:t xml:space="preserve"> </w:t>
        </w:r>
        <w:r w:rsidR="008725D2" w:rsidRPr="00B325B8">
          <w:rPr>
            <w:i/>
            <w:iCs/>
          </w:rPr>
          <w:t>et al.</w:t>
        </w:r>
        <w:r w:rsidR="008725D2" w:rsidRPr="00B325B8">
          <w:t xml:space="preserve"> (2006)</w:t>
        </w:r>
      </w:hyperlink>
      <w:r>
        <w:rPr>
          <w:color w:val="0074D9"/>
        </w:rPr>
        <w:t xml:space="preserve"> </w:t>
      </w:r>
      <w:r>
        <w:t xml:space="preserve">se sont </w:t>
      </w:r>
      <w:r w:rsidR="0071627E">
        <w:t>aggravés :</w:t>
      </w:r>
      <w:r>
        <w:t xml:space="preserve"> les coûts de la santé et les primes d’assurance-maladie ont continué d’augmenter et de peser de manière </w:t>
      </w:r>
      <w:r w:rsidR="00394C49">
        <w:t>préoccupante</w:t>
      </w:r>
      <w:r>
        <w:t xml:space="preserve"> sur le budget des ménages. Mais cette aggravation de la situation n’a pas donné lieu à un soutien politique significatif permettant</w:t>
      </w:r>
      <w:r>
        <w:rPr>
          <w:spacing w:val="33"/>
        </w:rPr>
        <w:t xml:space="preserve"> </w:t>
      </w:r>
      <w:r>
        <w:t>une</w:t>
      </w:r>
      <w:r>
        <w:rPr>
          <w:spacing w:val="33"/>
        </w:rPr>
        <w:t xml:space="preserve"> </w:t>
      </w:r>
      <w:r>
        <w:t>réforme</w:t>
      </w:r>
      <w:r>
        <w:rPr>
          <w:spacing w:val="33"/>
        </w:rPr>
        <w:t xml:space="preserve"> </w:t>
      </w:r>
      <w:r>
        <w:t>de</w:t>
      </w:r>
      <w:r>
        <w:rPr>
          <w:spacing w:val="33"/>
        </w:rPr>
        <w:t xml:space="preserve"> </w:t>
      </w:r>
      <w:r>
        <w:t>la</w:t>
      </w:r>
      <w:r>
        <w:rPr>
          <w:spacing w:val="33"/>
        </w:rPr>
        <w:t xml:space="preserve"> </w:t>
      </w:r>
      <w:r>
        <w:t>LAMal</w:t>
      </w:r>
      <w:r>
        <w:rPr>
          <w:spacing w:val="33"/>
        </w:rPr>
        <w:t xml:space="preserve"> </w:t>
      </w:r>
      <w:r>
        <w:t>en</w:t>
      </w:r>
      <w:r>
        <w:rPr>
          <w:spacing w:val="33"/>
        </w:rPr>
        <w:t xml:space="preserve"> </w:t>
      </w:r>
      <w:r>
        <w:t>faveur</w:t>
      </w:r>
      <w:r>
        <w:rPr>
          <w:spacing w:val="33"/>
        </w:rPr>
        <w:t xml:space="preserve"> </w:t>
      </w:r>
      <w:r>
        <w:t>d’une</w:t>
      </w:r>
      <w:r>
        <w:rPr>
          <w:spacing w:val="33"/>
        </w:rPr>
        <w:t xml:space="preserve"> </w:t>
      </w:r>
      <w:r>
        <w:t>réduction</w:t>
      </w:r>
      <w:r>
        <w:rPr>
          <w:spacing w:val="33"/>
        </w:rPr>
        <w:t xml:space="preserve"> </w:t>
      </w:r>
      <w:r>
        <w:t>des</w:t>
      </w:r>
      <w:r>
        <w:rPr>
          <w:spacing w:val="33"/>
        </w:rPr>
        <w:t xml:space="preserve"> </w:t>
      </w:r>
      <w:r>
        <w:t>coûts</w:t>
      </w:r>
      <w:r>
        <w:rPr>
          <w:spacing w:val="33"/>
        </w:rPr>
        <w:t xml:space="preserve"> </w:t>
      </w:r>
      <w:r>
        <w:t>pour</w:t>
      </w:r>
      <w:r>
        <w:rPr>
          <w:spacing w:val="33"/>
        </w:rPr>
        <w:t xml:space="preserve"> </w:t>
      </w:r>
      <w:r>
        <w:t>la</w:t>
      </w:r>
      <w:r>
        <w:rPr>
          <w:spacing w:val="33"/>
        </w:rPr>
        <w:t xml:space="preserve"> </w:t>
      </w:r>
      <w:r>
        <w:t xml:space="preserve">majorité des ménages. Au </w:t>
      </w:r>
      <w:r>
        <w:lastRenderedPageBreak/>
        <w:t>contraire, la population suisse a refusé lors des votations de 2024 deux initiatives visant à alléger le coût des primes pour les ménages. La première proposait de fixer le montant maximal des primes à 10% du revenu des ménages («</w:t>
      </w:r>
      <w:r>
        <w:rPr>
          <w:spacing w:val="-15"/>
        </w:rPr>
        <w:t xml:space="preserve"> </w:t>
      </w:r>
      <w:r>
        <w:t>initiative d’allègement des primes</w:t>
      </w:r>
      <w:r>
        <w:rPr>
          <w:spacing w:val="-15"/>
        </w:rPr>
        <w:t xml:space="preserve"> </w:t>
      </w:r>
      <w:r>
        <w:t>»)</w:t>
      </w:r>
      <w:r>
        <w:rPr>
          <w:spacing w:val="-1"/>
        </w:rPr>
        <w:t xml:space="preserve"> </w:t>
      </w:r>
      <w:r>
        <w:t>tandis que la deuxième proposait, plus modestement, que l’augmentation des primes ne dépasse pas un certain seuil qui aurait été déterminé par l’évolution des salaires et de la croissance économique.</w:t>
      </w:r>
    </w:p>
    <w:p w14:paraId="4A5AF9E1" w14:textId="6128D841" w:rsidR="008725D2" w:rsidRDefault="00000000" w:rsidP="00F979B2">
      <w:pPr>
        <w:pStyle w:val="Corpsdetexte"/>
        <w:spacing w:before="196" w:line="283" w:lineRule="auto"/>
        <w:ind w:left="0" w:right="98"/>
      </w:pPr>
      <w:r>
        <w:t>Comment expliquer cette trajectoire paradoxale du changement institutionnel de l’assurance-maladie en Suisse</w:t>
      </w:r>
      <w:r w:rsidR="00C61A0B">
        <w:t xml:space="preserve"> </w:t>
      </w:r>
      <w:r>
        <w:t>? Différents types de facteurs sont mobilisés pour expliquer les freins aux réformes. Une certaine emphase est mise sur les caractéristiques institutionnelles</w:t>
      </w:r>
      <w:r>
        <w:rPr>
          <w:spacing w:val="80"/>
          <w:w w:val="150"/>
        </w:rPr>
        <w:t xml:space="preserve"> </w:t>
      </w:r>
      <w:r>
        <w:t>du pays, notamment la démocratie semi-directe et le droit de référendum qui, pour</w:t>
      </w:r>
      <w:r w:rsidR="00B325B8">
        <w:t xml:space="preserve"> </w:t>
      </w:r>
      <w:r w:rsidR="00B325B8">
        <w:fldChar w:fldCharType="begin"/>
      </w:r>
      <w:r w:rsidR="00E568D0">
        <w:instrText xml:space="preserve"> ADDIN ZOTERO_ITEM CSL_CITATION {"citationID":"GE9xWdFL","properties":{"formattedCitation":"(Immergut 1992)","plainCitation":"(Immergut 1992)","dontUpdate":true,"noteIndex":0},"citationItems":[{"id":5911,"uris":["http://zotero.org/groups/6347865/items/6ESDC3WA"],"itemData":{"id":5911,"type":"chapter","citation-key":"immergutRulesGameLogic1992","container-title":"Structuring Politics","DOI":"10.1017/CBO9780511528125.004","edition":"1","ISBN":"978-0-521-41780-8","language":"en","page":"57-89","publisher":"Cambridge University Press","source":"DOI.org (Crossref)","title":"The rules of the game: The logic of health policy-making in France, Switzerland, and Sweden","title-short":"The rules of the game","URL":"https://www.cambridge.org/core/product/identifier/CBO9780511528125A011/type/book_part","editor":[{"family":"Steinmo","given":"Sven"},{"family":"Thelen","given":"Kathleen"},{"family":"Longstreth","given":"Frank"}],"author":[{"family":"Immergut","given":"Ellen M."}],"accessed":{"date-parts":[["2026",1,27]]},"issued":{"date-parts":[["1992",9,25]]}}}],"schema":"https://github.com/citation-style-language/schema/raw/master/csl-citation.json"} </w:instrText>
      </w:r>
      <w:r w:rsidR="00B325B8">
        <w:fldChar w:fldCharType="separate"/>
      </w:r>
      <w:r w:rsidR="00B325B8" w:rsidRPr="00B325B8">
        <w:t xml:space="preserve">Immergut </w:t>
      </w:r>
      <w:r w:rsidR="00B325B8">
        <w:t>(</w:t>
      </w:r>
      <w:r w:rsidR="00B325B8" w:rsidRPr="00B325B8">
        <w:t>1992)</w:t>
      </w:r>
      <w:r w:rsidR="00B325B8">
        <w:fldChar w:fldCharType="end"/>
      </w:r>
      <w:r>
        <w:t>, offrent une possibilité aux groupes d’intérêts, ici notamment liés au domaine médical, d’influencer les processus politiques à leur avantage.</w:t>
      </w:r>
      <w:r w:rsidR="0001402C">
        <w:t xml:space="preserve"> </w:t>
      </w:r>
      <w:r w:rsidR="0001402C">
        <w:fldChar w:fldCharType="begin"/>
      </w:r>
      <w:r w:rsidR="00E568D0">
        <w:instrText xml:space="preserve"> ADDIN ZOTERO_ITEM CSL_CITATION {"citationID":"GrTXsCdt","properties":{"formattedCitation":"(Braun et Uhlmann 2009)","plainCitation":"(Braun et Uhlmann 2009)","dontUpdate":true,"noteIndex":0},"citationItems":[{"id":5656,"uris":["http://zotero.org/groups/6347865/items/J4Z9JTNS"],"itemData":{"id":5656,"type":"article-journal","abstract":"The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instrText>
      </w:r>
      <w:r w:rsidR="0001402C">
        <w:fldChar w:fldCharType="separate"/>
      </w:r>
      <w:r w:rsidR="0001402C" w:rsidRPr="0001402C">
        <w:t xml:space="preserve">Braun </w:t>
      </w:r>
      <w:r w:rsidR="0001402C">
        <w:t>&amp;</w:t>
      </w:r>
      <w:r w:rsidR="0001402C" w:rsidRPr="0001402C">
        <w:t xml:space="preserve"> Uhlmann </w:t>
      </w:r>
      <w:r w:rsidR="0001402C">
        <w:t>(</w:t>
      </w:r>
      <w:r w:rsidR="0001402C" w:rsidRPr="0001402C">
        <w:t>2009)</w:t>
      </w:r>
      <w:r w:rsidR="0001402C">
        <w:fldChar w:fldCharType="end"/>
      </w:r>
      <w:r>
        <w:t xml:space="preserve"> mettent en avant les coalitions politiques organisées autour de préférences qui n’auraient pas changé suffisammen</w:t>
      </w:r>
      <w:r w:rsidR="00394C49">
        <w:t>t</w:t>
      </w:r>
      <w:r>
        <w:t xml:space="preserve"> pour provoquer de reconfiguration.</w:t>
      </w:r>
      <w:r w:rsidR="00612D60">
        <w:t xml:space="preserve"> </w:t>
      </w:r>
      <w:r w:rsidR="00612D60">
        <w:fldChar w:fldCharType="begin"/>
      </w:r>
      <w:r w:rsidR="00E568D0">
        <w:instrText xml:space="preserve"> ADDIN ZOTERO_ITEM CSL_CITATION {"citationID":"Jw7qljsG","properties":{"formattedCitation":"(De Pietro et Crivelli 2015)","plainCitation":"(De Pietro et Crivelli 2015)","dontUpdate":true,"noteIndex":0},"citationItems":[{"id":5676,"uris":["http://zotero.org/groups/6347865/items/WHAJS9EX"],"itemData":{"id":5676,"type":"article-journal","abstract":"The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system.","citation-key":"depietroSwissPopularInitiative2015","container-title":"Health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instrText>
      </w:r>
      <w:r w:rsidR="00612D60">
        <w:fldChar w:fldCharType="separate"/>
      </w:r>
      <w:r w:rsidR="00CA5CAE" w:rsidRPr="00CA5CAE">
        <w:t xml:space="preserve">De Pietro </w:t>
      </w:r>
      <w:r w:rsidR="00CA5CAE">
        <w:t>&amp;</w:t>
      </w:r>
      <w:r w:rsidR="00CA5CAE" w:rsidRPr="00CA5CAE">
        <w:t xml:space="preserve"> Crivelli </w:t>
      </w:r>
      <w:r w:rsidR="00CA5CAE">
        <w:t>(</w:t>
      </w:r>
      <w:r w:rsidR="00CA5CAE" w:rsidRPr="00CA5CAE">
        <w:t>2015)</w:t>
      </w:r>
      <w:r w:rsidR="00612D60">
        <w:fldChar w:fldCharType="end"/>
      </w:r>
      <w:r>
        <w:t xml:space="preserve"> mentionnent l’importance</w:t>
      </w:r>
      <w:r>
        <w:rPr>
          <w:spacing w:val="-8"/>
        </w:rPr>
        <w:t xml:space="preserve"> </w:t>
      </w:r>
      <w:r>
        <w:t>des</w:t>
      </w:r>
      <w:r>
        <w:rPr>
          <w:spacing w:val="-8"/>
        </w:rPr>
        <w:t xml:space="preserve"> </w:t>
      </w:r>
      <w:r>
        <w:t>campagnes</w:t>
      </w:r>
      <w:r>
        <w:rPr>
          <w:spacing w:val="-8"/>
        </w:rPr>
        <w:t xml:space="preserve"> </w:t>
      </w:r>
      <w:r w:rsidR="00394C49">
        <w:t>électorales</w:t>
      </w:r>
      <w:r>
        <w:rPr>
          <w:spacing w:val="-8"/>
        </w:rPr>
        <w:t xml:space="preserve"> </w:t>
      </w:r>
      <w:r>
        <w:t>dans</w:t>
      </w:r>
      <w:r>
        <w:rPr>
          <w:spacing w:val="-8"/>
        </w:rPr>
        <w:t xml:space="preserve"> </w:t>
      </w:r>
      <w:r>
        <w:t>l’influence</w:t>
      </w:r>
      <w:r>
        <w:rPr>
          <w:spacing w:val="-8"/>
        </w:rPr>
        <w:t xml:space="preserve"> </w:t>
      </w:r>
      <w:r>
        <w:t>de</w:t>
      </w:r>
      <w:r>
        <w:rPr>
          <w:spacing w:val="-8"/>
        </w:rPr>
        <w:t xml:space="preserve"> </w:t>
      </w:r>
      <w:r>
        <w:t>l’opinion</w:t>
      </w:r>
      <w:r>
        <w:rPr>
          <w:spacing w:val="-8"/>
        </w:rPr>
        <w:t xml:space="preserve"> </w:t>
      </w:r>
      <w:r>
        <w:t>publique</w:t>
      </w:r>
      <w:r>
        <w:rPr>
          <w:spacing w:val="-8"/>
        </w:rPr>
        <w:t xml:space="preserve"> </w:t>
      </w:r>
      <w:r>
        <w:t>tandis</w:t>
      </w:r>
      <w:r>
        <w:rPr>
          <w:spacing w:val="-8"/>
        </w:rPr>
        <w:t xml:space="preserve"> </w:t>
      </w:r>
      <w:r>
        <w:t>que</w:t>
      </w:r>
      <w:r w:rsidR="00CA5CAE">
        <w:t xml:space="preserve"> </w:t>
      </w:r>
      <w:r w:rsidR="00CA5CAE">
        <w:fldChar w:fldCharType="begin"/>
      </w:r>
      <w:r w:rsidR="00E568D0">
        <w:instrText xml:space="preserve"> ADDIN ZOTERO_ITEM CSL_CITATION {"citationID":"zco9uqqc","properties":{"formattedCitation":"(Philipp Trein 2025)","plainCitation":"(Philipp Trein 2025)","noteIndex":0},"citationItems":[{"id":5052,"uris":["http://zotero.org/groups/6347865/items/PUQ4C2UX"],"itemData":{"id":5052,"type":"article-journal","abstract":"This article examines the challenges of health insurance reform in Switzerland from a political science perspective. Despite increasing pressure due to rising insurance premiums, major reforms of the system remain difficult to implement. The analysis highlights three mechanisms that hinder these reforms: the institutionalization of the system, which stabilizes existing policies; the role of voters, whose choices are influenced by social and identity factors rather than objective analysis; and the conservative bias of politicians, who often underestimate public support for structural changes. This article thus underscores the inherent constraints of democracy in the field of health policy and the importance of institutional and behavioral dynamics in shaping reforms.","citation-key":"treinDemocracyHealthInsurance2025","container-title":"Revue Medicale Suisse","DOI":"10.53738/REVMED.2025.21.912.684","ISSN":"1660-9379","issue":"912","journalAbbreviation":"Rev Med Suisse","language":"fre","page":"684-687","PMID":"40176619","source":"PubMed","title":"Democracy and health insurance reform in Switzerland","volume":"21","author":[{"family":"Trein","given":"Philipp"}],"issued":{"date-parts":[["2025",4,2]]}}}],"schema":"https://github.com/citation-style-language/schema/raw/master/csl-citation.json"} </w:instrText>
      </w:r>
      <w:r w:rsidR="00CA5CAE">
        <w:fldChar w:fldCharType="separate"/>
      </w:r>
      <w:r w:rsidR="00B81CC6" w:rsidRPr="00B81CC6">
        <w:t>(Philipp Trein 2025)</w:t>
      </w:r>
      <w:r w:rsidR="00CA5CAE">
        <w:fldChar w:fldCharType="end"/>
      </w:r>
      <w:r>
        <w:rPr>
          <w:spacing w:val="-8"/>
        </w:rPr>
        <w:t xml:space="preserve"> </w:t>
      </w:r>
      <w:r>
        <w:t>ajoute à l’immobilisme politique le manque de confiance dans les experts et les profits du système d’assurance-maladie actuel.</w:t>
      </w:r>
    </w:p>
    <w:p w14:paraId="610F55CD" w14:textId="5F0E5225" w:rsidR="008725D2" w:rsidRDefault="00000000" w:rsidP="00F979B2">
      <w:pPr>
        <w:pStyle w:val="Corpsdetexte"/>
        <w:spacing w:line="283" w:lineRule="auto"/>
        <w:ind w:left="0" w:right="123"/>
      </w:pPr>
      <w:r>
        <w:t>Cet article propose de complémenter ces approches en mobilisant l’approche néoréaliste du changement institutionnel développée par Bruno Amable et Stefano Palombarini</w:t>
      </w:r>
      <w:r w:rsidR="00934A59">
        <w:t xml:space="preserve"> </w:t>
      </w:r>
      <w:r w:rsidR="00934A59">
        <w:fldChar w:fldCharType="begin"/>
      </w:r>
      <w:r w:rsidR="00E568D0">
        <w:instrText xml:space="preserve"> ADDIN ZOTERO_ITEM CSL_CITATION {"citationID":"LKNYv0B6","properties":{"formattedCitation":"(2005, 2008, 2023, 2024)","plainCitation":"(2005, 2008, 2023, 2024)","dontUpdate":true,"noteIndex":0},"citationItems":[{"id":607,"uris":["http://zotero.org/groups/5121315/items/DEXP2PLC"],"itemData":{"id":607,"type":"book","edition":"Raisons d'Agir","publisher-place":"Paris","title":"L’économie politique n’est pas une science morale","author":[{"family":"Amable","given":"Bruno"},{"family":"Palombarini","given":"Stefano"}],"issued":{"date-parts":[["2005"]]}},"suppress-author":true},{"id":873,"uris":["http://zotero.org/groups/5121315/items/HKTWCE9F"],"itemData":{"id":873,"type":"article-journal","abstract":"This article proposes a theoretical approach to the political economy of institutional change and comparative capitalism. It argues that the ﬁrm-based approach of the Varieties of Capitalism literature cannot satisfactorily integrate the political aspects of institutional change and must in one way or another rely on some type of economic functionalism. By linking explicitly political strategies and demands for institutional change, a neorealist approach can exploit the concepts of complementarity and hierarchy of institutions. Different types of institutional change may take place in situations of political equilibrium, political crisis or systemic crisis.","container-title":"Socio-Economic Review","DOI":"10.1093/ser/mwn018","ISSN":"1475-1461, 1475-147X","issue":"1","journalAbbreviation":"Socio-Economic Review","language":"en","page":"123-143","source":"DOI.org (Crossref)","title":"A neorealist approach to institutional change and the diversity of capitalism","volume":"7","author":[{"family":"Amable","given":"Bruno"},{"family":"Palombarini","given":"Stefano"}],"issued":{"date-parts":[["2008",10,8]]}},"suppress-author":true},{"id":5632,"uris":["http://zotero.org/groups/6347865/items/RRN9QLLQ"],"itemData":{"id":5632,"type":"article-journal","abstract":"This paper proposes a political economy of social conﬂict, institutional change and crises based on the diversity of perceived interests among social groups. The multidimensional conﬂict includes ideology, institutions, and politics. Social groups may be in a dominant or dominated position in one or the other dimension, and the nature of social conﬂict reﬂects the diﬀerences in positions of the various social groups in these dimensions. Political stability hinges on the existence of a dominant social bloc, i.e. a social alliance supporting the ruling political actors. The implementation of institutional change by political actors is driven by the search for support. Crisis situations correspond to the rupture of the dominant social bloc. Attempts to emerge from the crisis with the reconstitution of a dominant social bloc will have more or less chance of success depending on the possibility of ﬁnding a political strategy that can make the expectations of social groups with diﬀerent perceived interests compatible. Using examples from the French and Italian economic and political situations in recent decades, we show how the proposed analytical framework can inform the study of institutional change in situations of social crisis.","citation-key":"amableMultidimensionalSocialConflict2023","container-title":"New Political Economy","DOI":"10.1080/13563467.2023.2215701","ISSN":"1356-3467, 1469-9923","journalAbbreviation":"New Political Economy","language":"en","page":"1-16","source":"DOI.org (Crossref)","title":"Multidimensional social conflict and institutional change","author":[{"family":"Amable","given":"Bruno"},{"family":"Palombarini","given":"Stefano"}],"issued":{"date-parts":[["2023",5,26]]}},"suppress-author":true},{"id":3673,"uris":["http://zotero.org/groups/5721661/items/NUZGJ23T"],"itemData":{"id":3673,"type":"book","abstract":"Cet ouvrage présente les éléments d’économie politique qui ont servi de grille d’analyse à de nombreux travaux écrits ou co-écrits par les auteurs au cours des vingt dernières années sur le bloc bourgeois. S’il permet de dissiper certains malentendus et autres simplifications qui ont pu circuler à propos de ces travaux, il présente surtout en détail les principaux éléments théoriques de leur cadre d’analyse : les relations entre l’économie et le politique, la constitution des blocs sociaux, les différentes composantes de la domination, la façon dont les institutions régulent temporairement et imparfaitement le conflit social. L’ouvrage propose aussi une définition de différents types de crise qui peuvent caractériser une dynamique sociale : crise politique, crise de l’architecture institutionnelle, crise d’hégémonie. Une postface applique cette grille d’analyse aux quinquennats Macron et au projet de transformation néolibérale du modèle socio-économique français.","edition":"1er édition","ISBN":"979-10-97084-41-7","language":"Français","number-of-pages":"224","publisher":"Liber/Raisons d'agir","publisher-place":"Paris","source":"Amazon","title":"Blocs sociaux et domination: Pour une économie politique néoréaliste","title-short":"Blocs sociaux et domination","author":[{"family":"Amable","given":"Bruno"},{"family":"Palombarini","given":"Stefano"}],"issued":{"date-parts":[["2024",11,5]]}},"suppress-author":true}],"schema":"https://github.com/citation-style-language/schema/raw/master/csl-citation.json"} </w:instrText>
      </w:r>
      <w:r w:rsidR="00934A59">
        <w:fldChar w:fldCharType="separate"/>
      </w:r>
      <w:r w:rsidR="00934A59" w:rsidRPr="00934A59">
        <w:t>(2005</w:t>
      </w:r>
      <w:r w:rsidR="00934A59">
        <w:t>;</w:t>
      </w:r>
      <w:r w:rsidR="00934A59" w:rsidRPr="00934A59">
        <w:t xml:space="preserve"> 2008</w:t>
      </w:r>
      <w:r w:rsidR="00934A59">
        <w:t>;</w:t>
      </w:r>
      <w:r w:rsidR="00934A59" w:rsidRPr="00934A59">
        <w:t xml:space="preserve"> 2023</w:t>
      </w:r>
      <w:r w:rsidR="00934A59">
        <w:t>;</w:t>
      </w:r>
      <w:r w:rsidR="00934A59" w:rsidRPr="00934A59">
        <w:t xml:space="preserve"> 2024)</w:t>
      </w:r>
      <w:r w:rsidR="00934A59">
        <w:fldChar w:fldCharType="end"/>
      </w:r>
      <w:r w:rsidR="00934A59">
        <w:t xml:space="preserve">. </w:t>
      </w:r>
      <w:r>
        <w:rPr>
          <w:spacing w:val="-2"/>
        </w:rPr>
        <w:t>Il</w:t>
      </w:r>
      <w:r>
        <w:rPr>
          <w:spacing w:val="-9"/>
        </w:rPr>
        <w:t xml:space="preserve"> </w:t>
      </w:r>
      <w:r>
        <w:rPr>
          <w:spacing w:val="-2"/>
        </w:rPr>
        <w:t>s’agira</w:t>
      </w:r>
      <w:r>
        <w:rPr>
          <w:spacing w:val="-9"/>
        </w:rPr>
        <w:t xml:space="preserve"> </w:t>
      </w:r>
      <w:r>
        <w:rPr>
          <w:spacing w:val="-2"/>
        </w:rPr>
        <w:t>de</w:t>
      </w:r>
      <w:r>
        <w:rPr>
          <w:spacing w:val="-9"/>
        </w:rPr>
        <w:t xml:space="preserve"> </w:t>
      </w:r>
      <w:r>
        <w:rPr>
          <w:spacing w:val="-2"/>
        </w:rPr>
        <w:t>comprendre</w:t>
      </w:r>
      <w:r>
        <w:rPr>
          <w:spacing w:val="-9"/>
        </w:rPr>
        <w:t xml:space="preserve"> </w:t>
      </w:r>
      <w:r>
        <w:rPr>
          <w:spacing w:val="-2"/>
        </w:rPr>
        <w:t>pourquoi</w:t>
      </w:r>
      <w:r>
        <w:rPr>
          <w:spacing w:val="-9"/>
        </w:rPr>
        <w:t xml:space="preserve"> </w:t>
      </w:r>
      <w:r>
        <w:rPr>
          <w:spacing w:val="-2"/>
        </w:rPr>
        <w:t>l’impasse</w:t>
      </w:r>
      <w:r>
        <w:rPr>
          <w:spacing w:val="-9"/>
        </w:rPr>
        <w:t xml:space="preserve"> </w:t>
      </w:r>
      <w:r>
        <w:rPr>
          <w:spacing w:val="-2"/>
        </w:rPr>
        <w:t>du</w:t>
      </w:r>
      <w:r>
        <w:rPr>
          <w:spacing w:val="-9"/>
        </w:rPr>
        <w:t xml:space="preserve"> </w:t>
      </w:r>
      <w:r>
        <w:rPr>
          <w:spacing w:val="-2"/>
        </w:rPr>
        <w:t>système</w:t>
      </w:r>
      <w:r>
        <w:rPr>
          <w:spacing w:val="-9"/>
        </w:rPr>
        <w:t xml:space="preserve"> </w:t>
      </w:r>
      <w:r>
        <w:rPr>
          <w:spacing w:val="-2"/>
        </w:rPr>
        <w:t xml:space="preserve">d’assurance-maladie </w:t>
      </w:r>
      <w:r>
        <w:t>n’a</w:t>
      </w:r>
      <w:r>
        <w:rPr>
          <w:spacing w:val="1"/>
        </w:rPr>
        <w:t xml:space="preserve"> </w:t>
      </w:r>
      <w:r>
        <w:t>pas</w:t>
      </w:r>
      <w:r>
        <w:rPr>
          <w:spacing w:val="1"/>
        </w:rPr>
        <w:t xml:space="preserve"> </w:t>
      </w:r>
      <w:r>
        <w:t>encore</w:t>
      </w:r>
      <w:r>
        <w:rPr>
          <w:spacing w:val="1"/>
        </w:rPr>
        <w:t xml:space="preserve"> </w:t>
      </w:r>
      <w:r>
        <w:t>trouvé</w:t>
      </w:r>
      <w:r>
        <w:rPr>
          <w:spacing w:val="1"/>
        </w:rPr>
        <w:t xml:space="preserve"> </w:t>
      </w:r>
      <w:r>
        <w:t>de</w:t>
      </w:r>
      <w:r>
        <w:rPr>
          <w:spacing w:val="1"/>
        </w:rPr>
        <w:t xml:space="preserve"> </w:t>
      </w:r>
      <w:r>
        <w:t>solution</w:t>
      </w:r>
      <w:r>
        <w:rPr>
          <w:spacing w:val="1"/>
        </w:rPr>
        <w:t xml:space="preserve"> </w:t>
      </w:r>
      <w:r>
        <w:t>politique</w:t>
      </w:r>
      <w:r>
        <w:rPr>
          <w:spacing w:val="1"/>
        </w:rPr>
        <w:t xml:space="preserve"> </w:t>
      </w:r>
      <w:r>
        <w:t>en</w:t>
      </w:r>
      <w:r>
        <w:rPr>
          <w:spacing w:val="1"/>
        </w:rPr>
        <w:t xml:space="preserve"> </w:t>
      </w:r>
      <w:r>
        <w:t>mettant</w:t>
      </w:r>
      <w:r>
        <w:rPr>
          <w:spacing w:val="1"/>
        </w:rPr>
        <w:t xml:space="preserve"> </w:t>
      </w:r>
      <w:r>
        <w:t>un</w:t>
      </w:r>
      <w:r>
        <w:rPr>
          <w:spacing w:val="1"/>
        </w:rPr>
        <w:t xml:space="preserve"> </w:t>
      </w:r>
      <w:r>
        <w:t>accent</w:t>
      </w:r>
      <w:r>
        <w:rPr>
          <w:spacing w:val="1"/>
        </w:rPr>
        <w:t xml:space="preserve"> </w:t>
      </w:r>
      <w:r>
        <w:t>l’incapacité</w:t>
      </w:r>
      <w:r>
        <w:rPr>
          <w:spacing w:val="1"/>
        </w:rPr>
        <w:t xml:space="preserve"> </w:t>
      </w:r>
      <w:r>
        <w:t>à</w:t>
      </w:r>
      <w:r>
        <w:rPr>
          <w:spacing w:val="1"/>
        </w:rPr>
        <w:t xml:space="preserve"> </w:t>
      </w:r>
      <w:r>
        <w:t>tirer</w:t>
      </w:r>
      <w:r>
        <w:rPr>
          <w:spacing w:val="1"/>
        </w:rPr>
        <w:t xml:space="preserve"> </w:t>
      </w:r>
      <w:r>
        <w:t>un</w:t>
      </w:r>
      <w:r>
        <w:rPr>
          <w:spacing w:val="1"/>
        </w:rPr>
        <w:t xml:space="preserve"> </w:t>
      </w:r>
      <w:r>
        <w:rPr>
          <w:spacing w:val="-2"/>
        </w:rPr>
        <w:t>soutien</w:t>
      </w:r>
      <w:r w:rsidR="00E65767">
        <w:t xml:space="preserve"> </w:t>
      </w:r>
      <w:r>
        <w:t xml:space="preserve">du bloc social dominant. Le concept central mobilisé dans le cadre de cet article est celui de bloc social, défini comme une </w:t>
      </w:r>
      <w:r w:rsidR="006B3FDB">
        <w:t>agrégation</w:t>
      </w:r>
      <w:r>
        <w:t xml:space="preserve"> de groupes socio-politiques unifiés autour d’une stratégie politique. Les groupes socio-politiques renvoient quant à eux à des groupes d’individus partageant des attentes sociales similaires vis-à-vis des politiques publiques, du modèle socio-économique ainsi qu’en termes de valeurs. Dans cette perspective, le bloc social dominant est le bloc social dont la stratégie politique qui est à ses origines s’impose durable- ment dans l’espace p</w:t>
      </w:r>
      <w:bookmarkStart w:id="4" w:name="_bookmark2"/>
      <w:bookmarkEnd w:id="4"/>
      <w:r>
        <w:t>olitique</w:t>
      </w:r>
      <w:r w:rsidR="00C94057">
        <w:rPr>
          <w:rStyle w:val="Appelnotedebasdep"/>
        </w:rPr>
        <w:footnoteReference w:id="2"/>
      </w:r>
      <w:r>
        <w:t>.</w:t>
      </w:r>
    </w:p>
    <w:p w14:paraId="64C525D3" w14:textId="3EE29295" w:rsidR="008725D2" w:rsidRDefault="00000000" w:rsidP="00F979B2">
      <w:pPr>
        <w:pStyle w:val="Corpsdetexte"/>
        <w:spacing w:before="194" w:line="283" w:lineRule="auto"/>
        <w:ind w:left="0" w:right="123"/>
        <w:rPr>
          <w:strike/>
          <w:spacing w:val="-2"/>
        </w:rPr>
      </w:pPr>
      <w:r>
        <w:t xml:space="preserve">Si l’approche néoréaliste permet en effet d’adopter un cadre d’analyse permettant d’analyser la coévolution des institutions et de la dynamique économique ainsi que leurs relations d’influences réciproque avec les dynamiques politiques et idéologiques, elle sera ici employée à faire ressortir les caractéristiques socio-économiques des soutiens à la LAMal, en deçà des coalitions entre partis politiques. L’approche néoréaliste a en outre donné lieu </w:t>
      </w:r>
      <w:r w:rsidR="0019130F">
        <w:t>à</w:t>
      </w:r>
      <w:r>
        <w:t xml:space="preserve"> des analyses fructueuses du changement institutionnel au sein de modèles continentaux en crise systémique depuis plusieurs décennie</w:t>
      </w:r>
      <w:r w:rsidR="00C61A0B">
        <w:t>s</w:t>
      </w:r>
      <w:r>
        <w:t>, notamment la France et l’</w:t>
      </w:r>
      <w:r w:rsidR="0019130F">
        <w:t xml:space="preserve">Italie </w:t>
      </w:r>
      <w:r w:rsidR="0019130F">
        <w:fldChar w:fldCharType="begin"/>
      </w:r>
      <w:r w:rsidR="00E568D0">
        <w:instrText xml:space="preserve"> ADDIN ZOTERO_ITEM CSL_CITATION {"citationID":"BAiWpmFw","properties":{"formattedCitation":"(Amable et al. 2012; Amable et Palombarini 2017, 2018)","plainCitation":"(Amable et al. 2012; Amable et Palombarini 2017, 2018)","dontUpdate":true,"noteIndex":0},"citationItems":[{"id":740,"uris":["http://zotero.org/groups/5121315/items/FPPVGRDK"],"itemData":{"id":740,"type":"book","call-number":"HB95 .A49 2012","collection-number":"26","collection-title":"Collection du CEPREMAP","ISBN":"978-2-7288-0475-7","language":"fr","number-of-pages":"164","publisher":"Éditions Rue d'Ulm","publisher-place":"Paris","source":"Library of Congress ISBN","title":"L'économie politique du néolibéralisme: Le cas de la France et de l'Italie","title-short":"L'économie politique du néolibéralisme","author":[{"family":"Amable","given":"Bruno"},{"family":"Guillaud","given":"Elvire"},{"family":"Palombarini","given":"Stefano"}],"issued":{"date-parts":[["2012"]]}}},{"id":4616,"uris":["http://zotero.org/groups/5121315/items/F2NAVNID"],"itemData":{"id":4616,"type":"chapter","abstract":"A social alliance centred on the educated middle classes, the bloc bourgeois would gather the fractions of the left and right blocs favourable to European integration and the implied reforms of French capitalism. As a complement of this bloc, an 'anti-bourgeois bloc' would gather the social groups excluded from the bloc bourgeois, mainly the working classes. The political representation of this bloc would be unclear, at least in France. During the presidential campaign of 2012, the candidate for the Parti socialiste (PS) Francois Hollande made a series of promises that led one to believe that he aimed at a strategy based on the reunification of the left bloc. The strategy of President Hollande, based on a renewed European commitment and neoliberal structural reforms, and that of Marine Le Pen, centred on a return to national sovereignty and the defence of the French model, point to a restructuring of the French political landscape.","container-title":"Growth, Crisis, Democracy","ISBN":"978-1-315-40842-2","note":"number-of-pages: 30","publisher":"Routledge","title":"The emergence of an anti-bourgeois bloc in France","author":[{"family":"Amable","given":"Bruno"},{"family":"Palombarini","given":"Stefano"}],"issued":{"date-parts":[["2017"]]}}},{"id":45,"uris":["http://zotero.org/users/10215853/items/V3WXHGZ5"],"itemData":{"id":45,"type":"book","edition":"Raisons d'agir","title":"L'illusion du bloc bourgeois: Alliances sociales et avenir du modèle français","author":[{"family":"Amable","given":"Bruno"},{"family":"Palombarini","given":"Stefano"}],"issued":{"date-parts":[["2018"]]}}}],"schema":"https://github.com/citation-style-language/schema/raw/master/csl-citation.json"} </w:instrText>
      </w:r>
      <w:r w:rsidR="0019130F">
        <w:fldChar w:fldCharType="separate"/>
      </w:r>
      <w:r w:rsidR="0019130F" w:rsidRPr="0019130F">
        <w:t xml:space="preserve">(Amable </w:t>
      </w:r>
      <w:r w:rsidR="0019130F" w:rsidRPr="0019130F">
        <w:rPr>
          <w:i/>
          <w:iCs/>
        </w:rPr>
        <w:t>et al</w:t>
      </w:r>
      <w:r w:rsidR="0019130F" w:rsidRPr="0019130F">
        <w:t>.</w:t>
      </w:r>
      <w:r w:rsidR="0019130F">
        <w:t>,</w:t>
      </w:r>
      <w:r w:rsidR="0019130F" w:rsidRPr="0019130F">
        <w:t xml:space="preserve"> 2012; Amable </w:t>
      </w:r>
      <w:r w:rsidR="0019130F">
        <w:t>&amp;</w:t>
      </w:r>
      <w:r w:rsidR="0019130F" w:rsidRPr="0019130F">
        <w:t xml:space="preserve"> Palombarini</w:t>
      </w:r>
      <w:r w:rsidR="0019130F">
        <w:t>,</w:t>
      </w:r>
      <w:r w:rsidR="0019130F" w:rsidRPr="0019130F">
        <w:t xml:space="preserve"> 2017, 2018)</w:t>
      </w:r>
      <w:r w:rsidR="0019130F">
        <w:fldChar w:fldCharType="end"/>
      </w:r>
      <w:r>
        <w:t xml:space="preserve">. </w:t>
      </w:r>
      <w:r w:rsidRPr="0058578E">
        <w:t>Nou</w:t>
      </w:r>
      <w:r>
        <w:t>s proposons ici d’élargir le champ des cas d’étude à la Suisse, qui permet d’analyser la stabilité plutôt que la crise politique.</w:t>
      </w:r>
      <w:r w:rsidR="00C94057">
        <w:t xml:space="preserve"> </w:t>
      </w:r>
      <w:r w:rsidRPr="00DB2AEF">
        <w:rPr>
          <w:strike/>
        </w:rPr>
        <w:t>Notre</w:t>
      </w:r>
      <w:r w:rsidRPr="00DB2AEF">
        <w:rPr>
          <w:strike/>
          <w:spacing w:val="-5"/>
        </w:rPr>
        <w:t xml:space="preserve"> </w:t>
      </w:r>
      <w:r w:rsidRPr="00DB2AEF">
        <w:rPr>
          <w:strike/>
        </w:rPr>
        <w:t>hypothèse</w:t>
      </w:r>
      <w:r w:rsidRPr="00DB2AEF">
        <w:rPr>
          <w:strike/>
          <w:spacing w:val="-5"/>
        </w:rPr>
        <w:t xml:space="preserve"> </w:t>
      </w:r>
      <w:r w:rsidRPr="00DB2AEF">
        <w:rPr>
          <w:strike/>
        </w:rPr>
        <w:t>de</w:t>
      </w:r>
      <w:r w:rsidRPr="00DB2AEF">
        <w:rPr>
          <w:strike/>
          <w:spacing w:val="-5"/>
        </w:rPr>
        <w:t xml:space="preserve"> </w:t>
      </w:r>
      <w:r w:rsidRPr="00DB2AEF">
        <w:rPr>
          <w:strike/>
        </w:rPr>
        <w:t>recherche</w:t>
      </w:r>
      <w:r w:rsidRPr="00DB2AEF">
        <w:rPr>
          <w:strike/>
          <w:spacing w:val="-5"/>
        </w:rPr>
        <w:t xml:space="preserve"> </w:t>
      </w:r>
      <w:r w:rsidRPr="00DB2AEF">
        <w:rPr>
          <w:strike/>
        </w:rPr>
        <w:t>est</w:t>
      </w:r>
      <w:r w:rsidRPr="00DB2AEF">
        <w:rPr>
          <w:strike/>
          <w:spacing w:val="-5"/>
        </w:rPr>
        <w:t xml:space="preserve"> </w:t>
      </w:r>
      <w:r w:rsidRPr="00DB2AEF">
        <w:rPr>
          <w:strike/>
        </w:rPr>
        <w:t>la</w:t>
      </w:r>
      <w:r w:rsidRPr="00DB2AEF">
        <w:rPr>
          <w:strike/>
          <w:spacing w:val="-5"/>
        </w:rPr>
        <w:t xml:space="preserve"> </w:t>
      </w:r>
      <w:r w:rsidR="0071627E" w:rsidRPr="00DB2AEF">
        <w:rPr>
          <w:strike/>
        </w:rPr>
        <w:t>suivante :</w:t>
      </w:r>
      <w:r w:rsidRPr="00DB2AEF">
        <w:rPr>
          <w:strike/>
          <w:spacing w:val="-5"/>
        </w:rPr>
        <w:t xml:space="preserve"> </w:t>
      </w:r>
      <w:r w:rsidRPr="00DB2AEF">
        <w:rPr>
          <w:strike/>
        </w:rPr>
        <w:t>l’impasse</w:t>
      </w:r>
      <w:r w:rsidRPr="00DB2AEF">
        <w:rPr>
          <w:strike/>
          <w:spacing w:val="-5"/>
        </w:rPr>
        <w:t xml:space="preserve"> </w:t>
      </w:r>
      <w:r w:rsidRPr="00DB2AEF">
        <w:rPr>
          <w:strike/>
        </w:rPr>
        <w:t>du</w:t>
      </w:r>
      <w:r w:rsidRPr="00DB2AEF">
        <w:rPr>
          <w:strike/>
          <w:spacing w:val="-5"/>
        </w:rPr>
        <w:t xml:space="preserve"> </w:t>
      </w:r>
      <w:r w:rsidRPr="00DB2AEF">
        <w:rPr>
          <w:strike/>
        </w:rPr>
        <w:t>système</w:t>
      </w:r>
      <w:r w:rsidRPr="00DB2AEF">
        <w:rPr>
          <w:strike/>
          <w:spacing w:val="-5"/>
        </w:rPr>
        <w:t xml:space="preserve"> </w:t>
      </w:r>
      <w:r w:rsidRPr="00DB2AEF">
        <w:rPr>
          <w:strike/>
        </w:rPr>
        <w:t>de</w:t>
      </w:r>
      <w:r w:rsidRPr="00DB2AEF">
        <w:rPr>
          <w:strike/>
          <w:spacing w:val="-5"/>
        </w:rPr>
        <w:t xml:space="preserve"> </w:t>
      </w:r>
      <w:r w:rsidRPr="00DB2AEF">
        <w:rPr>
          <w:strike/>
        </w:rPr>
        <w:t xml:space="preserve">l’assurance-maladie suisse perdure parce que les coûts engendrés par </w:t>
      </w:r>
      <w:r w:rsidR="009533F4" w:rsidRPr="00DB2AEF">
        <w:rPr>
          <w:strike/>
        </w:rPr>
        <w:t>le système de</w:t>
      </w:r>
      <w:r w:rsidRPr="00DB2AEF">
        <w:rPr>
          <w:strike/>
        </w:rPr>
        <w:t xml:space="preserve"> «</w:t>
      </w:r>
      <w:r w:rsidRPr="00DB2AEF">
        <w:rPr>
          <w:strike/>
          <w:spacing w:val="-15"/>
        </w:rPr>
        <w:t xml:space="preserve"> </w:t>
      </w:r>
      <w:proofErr w:type="spellStart"/>
      <w:r w:rsidRPr="00DB2AEF">
        <w:rPr>
          <w:strike/>
        </w:rPr>
        <w:t>managed</w:t>
      </w:r>
      <w:proofErr w:type="spellEnd"/>
      <w:r w:rsidRPr="00DB2AEF">
        <w:rPr>
          <w:strike/>
        </w:rPr>
        <w:t xml:space="preserve"> </w:t>
      </w:r>
      <w:proofErr w:type="spellStart"/>
      <w:r w:rsidRPr="00DB2AEF">
        <w:rPr>
          <w:strike/>
        </w:rPr>
        <w:t>competition</w:t>
      </w:r>
      <w:proofErr w:type="spellEnd"/>
      <w:r w:rsidRPr="00DB2AEF">
        <w:rPr>
          <w:strike/>
          <w:spacing w:val="-15"/>
        </w:rPr>
        <w:t xml:space="preserve"> </w:t>
      </w:r>
      <w:r w:rsidRPr="00DB2AEF">
        <w:rPr>
          <w:strike/>
        </w:rPr>
        <w:t>»</w:t>
      </w:r>
      <w:r w:rsidRPr="00DB2AEF">
        <w:rPr>
          <w:strike/>
          <w:spacing w:val="-11"/>
        </w:rPr>
        <w:t xml:space="preserve"> </w:t>
      </w:r>
      <w:r w:rsidRPr="00DB2AEF">
        <w:rPr>
          <w:strike/>
        </w:rPr>
        <w:t>ne</w:t>
      </w:r>
      <w:r w:rsidRPr="00DB2AEF">
        <w:rPr>
          <w:strike/>
          <w:spacing w:val="-5"/>
        </w:rPr>
        <w:t xml:space="preserve"> </w:t>
      </w:r>
      <w:r w:rsidRPr="00DB2AEF">
        <w:rPr>
          <w:strike/>
        </w:rPr>
        <w:t>touche</w:t>
      </w:r>
      <w:r w:rsidRPr="00DB2AEF">
        <w:rPr>
          <w:strike/>
          <w:spacing w:val="-5"/>
        </w:rPr>
        <w:t xml:space="preserve"> </w:t>
      </w:r>
      <w:r w:rsidRPr="00DB2AEF">
        <w:rPr>
          <w:strike/>
        </w:rPr>
        <w:t>pas</w:t>
      </w:r>
      <w:r w:rsidRPr="00DB2AEF">
        <w:rPr>
          <w:strike/>
          <w:spacing w:val="-5"/>
        </w:rPr>
        <w:t xml:space="preserve"> </w:t>
      </w:r>
      <w:r w:rsidRPr="00DB2AEF">
        <w:rPr>
          <w:strike/>
        </w:rPr>
        <w:t>(encore)</w:t>
      </w:r>
      <w:r w:rsidRPr="00DB2AEF">
        <w:rPr>
          <w:strike/>
          <w:spacing w:val="-5"/>
        </w:rPr>
        <w:t xml:space="preserve"> </w:t>
      </w:r>
      <w:r w:rsidRPr="00DB2AEF">
        <w:rPr>
          <w:strike/>
        </w:rPr>
        <w:t>les</w:t>
      </w:r>
      <w:r w:rsidRPr="00DB2AEF">
        <w:rPr>
          <w:strike/>
          <w:spacing w:val="-5"/>
        </w:rPr>
        <w:t xml:space="preserve"> </w:t>
      </w:r>
      <w:r w:rsidRPr="00DB2AEF">
        <w:rPr>
          <w:strike/>
        </w:rPr>
        <w:t>fractions</w:t>
      </w:r>
      <w:r w:rsidRPr="00DB2AEF">
        <w:rPr>
          <w:strike/>
          <w:spacing w:val="-5"/>
        </w:rPr>
        <w:t xml:space="preserve"> </w:t>
      </w:r>
      <w:r w:rsidRPr="00DB2AEF">
        <w:rPr>
          <w:strike/>
        </w:rPr>
        <w:t>les</w:t>
      </w:r>
      <w:r w:rsidRPr="00DB2AEF">
        <w:rPr>
          <w:strike/>
          <w:spacing w:val="-5"/>
        </w:rPr>
        <w:t xml:space="preserve"> </w:t>
      </w:r>
      <w:r w:rsidRPr="00DB2AEF">
        <w:rPr>
          <w:strike/>
        </w:rPr>
        <w:t>plus</w:t>
      </w:r>
      <w:r w:rsidRPr="00DB2AEF">
        <w:rPr>
          <w:strike/>
          <w:spacing w:val="-5"/>
        </w:rPr>
        <w:t xml:space="preserve"> </w:t>
      </w:r>
      <w:r w:rsidRPr="00DB2AEF">
        <w:rPr>
          <w:strike/>
        </w:rPr>
        <w:t>importantes</w:t>
      </w:r>
      <w:r w:rsidRPr="00DB2AEF">
        <w:rPr>
          <w:strike/>
          <w:spacing w:val="-5"/>
        </w:rPr>
        <w:t xml:space="preserve"> </w:t>
      </w:r>
      <w:r w:rsidRPr="00DB2AEF">
        <w:rPr>
          <w:strike/>
        </w:rPr>
        <w:t>du</w:t>
      </w:r>
      <w:r w:rsidRPr="00DB2AEF">
        <w:rPr>
          <w:strike/>
          <w:spacing w:val="-5"/>
        </w:rPr>
        <w:t xml:space="preserve"> </w:t>
      </w:r>
      <w:r w:rsidRPr="00DB2AEF">
        <w:rPr>
          <w:strike/>
        </w:rPr>
        <w:t>bloc</w:t>
      </w:r>
      <w:r w:rsidRPr="00DB2AEF">
        <w:rPr>
          <w:strike/>
          <w:spacing w:val="-5"/>
        </w:rPr>
        <w:t xml:space="preserve"> </w:t>
      </w:r>
      <w:r w:rsidRPr="00DB2AEF">
        <w:rPr>
          <w:strike/>
        </w:rPr>
        <w:t>social</w:t>
      </w:r>
      <w:r w:rsidRPr="00DB2AEF">
        <w:rPr>
          <w:strike/>
          <w:spacing w:val="-5"/>
        </w:rPr>
        <w:t xml:space="preserve"> </w:t>
      </w:r>
      <w:r w:rsidRPr="00DB2AEF">
        <w:rPr>
          <w:strike/>
        </w:rPr>
        <w:t>dominant (BSD)</w:t>
      </w:r>
      <w:r w:rsidRPr="00DB2AEF">
        <w:rPr>
          <w:strike/>
          <w:spacing w:val="-1"/>
        </w:rPr>
        <w:t xml:space="preserve"> </w:t>
      </w:r>
      <w:r w:rsidRPr="00DB2AEF">
        <w:rPr>
          <w:strike/>
        </w:rPr>
        <w:t>du</w:t>
      </w:r>
      <w:r w:rsidRPr="00DB2AEF">
        <w:rPr>
          <w:strike/>
          <w:spacing w:val="-1"/>
        </w:rPr>
        <w:t xml:space="preserve"> </w:t>
      </w:r>
      <w:r w:rsidRPr="00DB2AEF">
        <w:rPr>
          <w:strike/>
        </w:rPr>
        <w:t>pays,</w:t>
      </w:r>
      <w:r w:rsidRPr="00DB2AEF">
        <w:rPr>
          <w:strike/>
          <w:spacing w:val="-1"/>
        </w:rPr>
        <w:t xml:space="preserve"> </w:t>
      </w:r>
      <w:r w:rsidRPr="00DB2AEF">
        <w:rPr>
          <w:strike/>
        </w:rPr>
        <w:t>à</w:t>
      </w:r>
      <w:r w:rsidRPr="00DB2AEF">
        <w:rPr>
          <w:strike/>
          <w:spacing w:val="-1"/>
        </w:rPr>
        <w:t xml:space="preserve"> </w:t>
      </w:r>
      <w:r w:rsidRPr="00DB2AEF">
        <w:rPr>
          <w:strike/>
        </w:rPr>
        <w:t>savoir</w:t>
      </w:r>
      <w:r w:rsidRPr="00DB2AEF">
        <w:rPr>
          <w:strike/>
          <w:spacing w:val="-1"/>
        </w:rPr>
        <w:t xml:space="preserve"> </w:t>
      </w:r>
      <w:r w:rsidRPr="00DB2AEF">
        <w:rPr>
          <w:strike/>
        </w:rPr>
        <w:t>les</w:t>
      </w:r>
      <w:r w:rsidRPr="00DB2AEF">
        <w:rPr>
          <w:strike/>
          <w:spacing w:val="-1"/>
        </w:rPr>
        <w:t xml:space="preserve"> </w:t>
      </w:r>
      <w:r w:rsidRPr="00DB2AEF">
        <w:rPr>
          <w:strike/>
        </w:rPr>
        <w:t>groupes</w:t>
      </w:r>
      <w:r w:rsidRPr="00DB2AEF">
        <w:rPr>
          <w:strike/>
          <w:spacing w:val="-1"/>
        </w:rPr>
        <w:t xml:space="preserve"> </w:t>
      </w:r>
      <w:r w:rsidRPr="00DB2AEF">
        <w:rPr>
          <w:strike/>
        </w:rPr>
        <w:t>socio-politiques</w:t>
      </w:r>
      <w:r w:rsidRPr="00DB2AEF">
        <w:rPr>
          <w:strike/>
          <w:spacing w:val="-1"/>
        </w:rPr>
        <w:t xml:space="preserve"> </w:t>
      </w:r>
      <w:r w:rsidRPr="00DB2AEF">
        <w:rPr>
          <w:strike/>
        </w:rPr>
        <w:t>conservateurs</w:t>
      </w:r>
      <w:r w:rsidRPr="00DB2AEF">
        <w:rPr>
          <w:strike/>
          <w:spacing w:val="-1"/>
        </w:rPr>
        <w:t xml:space="preserve">  </w:t>
      </w:r>
      <w:r w:rsidRPr="00DB2AEF">
        <w:rPr>
          <w:strike/>
        </w:rPr>
        <w:t>néolibéraux</w:t>
      </w:r>
      <w:r w:rsidRPr="00DB2AEF">
        <w:rPr>
          <w:strike/>
          <w:spacing w:val="-1"/>
        </w:rPr>
        <w:t xml:space="preserve"> </w:t>
      </w:r>
      <w:r w:rsidRPr="00DB2AEF">
        <w:rPr>
          <w:strike/>
        </w:rPr>
        <w:t>de</w:t>
      </w:r>
      <w:r w:rsidRPr="00DB2AEF">
        <w:rPr>
          <w:strike/>
          <w:spacing w:val="-1"/>
        </w:rPr>
        <w:t xml:space="preserve"> </w:t>
      </w:r>
      <w:r w:rsidRPr="00DB2AEF">
        <w:rPr>
          <w:strike/>
        </w:rPr>
        <w:t>la</w:t>
      </w:r>
      <w:r w:rsidRPr="00DB2AEF">
        <w:rPr>
          <w:strike/>
          <w:spacing w:val="-1"/>
        </w:rPr>
        <w:t xml:space="preserve"> </w:t>
      </w:r>
      <w:r w:rsidRPr="00DB2AEF">
        <w:rPr>
          <w:strike/>
        </w:rPr>
        <w:t xml:space="preserve">Suisse </w:t>
      </w:r>
      <w:r w:rsidRPr="00DB2AEF">
        <w:rPr>
          <w:strike/>
          <w:spacing w:val="-2"/>
        </w:rPr>
        <w:t>alémanique.</w:t>
      </w:r>
    </w:p>
    <w:p w14:paraId="0C48995A" w14:textId="685E2554" w:rsidR="00DB2AEF" w:rsidRPr="00DB2AEF" w:rsidRDefault="00DB2AEF" w:rsidP="00F979B2">
      <w:pPr>
        <w:pStyle w:val="Corpsdetexte"/>
        <w:spacing w:before="194" w:line="283" w:lineRule="auto"/>
        <w:ind w:left="0" w:right="123"/>
        <w:rPr>
          <w:u w:val="single"/>
        </w:rPr>
      </w:pPr>
      <w:r w:rsidRPr="00DB2AEF">
        <w:rPr>
          <w:spacing w:val="-2"/>
          <w:u w:val="single"/>
        </w:rPr>
        <w:lastRenderedPageBreak/>
        <w:t xml:space="preserve">Notre hypothèse est la suivante : l’impasse du système d’assurance-maladie obligatoire suisse perdure car les coûts engendrés par le système de « manages </w:t>
      </w:r>
      <w:proofErr w:type="spellStart"/>
      <w:r w:rsidRPr="00DB2AEF">
        <w:rPr>
          <w:spacing w:val="-2"/>
          <w:u w:val="single"/>
        </w:rPr>
        <w:t>competition</w:t>
      </w:r>
      <w:proofErr w:type="spellEnd"/>
      <w:r w:rsidRPr="00DB2AEF">
        <w:rPr>
          <w:spacing w:val="-2"/>
          <w:u w:val="single"/>
        </w:rPr>
        <w:t> » ne touche pas encore une fraction importante du bloc social dominant suivant, à savoir sa composante néolibérale.</w:t>
      </w:r>
    </w:p>
    <w:p w14:paraId="5BAA1D78" w14:textId="475B2C53" w:rsidR="00BD5FA8" w:rsidRDefault="00000000" w:rsidP="00F979B2">
      <w:pPr>
        <w:pStyle w:val="Corpsdetexte"/>
        <w:spacing w:before="194" w:line="283" w:lineRule="auto"/>
        <w:ind w:left="0" w:right="95"/>
      </w:pPr>
      <w:r>
        <w:t xml:space="preserve">La première section esquisse l’histoire de la LAMal ainsi que ses origines en termes de compromis socio-politiques. Nous montrons que le cadre légal actuel est considéré par la littérature comme un compromis issu d’un changement de coalition, réunissant le parti </w:t>
      </w:r>
      <w:proofErr w:type="spellStart"/>
      <w:r>
        <w:t>socia</w:t>
      </w:r>
      <w:proofErr w:type="spellEnd"/>
      <w:r>
        <w:t>- liste et l’union syndicale suisse (USS) au groupe dit «</w:t>
      </w:r>
      <w:r>
        <w:rPr>
          <w:spacing w:val="-15"/>
        </w:rPr>
        <w:t xml:space="preserve"> </w:t>
      </w:r>
      <w:r>
        <w:t>bourg</w:t>
      </w:r>
      <w:r w:rsidR="00C61A0B">
        <w:t>e</w:t>
      </w:r>
      <w:r>
        <w:t>ois</w:t>
      </w:r>
      <w:r>
        <w:rPr>
          <w:spacing w:val="-15"/>
        </w:rPr>
        <w:t xml:space="preserve"> </w:t>
      </w:r>
      <w:r>
        <w:t>», incluant le parti du centre (PDC),</w:t>
      </w:r>
      <w:r>
        <w:rPr>
          <w:spacing w:val="-1"/>
        </w:rPr>
        <w:t xml:space="preserve"> </w:t>
      </w:r>
      <w:r>
        <w:t>le</w:t>
      </w:r>
      <w:r>
        <w:rPr>
          <w:spacing w:val="-1"/>
        </w:rPr>
        <w:t xml:space="preserve"> </w:t>
      </w:r>
      <w:r>
        <w:t>parti</w:t>
      </w:r>
      <w:r>
        <w:rPr>
          <w:spacing w:val="-1"/>
        </w:rPr>
        <w:t xml:space="preserve"> </w:t>
      </w:r>
      <w:r>
        <w:t>libéral-radical</w:t>
      </w:r>
      <w:r>
        <w:rPr>
          <w:spacing w:val="-1"/>
        </w:rPr>
        <w:t xml:space="preserve"> </w:t>
      </w:r>
      <w:r>
        <w:t>(PLR),</w:t>
      </w:r>
      <w:r>
        <w:rPr>
          <w:spacing w:val="-1"/>
        </w:rPr>
        <w:t xml:space="preserve"> </w:t>
      </w:r>
      <w:r>
        <w:t>la</w:t>
      </w:r>
      <w:r>
        <w:rPr>
          <w:spacing w:val="-1"/>
        </w:rPr>
        <w:t xml:space="preserve"> </w:t>
      </w:r>
      <w:r>
        <w:t>faîtière</w:t>
      </w:r>
      <w:r>
        <w:rPr>
          <w:spacing w:val="-1"/>
        </w:rPr>
        <w:t xml:space="preserve"> </w:t>
      </w:r>
      <w:r>
        <w:t>patronale</w:t>
      </w:r>
      <w:r>
        <w:rPr>
          <w:spacing w:val="-1"/>
        </w:rPr>
        <w:t xml:space="preserve"> </w:t>
      </w:r>
      <w:r>
        <w:t>(</w:t>
      </w:r>
      <w:proofErr w:type="spellStart"/>
      <w:r>
        <w:t>Vorort</w:t>
      </w:r>
      <w:proofErr w:type="spellEnd"/>
      <w:r>
        <w:t>)</w:t>
      </w:r>
      <w:r>
        <w:rPr>
          <w:spacing w:val="-1"/>
        </w:rPr>
        <w:t xml:space="preserve"> </w:t>
      </w:r>
      <w:r>
        <w:t>et</w:t>
      </w:r>
      <w:r>
        <w:rPr>
          <w:spacing w:val="-1"/>
        </w:rPr>
        <w:t xml:space="preserve"> </w:t>
      </w:r>
      <w:r>
        <w:t>l’Union</w:t>
      </w:r>
      <w:r>
        <w:rPr>
          <w:spacing w:val="-1"/>
        </w:rPr>
        <w:t xml:space="preserve"> </w:t>
      </w:r>
      <w:r>
        <w:t>Démocratique</w:t>
      </w:r>
      <w:r>
        <w:rPr>
          <w:spacing w:val="-1"/>
        </w:rPr>
        <w:t xml:space="preserve"> </w:t>
      </w:r>
      <w:r>
        <w:t>du Centre</w:t>
      </w:r>
      <w:r>
        <w:rPr>
          <w:spacing w:val="36"/>
        </w:rPr>
        <w:t xml:space="preserve"> </w:t>
      </w:r>
      <w:r>
        <w:t>(UDC).</w:t>
      </w:r>
      <w:r>
        <w:rPr>
          <w:spacing w:val="36"/>
        </w:rPr>
        <w:t xml:space="preserve"> </w:t>
      </w:r>
      <w:r>
        <w:t>La</w:t>
      </w:r>
      <w:r>
        <w:rPr>
          <w:spacing w:val="36"/>
        </w:rPr>
        <w:t xml:space="preserve"> </w:t>
      </w:r>
      <w:r>
        <w:t>deuxième</w:t>
      </w:r>
      <w:r>
        <w:rPr>
          <w:spacing w:val="36"/>
        </w:rPr>
        <w:t xml:space="preserve"> </w:t>
      </w:r>
      <w:r>
        <w:t>section</w:t>
      </w:r>
      <w:r>
        <w:rPr>
          <w:spacing w:val="36"/>
        </w:rPr>
        <w:t xml:space="preserve"> </w:t>
      </w:r>
      <w:r>
        <w:t>présente</w:t>
      </w:r>
      <w:r>
        <w:rPr>
          <w:spacing w:val="36"/>
        </w:rPr>
        <w:t xml:space="preserve"> </w:t>
      </w:r>
      <w:r>
        <w:t>les</w:t>
      </w:r>
      <w:r>
        <w:rPr>
          <w:spacing w:val="36"/>
        </w:rPr>
        <w:t xml:space="preserve"> </w:t>
      </w:r>
      <w:r>
        <w:t>caractéristiques</w:t>
      </w:r>
      <w:r>
        <w:rPr>
          <w:spacing w:val="36"/>
        </w:rPr>
        <w:t xml:space="preserve"> </w:t>
      </w:r>
      <w:r>
        <w:t>principales</w:t>
      </w:r>
      <w:r>
        <w:rPr>
          <w:spacing w:val="36"/>
        </w:rPr>
        <w:t xml:space="preserve"> </w:t>
      </w:r>
      <w:r>
        <w:t>du</w:t>
      </w:r>
      <w:r>
        <w:rPr>
          <w:spacing w:val="36"/>
        </w:rPr>
        <w:t xml:space="preserve"> </w:t>
      </w:r>
      <w:r>
        <w:t>résultat</w:t>
      </w:r>
      <w:r>
        <w:rPr>
          <w:spacing w:val="36"/>
        </w:rPr>
        <w:t xml:space="preserve"> </w:t>
      </w:r>
      <w:r>
        <w:t>de ce</w:t>
      </w:r>
      <w:r>
        <w:rPr>
          <w:spacing w:val="20"/>
        </w:rPr>
        <w:t xml:space="preserve"> </w:t>
      </w:r>
      <w:r>
        <w:t>compromis,</w:t>
      </w:r>
      <w:r>
        <w:rPr>
          <w:spacing w:val="38"/>
        </w:rPr>
        <w:t xml:space="preserve"> </w:t>
      </w:r>
      <w:r>
        <w:t>compris</w:t>
      </w:r>
      <w:r>
        <w:rPr>
          <w:spacing w:val="38"/>
        </w:rPr>
        <w:t xml:space="preserve"> </w:t>
      </w:r>
      <w:r>
        <w:t>dans</w:t>
      </w:r>
      <w:r>
        <w:rPr>
          <w:spacing w:val="38"/>
        </w:rPr>
        <w:t xml:space="preserve"> </w:t>
      </w:r>
      <w:r>
        <w:t>le</w:t>
      </w:r>
      <w:r>
        <w:rPr>
          <w:spacing w:val="38"/>
        </w:rPr>
        <w:t xml:space="preserve"> </w:t>
      </w:r>
      <w:r>
        <w:t>cadre</w:t>
      </w:r>
      <w:r>
        <w:rPr>
          <w:spacing w:val="38"/>
        </w:rPr>
        <w:t xml:space="preserve"> </w:t>
      </w:r>
      <w:r>
        <w:t>du</w:t>
      </w:r>
      <w:r>
        <w:rPr>
          <w:spacing w:val="38"/>
        </w:rPr>
        <w:t xml:space="preserve"> </w:t>
      </w:r>
      <w:r>
        <w:t>concept</w:t>
      </w:r>
      <w:r>
        <w:rPr>
          <w:spacing w:val="38"/>
        </w:rPr>
        <w:t xml:space="preserve"> </w:t>
      </w:r>
      <w:r>
        <w:t>de</w:t>
      </w:r>
      <w:r>
        <w:rPr>
          <w:spacing w:val="38"/>
        </w:rPr>
        <w:t xml:space="preserve"> </w:t>
      </w:r>
      <w:r>
        <w:t>«</w:t>
      </w:r>
      <w:r>
        <w:rPr>
          <w:spacing w:val="-15"/>
        </w:rPr>
        <w:t xml:space="preserve"> </w:t>
      </w:r>
      <w:proofErr w:type="spellStart"/>
      <w:r>
        <w:t>managed</w:t>
      </w:r>
      <w:proofErr w:type="spellEnd"/>
      <w:r>
        <w:rPr>
          <w:spacing w:val="38"/>
        </w:rPr>
        <w:t xml:space="preserve"> </w:t>
      </w:r>
      <w:proofErr w:type="spellStart"/>
      <w:r>
        <w:t>competition</w:t>
      </w:r>
      <w:proofErr w:type="spellEnd"/>
      <w:r>
        <w:rPr>
          <w:spacing w:val="-15"/>
        </w:rPr>
        <w:t xml:space="preserve"> </w:t>
      </w:r>
      <w:r>
        <w:t>»,</w:t>
      </w:r>
      <w:r>
        <w:rPr>
          <w:spacing w:val="38"/>
        </w:rPr>
        <w:t xml:space="preserve"> </w:t>
      </w:r>
      <w:r>
        <w:t>qui</w:t>
      </w:r>
      <w:r>
        <w:rPr>
          <w:spacing w:val="38"/>
        </w:rPr>
        <w:t xml:space="preserve"> </w:t>
      </w:r>
      <w:r>
        <w:t>attribue un rôle prépondérant au secteur privé. Nous soulignons les conséquences économiques et politiques</w:t>
      </w:r>
      <w:r>
        <w:rPr>
          <w:spacing w:val="19"/>
        </w:rPr>
        <w:t xml:space="preserve"> </w:t>
      </w:r>
      <w:r>
        <w:t>de</w:t>
      </w:r>
      <w:r>
        <w:rPr>
          <w:spacing w:val="19"/>
        </w:rPr>
        <w:t xml:space="preserve"> </w:t>
      </w:r>
      <w:r>
        <w:t>ce</w:t>
      </w:r>
      <w:r>
        <w:rPr>
          <w:spacing w:val="19"/>
        </w:rPr>
        <w:t xml:space="preserve"> </w:t>
      </w:r>
      <w:r>
        <w:t>modèle,</w:t>
      </w:r>
      <w:r>
        <w:rPr>
          <w:spacing w:val="19"/>
        </w:rPr>
        <w:t xml:space="preserve"> </w:t>
      </w:r>
      <w:r>
        <w:t>dont</w:t>
      </w:r>
      <w:r>
        <w:rPr>
          <w:spacing w:val="19"/>
        </w:rPr>
        <w:t xml:space="preserve"> </w:t>
      </w:r>
      <w:r>
        <w:t>le</w:t>
      </w:r>
      <w:r>
        <w:rPr>
          <w:spacing w:val="19"/>
        </w:rPr>
        <w:t xml:space="preserve"> </w:t>
      </w:r>
      <w:r>
        <w:t>caractère</w:t>
      </w:r>
      <w:r>
        <w:rPr>
          <w:spacing w:val="19"/>
        </w:rPr>
        <w:t xml:space="preserve"> </w:t>
      </w:r>
      <w:r>
        <w:t>régressif</w:t>
      </w:r>
      <w:r>
        <w:rPr>
          <w:spacing w:val="19"/>
        </w:rPr>
        <w:t xml:space="preserve"> </w:t>
      </w:r>
      <w:r>
        <w:t>suscite</w:t>
      </w:r>
      <w:r>
        <w:rPr>
          <w:spacing w:val="19"/>
        </w:rPr>
        <w:t xml:space="preserve"> </w:t>
      </w:r>
      <w:r>
        <w:t>une</w:t>
      </w:r>
      <w:r>
        <w:rPr>
          <w:spacing w:val="19"/>
        </w:rPr>
        <w:t xml:space="preserve"> </w:t>
      </w:r>
      <w:r>
        <w:t>insatisfaction</w:t>
      </w:r>
      <w:r>
        <w:rPr>
          <w:spacing w:val="19"/>
        </w:rPr>
        <w:t xml:space="preserve"> </w:t>
      </w:r>
      <w:r>
        <w:t>d’une</w:t>
      </w:r>
      <w:r>
        <w:rPr>
          <w:spacing w:val="19"/>
        </w:rPr>
        <w:t xml:space="preserve"> </w:t>
      </w:r>
      <w:r>
        <w:t>partie</w:t>
      </w:r>
      <w:r>
        <w:rPr>
          <w:spacing w:val="19"/>
        </w:rPr>
        <w:t xml:space="preserve"> </w:t>
      </w:r>
      <w:r>
        <w:t xml:space="preserve">de la population. La dernière section complète l’analyse en termes de coalitions politiques en mettant en évidence les attentes sociales de la population suisse vis-à-vis de deux dimensions du système de </w:t>
      </w:r>
      <w:r w:rsidR="0071627E">
        <w:t>santé :</w:t>
      </w:r>
      <w:r>
        <w:t xml:space="preserve"> l’augmentation de la franchise minimale et l’initiative sur l’allègement des primes. Les résultats de deux modèles logistiques indiquent qu’un fort clivage linguistique et</w:t>
      </w:r>
      <w:r>
        <w:rPr>
          <w:spacing w:val="-1"/>
        </w:rPr>
        <w:t xml:space="preserve"> </w:t>
      </w:r>
      <w:r>
        <w:t>économique</w:t>
      </w:r>
      <w:r>
        <w:rPr>
          <w:spacing w:val="-1"/>
        </w:rPr>
        <w:t xml:space="preserve"> </w:t>
      </w:r>
      <w:r>
        <w:t>structure</w:t>
      </w:r>
      <w:r>
        <w:rPr>
          <w:spacing w:val="-1"/>
        </w:rPr>
        <w:t xml:space="preserve"> </w:t>
      </w:r>
      <w:r>
        <w:t>le</w:t>
      </w:r>
      <w:r>
        <w:rPr>
          <w:spacing w:val="-1"/>
        </w:rPr>
        <w:t xml:space="preserve"> </w:t>
      </w:r>
      <w:r>
        <w:t>soutien</w:t>
      </w:r>
      <w:r>
        <w:rPr>
          <w:spacing w:val="-1"/>
        </w:rPr>
        <w:t xml:space="preserve"> </w:t>
      </w:r>
      <w:r>
        <w:t>et</w:t>
      </w:r>
      <w:r>
        <w:rPr>
          <w:spacing w:val="-1"/>
        </w:rPr>
        <w:t xml:space="preserve"> </w:t>
      </w:r>
      <w:r>
        <w:t>l’opposition</w:t>
      </w:r>
      <w:r>
        <w:rPr>
          <w:spacing w:val="-1"/>
        </w:rPr>
        <w:t xml:space="preserve"> </w:t>
      </w:r>
      <w:r>
        <w:t>à</w:t>
      </w:r>
      <w:r>
        <w:rPr>
          <w:spacing w:val="-1"/>
        </w:rPr>
        <w:t xml:space="preserve"> </w:t>
      </w:r>
      <w:r>
        <w:t>la</w:t>
      </w:r>
      <w:r>
        <w:rPr>
          <w:spacing w:val="-1"/>
        </w:rPr>
        <w:t xml:space="preserve"> </w:t>
      </w:r>
      <w:r w:rsidR="0071627E">
        <w:t>LAMal :</w:t>
      </w:r>
      <w:r>
        <w:rPr>
          <w:spacing w:val="-1"/>
        </w:rPr>
        <w:t xml:space="preserve"> </w:t>
      </w:r>
      <w:r>
        <w:t>les</w:t>
      </w:r>
      <w:r>
        <w:rPr>
          <w:spacing w:val="-1"/>
        </w:rPr>
        <w:t xml:space="preserve"> </w:t>
      </w:r>
      <w:r>
        <w:t>groupes</w:t>
      </w:r>
      <w:r>
        <w:rPr>
          <w:spacing w:val="-1"/>
        </w:rPr>
        <w:t xml:space="preserve"> </w:t>
      </w:r>
      <w:r>
        <w:t>à</w:t>
      </w:r>
      <w:r>
        <w:rPr>
          <w:spacing w:val="-1"/>
        </w:rPr>
        <w:t xml:space="preserve"> </w:t>
      </w:r>
      <w:r>
        <w:t>faibles</w:t>
      </w:r>
      <w:r>
        <w:rPr>
          <w:spacing w:val="-1"/>
        </w:rPr>
        <w:t xml:space="preserve"> </w:t>
      </w:r>
      <w:r>
        <w:t>niveaux</w:t>
      </w:r>
      <w:r>
        <w:rPr>
          <w:spacing w:val="-1"/>
        </w:rPr>
        <w:t xml:space="preserve"> </w:t>
      </w:r>
      <w:r>
        <w:t>de revenu ont plus de probabilité de soutenir l’initiative d’allègement des primes et de s’opposer</w:t>
      </w:r>
      <w:r>
        <w:rPr>
          <w:spacing w:val="40"/>
        </w:rPr>
        <w:t xml:space="preserve"> </w:t>
      </w:r>
      <w:r>
        <w:t xml:space="preserve">à l’augmentation de la franchise minimale, mais cette probabilité change drastiquement à travers les régions </w:t>
      </w:r>
      <w:r w:rsidR="00BD5FA8">
        <w:t xml:space="preserve">linguistiques. </w:t>
      </w:r>
    </w:p>
    <w:p w14:paraId="589DFFB5" w14:textId="4D2B6F4C" w:rsidR="00BD5FA8" w:rsidRPr="00BD5FA8" w:rsidRDefault="00BD5FA8" w:rsidP="00BD5FA8">
      <w:pPr>
        <w:pStyle w:val="Titre2"/>
        <w:numPr>
          <w:ilvl w:val="0"/>
          <w:numId w:val="2"/>
        </w:numPr>
        <w:spacing w:before="61"/>
        <w:jc w:val="both"/>
        <w:rPr>
          <w:rFonts w:ascii="Times New Roman" w:hAnsi="Times New Roman" w:cs="Times New Roman"/>
          <w:sz w:val="32"/>
          <w:szCs w:val="32"/>
        </w:rPr>
      </w:pPr>
      <w:r w:rsidRPr="00B11E15">
        <w:rPr>
          <w:rFonts w:ascii="Times New Roman" w:hAnsi="Times New Roman" w:cs="Times New Roman"/>
          <w:spacing w:val="-2"/>
          <w:sz w:val="32"/>
          <w:szCs w:val="32"/>
        </w:rPr>
        <w:t>Le</w:t>
      </w:r>
      <w:r w:rsidRPr="00B11E15">
        <w:rPr>
          <w:rFonts w:ascii="Times New Roman" w:hAnsi="Times New Roman" w:cs="Times New Roman"/>
          <w:spacing w:val="-11"/>
          <w:sz w:val="32"/>
          <w:szCs w:val="32"/>
        </w:rPr>
        <w:t xml:space="preserve"> </w:t>
      </w:r>
      <w:r w:rsidRPr="00B11E15">
        <w:rPr>
          <w:rFonts w:ascii="Times New Roman" w:hAnsi="Times New Roman" w:cs="Times New Roman"/>
          <w:spacing w:val="-2"/>
          <w:sz w:val="32"/>
          <w:szCs w:val="32"/>
        </w:rPr>
        <w:t>compromis</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socio-politique</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à</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l’origine</w:t>
      </w:r>
      <w:r w:rsidRPr="00B11E15">
        <w:rPr>
          <w:rFonts w:ascii="Times New Roman" w:hAnsi="Times New Roman" w:cs="Times New Roman"/>
          <w:spacing w:val="-11"/>
          <w:sz w:val="32"/>
          <w:szCs w:val="32"/>
        </w:rPr>
        <w:t xml:space="preserve"> </w:t>
      </w:r>
      <w:r w:rsidRPr="00B11E15">
        <w:rPr>
          <w:rFonts w:ascii="Times New Roman" w:hAnsi="Times New Roman" w:cs="Times New Roman"/>
          <w:spacing w:val="-2"/>
          <w:sz w:val="32"/>
          <w:szCs w:val="32"/>
        </w:rPr>
        <w:t>de</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la</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Lamal</w:t>
      </w:r>
    </w:p>
    <w:p w14:paraId="19DAB8B7" w14:textId="4E31A8FF" w:rsidR="008725D2" w:rsidRDefault="00BD5FA8" w:rsidP="00F979B2">
      <w:pPr>
        <w:pStyle w:val="Corpsdetexte"/>
        <w:spacing w:before="27" w:line="283" w:lineRule="auto"/>
        <w:ind w:left="0" w:right="95"/>
      </w:pPr>
      <w:r>
        <w:t xml:space="preserve">Dans leur analyse </w:t>
      </w:r>
      <w:proofErr w:type="spellStart"/>
      <w:r>
        <w:t>régulationniste</w:t>
      </w:r>
      <w:proofErr w:type="spellEnd"/>
      <w:r>
        <w:t xml:space="preserve"> du capitalisme suisse,</w:t>
      </w:r>
      <w:r w:rsidR="0058578E">
        <w:t xml:space="preserve"> </w:t>
      </w:r>
      <w:r w:rsidR="0058578E">
        <w:fldChar w:fldCharType="begin"/>
      </w:r>
      <w:r w:rsidR="00E568D0">
        <w:instrText xml:space="preserve"> ADDIN ZOTERO_ITEM CSL_CITATION {"citationID":"0CyiFaCm","properties":{"formattedCitation":"(Charles et Vallet 2024)","plainCitation":"(Charles et Vallet 2024)","dontUpdate":true,"noteIndex":0},"citationItems":[{"id":5887,"uris":["http://zotero.org/groups/6347865/items/LCPDQQWF"],"itemData":{"id":5887,"type":"article-journal","abstract":"The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unity.","citation-key":"charlesFastCuriousSwiss2024","container-title":"Review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Curious","volume":"0","author":[{"family":"Charles","given":"Léo"},{"family":"Vallet","given":"Guillaume"}],"issued":{"date-parts":[["2024",1,18]]}}}],"schema":"https://github.com/citation-style-language/schema/raw/master/csl-citation.json"} </w:instrText>
      </w:r>
      <w:r w:rsidR="0058578E">
        <w:fldChar w:fldCharType="separate"/>
      </w:r>
      <w:r w:rsidR="0058578E" w:rsidRPr="0058578E">
        <w:t xml:space="preserve">Charles </w:t>
      </w:r>
      <w:r w:rsidR="0058578E">
        <w:t>&amp;</w:t>
      </w:r>
      <w:r w:rsidR="0058578E" w:rsidRPr="0058578E">
        <w:t xml:space="preserve"> Vallet </w:t>
      </w:r>
      <w:r w:rsidR="0058578E">
        <w:t>(</w:t>
      </w:r>
      <w:r w:rsidR="0058578E" w:rsidRPr="0058578E">
        <w:t>2024)</w:t>
      </w:r>
      <w:r w:rsidR="0058578E">
        <w:fldChar w:fldCharType="end"/>
      </w:r>
      <w:r w:rsidR="0058578E">
        <w:t xml:space="preserve"> </w:t>
      </w:r>
      <w:r>
        <w:t>affirment que l’émergence d’un capitalisme suisse organisé lors de la deuxième moitié du 19ème siècle est fondée sur les formes institutionnelles suivante: le fédéralisme et une démocratie directe favorisant les compromis; un État activement engagé dans la construction d’infrastructures; et une politique</w:t>
      </w:r>
      <w:r>
        <w:rPr>
          <w:spacing w:val="17"/>
        </w:rPr>
        <w:t xml:space="preserve"> </w:t>
      </w:r>
      <w:r>
        <w:t>commerciale</w:t>
      </w:r>
      <w:r>
        <w:rPr>
          <w:spacing w:val="31"/>
        </w:rPr>
        <w:t xml:space="preserve"> </w:t>
      </w:r>
      <w:r>
        <w:t>axée</w:t>
      </w:r>
      <w:r>
        <w:rPr>
          <w:spacing w:val="31"/>
        </w:rPr>
        <w:t xml:space="preserve"> </w:t>
      </w:r>
      <w:r>
        <w:t>sur</w:t>
      </w:r>
      <w:r>
        <w:rPr>
          <w:spacing w:val="31"/>
        </w:rPr>
        <w:t xml:space="preserve"> </w:t>
      </w:r>
      <w:r>
        <w:t>une</w:t>
      </w:r>
      <w:r>
        <w:rPr>
          <w:spacing w:val="31"/>
        </w:rPr>
        <w:t xml:space="preserve"> </w:t>
      </w:r>
      <w:r>
        <w:t>stratégie</w:t>
      </w:r>
      <w:r>
        <w:rPr>
          <w:spacing w:val="31"/>
        </w:rPr>
        <w:t xml:space="preserve"> </w:t>
      </w:r>
      <w:r>
        <w:t>de</w:t>
      </w:r>
      <w:r>
        <w:rPr>
          <w:spacing w:val="31"/>
        </w:rPr>
        <w:t xml:space="preserve"> </w:t>
      </w:r>
      <w:r>
        <w:t>«</w:t>
      </w:r>
      <w:r>
        <w:rPr>
          <w:spacing w:val="-15"/>
        </w:rPr>
        <w:t xml:space="preserve"> </w:t>
      </w:r>
      <w:r>
        <w:t>protectionnisme</w:t>
      </w:r>
      <w:r>
        <w:rPr>
          <w:spacing w:val="31"/>
        </w:rPr>
        <w:t xml:space="preserve"> </w:t>
      </w:r>
      <w:r>
        <w:t>combatif</w:t>
      </w:r>
      <w:r>
        <w:rPr>
          <w:spacing w:val="-15"/>
        </w:rPr>
        <w:t xml:space="preserve"> </w:t>
      </w:r>
      <w:r>
        <w:t>».</w:t>
      </w:r>
      <w:r>
        <w:rPr>
          <w:spacing w:val="31"/>
        </w:rPr>
        <w:t xml:space="preserve"> </w:t>
      </w:r>
      <w:r>
        <w:t>Tout</w:t>
      </w:r>
      <w:r>
        <w:rPr>
          <w:spacing w:val="31"/>
        </w:rPr>
        <w:t xml:space="preserve"> </w:t>
      </w:r>
      <w:r>
        <w:t>en</w:t>
      </w:r>
      <w:r>
        <w:rPr>
          <w:spacing w:val="31"/>
        </w:rPr>
        <w:t xml:space="preserve"> </w:t>
      </w:r>
      <w:r>
        <w:t>haut de la hiérarchie institutionnelle du modèle suisse se trouve l’insertion dans le régime international, car l’accès aux marchés internationaux jouent un rôle crucial pour l’une des fractions</w:t>
      </w:r>
      <w:r>
        <w:rPr>
          <w:spacing w:val="40"/>
        </w:rPr>
        <w:t xml:space="preserve"> </w:t>
      </w:r>
      <w:r>
        <w:t>les plus importantes du «</w:t>
      </w:r>
      <w:r>
        <w:rPr>
          <w:spacing w:val="-15"/>
        </w:rPr>
        <w:t xml:space="preserve"> </w:t>
      </w:r>
      <w:r>
        <w:t>bloc bourgeois-paysans</w:t>
      </w:r>
      <w:r>
        <w:rPr>
          <w:spacing w:val="-15"/>
        </w:rPr>
        <w:t xml:space="preserve"> </w:t>
      </w:r>
      <w:r>
        <w:t xml:space="preserve">», à savoir les industries exportatrices, représentées au niveau politique par le </w:t>
      </w:r>
      <w:proofErr w:type="spellStart"/>
      <w:r>
        <w:t>Vorort</w:t>
      </w:r>
      <w:proofErr w:type="spellEnd"/>
      <w:r>
        <w:t xml:space="preserve"> et les partis libéraux et centristes (dont surtout</w:t>
      </w:r>
      <w:r>
        <w:rPr>
          <w:spacing w:val="80"/>
        </w:rPr>
        <w:t xml:space="preserve"> </w:t>
      </w:r>
      <w:r>
        <w:t>le Parti Radical-Démocratique, devenu le Parti Libéral-Radical, le Parti Démocrate-Chrétien devenu</w:t>
      </w:r>
      <w:r>
        <w:rPr>
          <w:spacing w:val="32"/>
        </w:rPr>
        <w:t xml:space="preserve"> </w:t>
      </w:r>
      <w:r>
        <w:t>le</w:t>
      </w:r>
      <w:r>
        <w:rPr>
          <w:spacing w:val="32"/>
        </w:rPr>
        <w:t xml:space="preserve"> </w:t>
      </w:r>
      <w:r>
        <w:t>Centre).</w:t>
      </w:r>
      <w:r>
        <w:rPr>
          <w:spacing w:val="32"/>
        </w:rPr>
        <w:t xml:space="preserve"> </w:t>
      </w:r>
      <w:r>
        <w:t>L’alliance</w:t>
      </w:r>
      <w:r>
        <w:rPr>
          <w:spacing w:val="32"/>
        </w:rPr>
        <w:t xml:space="preserve"> </w:t>
      </w:r>
      <w:r>
        <w:t>entre</w:t>
      </w:r>
      <w:r>
        <w:rPr>
          <w:spacing w:val="32"/>
        </w:rPr>
        <w:t xml:space="preserve"> </w:t>
      </w:r>
      <w:r>
        <w:t>les</w:t>
      </w:r>
      <w:r>
        <w:rPr>
          <w:spacing w:val="32"/>
        </w:rPr>
        <w:t xml:space="preserve"> </w:t>
      </w:r>
      <w:r>
        <w:t>intérêts</w:t>
      </w:r>
      <w:r>
        <w:rPr>
          <w:spacing w:val="32"/>
        </w:rPr>
        <w:t xml:space="preserve"> </w:t>
      </w:r>
      <w:r>
        <w:t>contradictoire</w:t>
      </w:r>
      <w:r>
        <w:rPr>
          <w:spacing w:val="32"/>
        </w:rPr>
        <w:t xml:space="preserve"> </w:t>
      </w:r>
      <w:r>
        <w:t>des</w:t>
      </w:r>
      <w:r>
        <w:rPr>
          <w:spacing w:val="32"/>
        </w:rPr>
        <w:t xml:space="preserve"> </w:t>
      </w:r>
      <w:r>
        <w:t>industries</w:t>
      </w:r>
      <w:r>
        <w:rPr>
          <w:spacing w:val="32"/>
        </w:rPr>
        <w:t xml:space="preserve"> </w:t>
      </w:r>
      <w:r>
        <w:t>exportatrices</w:t>
      </w:r>
      <w:r>
        <w:rPr>
          <w:spacing w:val="32"/>
        </w:rPr>
        <w:t xml:space="preserve"> </w:t>
      </w:r>
      <w:r>
        <w:t>et les</w:t>
      </w:r>
      <w:r>
        <w:rPr>
          <w:spacing w:val="35"/>
        </w:rPr>
        <w:t xml:space="preserve"> </w:t>
      </w:r>
      <w:r>
        <w:t>secteurs</w:t>
      </w:r>
      <w:r>
        <w:rPr>
          <w:spacing w:val="35"/>
        </w:rPr>
        <w:t xml:space="preserve"> </w:t>
      </w:r>
      <w:r>
        <w:t>orientés</w:t>
      </w:r>
      <w:r>
        <w:rPr>
          <w:spacing w:val="35"/>
        </w:rPr>
        <w:t xml:space="preserve"> </w:t>
      </w:r>
      <w:r>
        <w:t>vers</w:t>
      </w:r>
      <w:r>
        <w:rPr>
          <w:spacing w:val="35"/>
        </w:rPr>
        <w:t xml:space="preserve"> </w:t>
      </w:r>
      <w:r>
        <w:t>le</w:t>
      </w:r>
      <w:r>
        <w:rPr>
          <w:spacing w:val="35"/>
        </w:rPr>
        <w:t xml:space="preserve"> </w:t>
      </w:r>
      <w:r>
        <w:t>marché</w:t>
      </w:r>
      <w:r>
        <w:rPr>
          <w:spacing w:val="35"/>
        </w:rPr>
        <w:t xml:space="preserve"> </w:t>
      </w:r>
      <w:r>
        <w:t>intérieur,</w:t>
      </w:r>
      <w:r>
        <w:rPr>
          <w:spacing w:val="35"/>
        </w:rPr>
        <w:t xml:space="preserve"> </w:t>
      </w:r>
      <w:r>
        <w:t>qui</w:t>
      </w:r>
      <w:r>
        <w:rPr>
          <w:spacing w:val="35"/>
        </w:rPr>
        <w:t xml:space="preserve"> </w:t>
      </w:r>
      <w:r>
        <w:t>constitue</w:t>
      </w:r>
      <w:r>
        <w:rPr>
          <w:spacing w:val="35"/>
        </w:rPr>
        <w:t xml:space="preserve"> </w:t>
      </w:r>
      <w:r>
        <w:t>le</w:t>
      </w:r>
      <w:r>
        <w:rPr>
          <w:spacing w:val="35"/>
        </w:rPr>
        <w:t xml:space="preserve"> </w:t>
      </w:r>
      <w:r w:rsidR="0003316F">
        <w:t>cœur</w:t>
      </w:r>
      <w:r>
        <w:rPr>
          <w:spacing w:val="35"/>
        </w:rPr>
        <w:t xml:space="preserve"> </w:t>
      </w:r>
      <w:r>
        <w:t>et</w:t>
      </w:r>
      <w:r>
        <w:rPr>
          <w:spacing w:val="35"/>
        </w:rPr>
        <w:t xml:space="preserve"> </w:t>
      </w:r>
      <w:r>
        <w:t>la</w:t>
      </w:r>
      <w:r>
        <w:rPr>
          <w:spacing w:val="35"/>
        </w:rPr>
        <w:t xml:space="preserve"> </w:t>
      </w:r>
      <w:r>
        <w:t>stabilité</w:t>
      </w:r>
      <w:r>
        <w:rPr>
          <w:spacing w:val="35"/>
        </w:rPr>
        <w:t xml:space="preserve"> </w:t>
      </w:r>
      <w:r>
        <w:t>du</w:t>
      </w:r>
      <w:r>
        <w:rPr>
          <w:spacing w:val="35"/>
        </w:rPr>
        <w:t xml:space="preserve"> </w:t>
      </w:r>
      <w:r>
        <w:t>bloc, est rendue possible par la nécessité des industries suisses à se défendre contre l’État et les industries étrangères</w:t>
      </w:r>
      <w:r w:rsidR="00E52811">
        <w:t xml:space="preserve"> </w:t>
      </w:r>
      <w:r w:rsidR="00E52811">
        <w:fldChar w:fldCharType="begin"/>
      </w:r>
      <w:r w:rsidR="00E568D0">
        <w:instrText xml:space="preserve"> ADDIN ZOTERO_ITEM CSL_CITATION {"citationID":"kjqjt0gz","properties":{"formattedCitation":"(Charles et Vallet 2024, 2025)","plainCitation":"(Charles et Vallet 2024, 2025)","dontUpdate":true,"noteIndex":0},"citationItems":[{"id":5887,"uris":["http://zotero.org/groups/6347865/items/LCPDQQWF"],"itemData":{"id":5887,"type":"article-journal","abstract":"The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unity.","citation-key":"charlesFastCuriousSwiss2024","container-title":"Review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id":5889,"uris":["http://zotero.org/groups/6347865/items/QVQPEFCK"],"itemData":{"id":5889,"type":"article-journal","citation-key":"charlesBlocSocialLorigine2025","container-title":"Revue de l'OFCE","issue":"3","title":"Le bloc social à l'origine du capitalisme de la Suisse et son succès de long terme. L'exemple des industries exportratrices suisses, 1848-1936","URL":"https://www.researchgate.net/profile/Leo-Charles-2/publication/394310778_Le_bloc_social_aux_origines_du_capitalisme_de_la_Suisse_et_son_succes_de_long_terme_L'exemple_des_industries_exportatrices_suisses_1848-1936/links/689200a753f618401ebbdd86/Le-bloc-social-aux-origines-du-capitalisme-de-la-Suisse-et-son-succes-de-long-terme-Lexemple-des-industries-exportatrices-suisses-1848-1936.pdf","volume":"2025","author":[{"family":"Charles","given":"Léo"},{"family":"Vallet","given":"Guillaume"}],"issued":{"date-parts":[["2025"]]}}}],"schema":"https://github.com/citation-style-language/schema/raw/master/csl-citation.json"} </w:instrText>
      </w:r>
      <w:r w:rsidR="00E52811">
        <w:fldChar w:fldCharType="separate"/>
      </w:r>
      <w:r w:rsidR="00E52811" w:rsidRPr="00E52811">
        <w:t xml:space="preserve">(Charles </w:t>
      </w:r>
      <w:r w:rsidR="00E52811">
        <w:t>&amp;</w:t>
      </w:r>
      <w:r w:rsidR="00E52811" w:rsidRPr="00E52811">
        <w:t xml:space="preserve"> Vallet</w:t>
      </w:r>
      <w:r w:rsidR="00E52811">
        <w:t>,</w:t>
      </w:r>
      <w:r w:rsidR="00E52811" w:rsidRPr="00E52811">
        <w:t xml:space="preserve"> 2024</w:t>
      </w:r>
      <w:r w:rsidR="00E52811">
        <w:t>;</w:t>
      </w:r>
      <w:r w:rsidR="00E52811" w:rsidRPr="00E52811">
        <w:t xml:space="preserve"> 2025)</w:t>
      </w:r>
      <w:r w:rsidR="00E52811">
        <w:fldChar w:fldCharType="end"/>
      </w:r>
      <w:r>
        <w:t>.</w:t>
      </w:r>
    </w:p>
    <w:p w14:paraId="76ED0A3C" w14:textId="60FA7803" w:rsidR="008725D2" w:rsidRDefault="00000000" w:rsidP="00F979B2">
      <w:pPr>
        <w:pStyle w:val="Corpsdetexte"/>
        <w:spacing w:line="283" w:lineRule="auto"/>
        <w:ind w:left="0" w:right="95"/>
      </w:pPr>
      <w:r>
        <w:t>L’importance d’un «</w:t>
      </w:r>
      <w:r>
        <w:rPr>
          <w:spacing w:val="-15"/>
        </w:rPr>
        <w:t xml:space="preserve"> </w:t>
      </w:r>
      <w:r>
        <w:t>bloc bourgeois</w:t>
      </w:r>
      <w:r>
        <w:rPr>
          <w:spacing w:val="-15"/>
        </w:rPr>
        <w:t xml:space="preserve"> </w:t>
      </w:r>
      <w:r>
        <w:t>» fait consensus dans la littérature. Le système poli- tique suisse est en effet connu pour la forte résilience et persistance d’une coalition politique dominante depuis le début du 20ème siècle entre, d’une part, les principaux partis politiques</w:t>
      </w:r>
      <w:r>
        <w:rPr>
          <w:spacing w:val="40"/>
        </w:rPr>
        <w:t xml:space="preserve"> </w:t>
      </w:r>
      <w:r>
        <w:t xml:space="preserve">de droite: </w:t>
      </w:r>
      <w:r w:rsidR="00100200">
        <w:t>l’</w:t>
      </w:r>
      <w:r>
        <w:t>UDC, le PLR et le PDC</w:t>
      </w:r>
      <w:r>
        <w:rPr>
          <w:spacing w:val="27"/>
        </w:rPr>
        <w:t xml:space="preserve"> </w:t>
      </w:r>
      <w:r>
        <w:t>et,</w:t>
      </w:r>
      <w:r>
        <w:rPr>
          <w:spacing w:val="27"/>
        </w:rPr>
        <w:t xml:space="preserve"> </w:t>
      </w:r>
      <w:r>
        <w:t>d’autre</w:t>
      </w:r>
      <w:r>
        <w:rPr>
          <w:spacing w:val="27"/>
        </w:rPr>
        <w:t xml:space="preserve"> </w:t>
      </w:r>
      <w:r>
        <w:t>part,</w:t>
      </w:r>
      <w:r>
        <w:rPr>
          <w:spacing w:val="27"/>
        </w:rPr>
        <w:t xml:space="preserve"> </w:t>
      </w:r>
      <w:r>
        <w:t>les</w:t>
      </w:r>
      <w:r>
        <w:rPr>
          <w:spacing w:val="27"/>
        </w:rPr>
        <w:t xml:space="preserve"> </w:t>
      </w:r>
      <w:r>
        <w:t>principales</w:t>
      </w:r>
      <w:r>
        <w:rPr>
          <w:spacing w:val="27"/>
        </w:rPr>
        <w:t xml:space="preserve"> </w:t>
      </w:r>
      <w:r>
        <w:t>organisations</w:t>
      </w:r>
      <w:r>
        <w:rPr>
          <w:spacing w:val="27"/>
        </w:rPr>
        <w:t xml:space="preserve"> </w:t>
      </w:r>
      <w:r>
        <w:t>patronales</w:t>
      </w:r>
      <w:r>
        <w:rPr>
          <w:spacing w:val="27"/>
        </w:rPr>
        <w:t xml:space="preserve"> </w:t>
      </w:r>
      <w:r>
        <w:t>à</w:t>
      </w:r>
      <w:r>
        <w:rPr>
          <w:spacing w:val="27"/>
        </w:rPr>
        <w:t xml:space="preserve"> </w:t>
      </w:r>
      <w:r>
        <w:t xml:space="preserve">savoir le </w:t>
      </w:r>
      <w:proofErr w:type="spellStart"/>
      <w:r>
        <w:t>Vorort</w:t>
      </w:r>
      <w:proofErr w:type="spellEnd"/>
      <w:r>
        <w:t xml:space="preserve"> (devenu par la suite </w:t>
      </w:r>
      <w:proofErr w:type="spellStart"/>
      <w:r>
        <w:t>EconomieSuisse</w:t>
      </w:r>
      <w:proofErr w:type="spellEnd"/>
      <w:r>
        <w:t xml:space="preserve">) qui </w:t>
      </w:r>
      <w:r w:rsidR="005D0B38">
        <w:t>réunit</w:t>
      </w:r>
      <w:r>
        <w:t xml:space="preserve"> les plus grandes entreprises suisses, notamment celles orientés vers les marchés extérieurs; l’Association Suisse des Banquiers (ASB); l’Union Suisse des Arts et Métiers (USAM) réunissant les petites et moyennes entre- prises et l’Union Suisse des Paysans (USP). Ce «</w:t>
      </w:r>
      <w:r>
        <w:rPr>
          <w:spacing w:val="-15"/>
        </w:rPr>
        <w:t xml:space="preserve"> </w:t>
      </w:r>
      <w:r>
        <w:t>bloc bourgeois</w:t>
      </w:r>
      <w:r>
        <w:rPr>
          <w:spacing w:val="-15"/>
        </w:rPr>
        <w:t xml:space="preserve"> </w:t>
      </w:r>
      <w:r>
        <w:t>» serait à l’origine de la</w:t>
      </w:r>
      <w:r>
        <w:rPr>
          <w:spacing w:val="40"/>
        </w:rPr>
        <w:t xml:space="preserve"> </w:t>
      </w:r>
      <w:r>
        <w:t>forme</w:t>
      </w:r>
      <w:r>
        <w:rPr>
          <w:spacing w:val="-15"/>
        </w:rPr>
        <w:t xml:space="preserve"> </w:t>
      </w:r>
      <w:r>
        <w:t>«</w:t>
      </w:r>
      <w:r>
        <w:rPr>
          <w:spacing w:val="-15"/>
        </w:rPr>
        <w:t xml:space="preserve"> </w:t>
      </w:r>
      <w:r>
        <w:t>organisée</w:t>
      </w:r>
      <w:r>
        <w:rPr>
          <w:spacing w:val="-15"/>
        </w:rPr>
        <w:t xml:space="preserve"> </w:t>
      </w:r>
      <w:r>
        <w:t>»</w:t>
      </w:r>
      <w:r w:rsidR="00100200">
        <w:t xml:space="preserve"> </w:t>
      </w:r>
      <w:r w:rsidR="00100200">
        <w:fldChar w:fldCharType="begin"/>
      </w:r>
      <w:r w:rsidR="00E568D0">
        <w:instrText xml:space="preserve"> ADDIN ZOTERO_ITEM CSL_CITATION {"citationID":"Hf7hCJ9S","properties":{"formattedCitation":"(Mach 2007)","plainCitation":"(Mach 2007)","dontUpdate":true,"noteIndex":0},"citationItems":[{"id":5893,"uris":["http://zotero.org/groups/6347865/items/9EPYA6RD"],"itemData":{"id":5893,"type":"chapter","citation-key":"machRedefinitionBlockBourgeois2007","collection-number":"3.2997","collection-title":"Jahrbuch / Denknetz","container-title":"Zur politischen Ökonomie der Schweiz: eine Annäherung ; Analysen und Impulse zur Politik ; Jahrbuch Denknetz 2007: une approche ; analyses et impulsions politiques ; cahier Réseau de Réflexion 2007 = La politique économique de la suisse","edition":"1. Aufl","publisher-place":"Zürich","title":"La redéfinition du block bourgeois au cours des vingt dernières années","title-short":"Zur politischen Ökonomie der Schweiz","author":[{"family":"Mach","given":"André"}],"issued":{"date-parts":[["2007"]]}}}],"schema":"https://github.com/citation-style-language/schema/raw/master/csl-citation.json"} </w:instrText>
      </w:r>
      <w:r w:rsidR="00100200">
        <w:fldChar w:fldCharType="separate"/>
      </w:r>
      <w:r w:rsidR="00100200" w:rsidRPr="00100200">
        <w:t>(Mach</w:t>
      </w:r>
      <w:r w:rsidR="00100200">
        <w:t>,</w:t>
      </w:r>
      <w:r w:rsidR="00100200" w:rsidRPr="00100200">
        <w:t xml:space="preserve"> 2007)</w:t>
      </w:r>
      <w:r w:rsidR="00100200">
        <w:fldChar w:fldCharType="end"/>
      </w:r>
      <w:r>
        <w:t>, «</w:t>
      </w:r>
      <w:r>
        <w:rPr>
          <w:spacing w:val="-15"/>
        </w:rPr>
        <w:t xml:space="preserve"> </w:t>
      </w:r>
      <w:r>
        <w:t>hybride</w:t>
      </w:r>
      <w:r w:rsidR="00100200">
        <w:rPr>
          <w:spacing w:val="-15"/>
        </w:rPr>
        <w:t xml:space="preserve"> » </w:t>
      </w:r>
      <w:r w:rsidR="00100200">
        <w:rPr>
          <w:spacing w:val="-15"/>
        </w:rPr>
        <w:fldChar w:fldCharType="begin"/>
      </w:r>
      <w:r w:rsidR="00E568D0">
        <w:rPr>
          <w:spacing w:val="-15"/>
        </w:rPr>
        <w:instrText xml:space="preserve"> ADDIN ZOTERO_ITEM CSL_CITATION {"citationID":"cwy2pIwF","properties":{"formattedCitation":"(Trampusch et Mach 2011b)","plainCitation":"(Trampusch et Mach 2011b)","dontUpdate":true,"noteIndex":0},"citationItems":[{"id":5059,"uris":["http://zotero.org/groups/6347865/items/TQS2PARY"],"itemData":{"id":5059,"type":"book","abstract":"While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Studies.","citation-key":"trampuschSwitzerlandEuropeContinuity2011","ISBN":"978-1-136-81502-7","language":"en","note":"Google-Books-ID: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instrText>
      </w:r>
      <w:r w:rsidR="00100200">
        <w:rPr>
          <w:spacing w:val="-15"/>
        </w:rPr>
        <w:fldChar w:fldCharType="separate"/>
      </w:r>
      <w:r w:rsidR="00100200" w:rsidRPr="00100200">
        <w:t xml:space="preserve">(Trampusch </w:t>
      </w:r>
      <w:r w:rsidR="00100200">
        <w:t>&amp;</w:t>
      </w:r>
      <w:r w:rsidR="00100200" w:rsidRPr="00100200">
        <w:t xml:space="preserve"> Mach</w:t>
      </w:r>
      <w:r w:rsidR="00100200">
        <w:t>,</w:t>
      </w:r>
      <w:r w:rsidR="00100200" w:rsidRPr="00100200">
        <w:t xml:space="preserve"> 2011)</w:t>
      </w:r>
      <w:r w:rsidR="00100200">
        <w:rPr>
          <w:spacing w:val="-15"/>
        </w:rPr>
        <w:fldChar w:fldCharType="end"/>
      </w:r>
      <w:r w:rsidR="00100200">
        <w:t xml:space="preserve"> </w:t>
      </w:r>
      <w:r>
        <w:t>ou encore «</w:t>
      </w:r>
      <w:r>
        <w:rPr>
          <w:spacing w:val="-15"/>
        </w:rPr>
        <w:t xml:space="preserve"> </w:t>
      </w:r>
      <w:r>
        <w:t>libéral-corporatiste</w:t>
      </w:r>
      <w:r>
        <w:rPr>
          <w:spacing w:val="-23"/>
        </w:rPr>
        <w:t xml:space="preserve"> </w:t>
      </w:r>
      <w:r>
        <w:t xml:space="preserve">» du </w:t>
      </w:r>
      <w:r>
        <w:lastRenderedPageBreak/>
        <w:t>capitalisme suisse</w:t>
      </w:r>
      <w:r w:rsidR="00100200">
        <w:t xml:space="preserve"> </w:t>
      </w:r>
      <w:r w:rsidR="00100200">
        <w:fldChar w:fldCharType="begin"/>
      </w:r>
      <w:r w:rsidR="00E568D0">
        <w:instrText xml:space="preserve"> ADDIN ZOTERO_ITEM CSL_CITATION {"citationID":"hpZBpRbv","properties":{"formattedCitation":"(Katzenstein 1980, 1984, 1985)","plainCitation":"(Katzenstein 1980, 1984, 1985)","dontUpdate":true,"noteIndex":0},"citationItems":[{"id":5456,"uris":["http://zotero.org/groups/6347865/items/5UW7MME3"],"itemData":{"id":5456,"type":"article-journal","abstract":"Recent experience confirms an old truth: Switzerland offers a view of the past that works. In 1978 Switzerland was one of the richest countries in the world with a Gross National Product (GNP) of $13,853 per capita. Between 1975 and 1978 it raised the proportion of exports of goods and services in its Gross Domestic Product (GDP) from 36 to 44 percent. In 1977 its current account surplus surpassed that of West Germany and was second only to Japan's. Between 1970 and the end of 1979 the Swiss Franc appreciated by about 90 percent on a trade-weighted basis; against the dollar the appreciation was about 120 percent. From a rate of more than 10 percent in 1974 its inflation rate dropped to 1 percent in 1978. Switzerland's official unemployment figures (which do not record the loss of more than 300,000 jobs among foreign workers and women since 1973) are lower than those of all other advanced industrial states. And even though since 1970 government expenditures have increased faster than in any other OECD country, Switzerland's budget deficit was cut by one-third in the midst of a general recession in 1976–1977. Real GDP dropped by more than 7 percent in 1975, which represented one of the largest declines in the OECD and was a much greater drop than had been recorded in any one year in the 1930s; yet, only two years later, in 1977 Switzerland's real GNP increased by 4.3 percent, which exceeded the growth rate of any other OECD member state.","citation-key":"katzensteinCapitalismOneCountry1980","container-title":"International Organization","DOI":"10.1017/S002081830001883X","ISSN":"1531-5088, 0020-8183","issue":"4","language":"en","page":"507-540","publisher":"Cambridge University Press","source":"Cambridge University Press","title":"Capitalism in one country? Switzerland in the international economy","title-short":"Capitalism in one country?","volume":"34","author":[{"family":"Katzenstein","given":"Peter J."}],"issued":{"date-parts":[["1980",10]]}}},{"id":5453,"uris":["http://zotero.org/groups/6347865/items/UWSH59E6"],"itemData":{"id":5453,"type":"book","abstract":"Book by Katzenstein, Peter J.","citation-key":"katzensteinCorporatismChangeAustria1984","ISBN":"978-0-8014-1716-0","language":"English","number-of-pages":"334","publisher":"Cornell Univ Pr","publisher-place":"Ithaka, N.Y.","source":"Amazon","title":"Corporatism and Change: Austria, Switzerland, and the Politics of Industry","title-short":"Corporatism and Change","author":[{"family":"Katzenstein","given":"Peter J."}],"issued":{"date-parts":[["1984",1,1]]}}},{"id":5462,"uris":["http://zotero.org/groups/6347865/items/V9QILME3"],"itemData":{"id":5462,"type":"book","abstract":"By the early 1980s the average American had a lower standard of living than the average Norwegian or Dane. Standards of living in the Netherlands, Belgium, Sweden, Switzerland, and Austria also rivaled those in the United States. How have seven small democracies achieved economic success and what can they teach America?In Small States in World Markets, Peter Katzenstein examines the successes of these economically vulnerable nations of Western Europe, showing that they have managed to stay economically competitive while at the same time preserving their political institutions. Too dependent on world trade to impose protection, and lacking the resources to transform their domestic industries, they have found a third solution. Their rapid and flexible response to market opportunity stems from what Katzenstein calls \"democratic corporatism,\" a mixture of ideological consensus, centralized politics, and complex bargains among politicians, merest groups, and bureaucrats.Democratic corporatism is the solution these nations have developed in response to the economic crises of the 1930s and 1940s, the liberal international economy established after World War II, and the volatile markets of more recent years. Katzenstein maintains that democratic corporatism is an effective way of coping with a rapidly changing world―a more effective way than the United States and several other large industrial countries have yet managed to discover.","citation-key":"katzensteinSmallStatesWorld1985","ISBN":"978-0-8014-9326-3","language":"English","number-of-pages":"288","publisher":"Cornell University Press","publisher-place":"Ithaca, N.Y","source":"Amazon","title":"Small States in World Markets: Industrial Policy in Europe","title-short":"Small States in World Markets","author":[{"family":"Katzenstein","given":"Peter J."}],"issued":{"date-parts":[["1985"]]}}}],"schema":"https://github.com/citation-style-language/schema/raw/master/csl-citation.json"} </w:instrText>
      </w:r>
      <w:r w:rsidR="00100200">
        <w:fldChar w:fldCharType="separate"/>
      </w:r>
      <w:r w:rsidR="00100200" w:rsidRPr="00100200">
        <w:t>(Katzenstein</w:t>
      </w:r>
      <w:r w:rsidR="00100200">
        <w:t>,</w:t>
      </w:r>
      <w:r w:rsidR="00100200" w:rsidRPr="00100200">
        <w:t xml:space="preserve"> 1980</w:t>
      </w:r>
      <w:r w:rsidR="00100200">
        <w:t>;</w:t>
      </w:r>
      <w:r w:rsidR="00100200" w:rsidRPr="00100200">
        <w:t xml:space="preserve"> 1984</w:t>
      </w:r>
      <w:r w:rsidR="00100200">
        <w:t>;</w:t>
      </w:r>
      <w:r w:rsidR="00100200" w:rsidRPr="00100200">
        <w:t xml:space="preserve"> 1985)</w:t>
      </w:r>
      <w:r w:rsidR="00100200">
        <w:fldChar w:fldCharType="end"/>
      </w:r>
      <w:r w:rsidR="00100200">
        <w:t>.</w:t>
      </w:r>
    </w:p>
    <w:p w14:paraId="7EAEA41E" w14:textId="02B8FEBA" w:rsidR="008725D2" w:rsidRDefault="00000000" w:rsidP="00F979B2">
      <w:pPr>
        <w:pStyle w:val="Corpsdetexte"/>
        <w:spacing w:line="283" w:lineRule="auto"/>
        <w:ind w:left="0" w:right="95"/>
      </w:pPr>
      <w:r>
        <w:t>Comme dans d’autres pays européens, le développement d’une assurance maladie obligatoire en Suisse prend ses racines à la fin du 19ème.</w:t>
      </w:r>
      <w:r w:rsidR="00A937F4">
        <w:t xml:space="preserve"> </w:t>
      </w:r>
      <w:r w:rsidR="00A937F4">
        <w:fldChar w:fldCharType="begin"/>
      </w:r>
      <w:r w:rsidR="00E568D0">
        <w:instrText xml:space="preserve"> ADDIN ZOTERO_ITEM CSL_CITATION {"citationID":"GP3X5WwC","properties":{"formattedCitation":"(Leimgruber 2008)","plainCitation":"(Leimgruber 2008)","dontUpdate":true,"noteIndex":0},"citationItems":[{"id":5951,"uris":["http://zotero.org/groups/6347865/items/W4AXX3WX"],"itemData":{"id":5951,"type":"book","citation-key":"leimgruberSolidarityStateBusiness2008","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instrText>
      </w:r>
      <w:r w:rsidR="00A937F4">
        <w:fldChar w:fldCharType="separate"/>
      </w:r>
      <w:r w:rsidR="00A937F4" w:rsidRPr="00A937F4">
        <w:t>Leimgruber</w:t>
      </w:r>
      <w:r w:rsidR="00A937F4">
        <w:t xml:space="preserve"> (</w:t>
      </w:r>
      <w:r w:rsidR="00A937F4" w:rsidRPr="00A937F4">
        <w:t>2008)</w:t>
      </w:r>
      <w:r w:rsidR="00A937F4">
        <w:fldChar w:fldCharType="end"/>
      </w:r>
      <w:r w:rsidR="00A937F4">
        <w:t xml:space="preserve"> </w:t>
      </w:r>
      <w:r>
        <w:t>note que le processus d’adoption</w:t>
      </w:r>
      <w:r>
        <w:rPr>
          <w:spacing w:val="21"/>
        </w:rPr>
        <w:t xml:space="preserve"> </w:t>
      </w:r>
      <w:r>
        <w:t>de</w:t>
      </w:r>
      <w:r>
        <w:rPr>
          <w:spacing w:val="21"/>
        </w:rPr>
        <w:t xml:space="preserve"> </w:t>
      </w:r>
      <w:r>
        <w:t>la</w:t>
      </w:r>
      <w:r>
        <w:rPr>
          <w:spacing w:val="21"/>
        </w:rPr>
        <w:t xml:space="preserve"> </w:t>
      </w:r>
      <w:r>
        <w:t>sécurité</w:t>
      </w:r>
      <w:r>
        <w:rPr>
          <w:spacing w:val="21"/>
        </w:rPr>
        <w:t xml:space="preserve"> </w:t>
      </w:r>
      <w:r>
        <w:t>sociale</w:t>
      </w:r>
      <w:r>
        <w:rPr>
          <w:spacing w:val="21"/>
        </w:rPr>
        <w:t xml:space="preserve"> </w:t>
      </w:r>
      <w:r>
        <w:t>suisse</w:t>
      </w:r>
      <w:r>
        <w:rPr>
          <w:spacing w:val="21"/>
        </w:rPr>
        <w:t xml:space="preserve"> </w:t>
      </w:r>
      <w:r>
        <w:t>est</w:t>
      </w:r>
      <w:r>
        <w:rPr>
          <w:spacing w:val="21"/>
        </w:rPr>
        <w:t xml:space="preserve"> </w:t>
      </w:r>
      <w:r>
        <w:t>de</w:t>
      </w:r>
      <w:r>
        <w:rPr>
          <w:spacing w:val="21"/>
        </w:rPr>
        <w:t xml:space="preserve"> </w:t>
      </w:r>
      <w:r>
        <w:t>nature</w:t>
      </w:r>
      <w:r>
        <w:rPr>
          <w:spacing w:val="21"/>
        </w:rPr>
        <w:t xml:space="preserve"> </w:t>
      </w:r>
      <w:r>
        <w:t>paradoxale;</w:t>
      </w:r>
      <w:r>
        <w:rPr>
          <w:spacing w:val="21"/>
        </w:rPr>
        <w:t xml:space="preserve"> </w:t>
      </w:r>
      <w:r>
        <w:t>elle</w:t>
      </w:r>
      <w:r>
        <w:rPr>
          <w:spacing w:val="21"/>
        </w:rPr>
        <w:t xml:space="preserve"> </w:t>
      </w:r>
      <w:r>
        <w:t>est</w:t>
      </w:r>
      <w:r>
        <w:rPr>
          <w:spacing w:val="21"/>
        </w:rPr>
        <w:t xml:space="preserve"> </w:t>
      </w:r>
      <w:r>
        <w:t>à</w:t>
      </w:r>
      <w:r>
        <w:rPr>
          <w:spacing w:val="21"/>
        </w:rPr>
        <w:t xml:space="preserve"> </w:t>
      </w:r>
      <w:r>
        <w:t>la</w:t>
      </w:r>
      <w:r>
        <w:rPr>
          <w:spacing w:val="21"/>
        </w:rPr>
        <w:t xml:space="preserve"> </w:t>
      </w:r>
      <w:r>
        <w:t>fois</w:t>
      </w:r>
      <w:r>
        <w:rPr>
          <w:spacing w:val="21"/>
        </w:rPr>
        <w:t xml:space="preserve"> </w:t>
      </w:r>
      <w:r>
        <w:t>pionnière, du fait de l’influence précoce des politiques bismarckiennes, mais restera, tout au long de son histoire, relativement limitée dans la provision de prestations par le public, non seulement du fait de limites objectives et volontaires de la part des autorités centrales, mais aussi du fait du rôle</w:t>
      </w:r>
      <w:r>
        <w:rPr>
          <w:spacing w:val="-4"/>
        </w:rPr>
        <w:t xml:space="preserve"> </w:t>
      </w:r>
      <w:r>
        <w:t>prépondérant</w:t>
      </w:r>
      <w:r>
        <w:rPr>
          <w:spacing w:val="-4"/>
        </w:rPr>
        <w:t xml:space="preserve"> </w:t>
      </w:r>
      <w:r>
        <w:t>joué</w:t>
      </w:r>
      <w:r>
        <w:rPr>
          <w:spacing w:val="-4"/>
        </w:rPr>
        <w:t xml:space="preserve"> </w:t>
      </w:r>
      <w:r>
        <w:t>par</w:t>
      </w:r>
      <w:r>
        <w:rPr>
          <w:spacing w:val="-4"/>
        </w:rPr>
        <w:t xml:space="preserve"> </w:t>
      </w:r>
      <w:r>
        <w:t>le</w:t>
      </w:r>
      <w:r>
        <w:rPr>
          <w:spacing w:val="-4"/>
        </w:rPr>
        <w:t xml:space="preserve"> </w:t>
      </w:r>
      <w:r>
        <w:t>privé,</w:t>
      </w:r>
      <w:r>
        <w:rPr>
          <w:spacing w:val="-4"/>
        </w:rPr>
        <w:t xml:space="preserve"> </w:t>
      </w:r>
      <w:r>
        <w:t>une</w:t>
      </w:r>
      <w:r>
        <w:rPr>
          <w:spacing w:val="-4"/>
        </w:rPr>
        <w:t xml:space="preserve"> </w:t>
      </w:r>
      <w:r>
        <w:t>constante</w:t>
      </w:r>
      <w:r>
        <w:rPr>
          <w:spacing w:val="-4"/>
        </w:rPr>
        <w:t xml:space="preserve"> </w:t>
      </w:r>
      <w:r>
        <w:t>dans</w:t>
      </w:r>
      <w:r>
        <w:rPr>
          <w:spacing w:val="-4"/>
        </w:rPr>
        <w:t xml:space="preserve"> </w:t>
      </w:r>
      <w:r>
        <w:t>l’histoire</w:t>
      </w:r>
      <w:r>
        <w:rPr>
          <w:spacing w:val="-4"/>
        </w:rPr>
        <w:t xml:space="preserve"> </w:t>
      </w:r>
      <w:r>
        <w:t>de</w:t>
      </w:r>
      <w:r>
        <w:rPr>
          <w:spacing w:val="-4"/>
        </w:rPr>
        <w:t xml:space="preserve"> </w:t>
      </w:r>
      <w:r>
        <w:t>l’assurance</w:t>
      </w:r>
      <w:r>
        <w:rPr>
          <w:spacing w:val="-4"/>
        </w:rPr>
        <w:t xml:space="preserve"> </w:t>
      </w:r>
      <w:r>
        <w:t>maladie</w:t>
      </w:r>
      <w:r>
        <w:rPr>
          <w:spacing w:val="-4"/>
        </w:rPr>
        <w:t xml:space="preserve"> </w:t>
      </w:r>
      <w:r>
        <w:t>suisse, qui rappelle l’insistance de</w:t>
      </w:r>
      <w:r w:rsidR="00A937F4">
        <w:t xml:space="preserve"> </w:t>
      </w:r>
      <w:r w:rsidR="00A937F4">
        <w:fldChar w:fldCharType="begin"/>
      </w:r>
      <w:r w:rsidR="00E568D0">
        <w:instrText xml:space="preserve"> ADDIN ZOTERO_ITEM CSL_CITATION {"citationID":"bUJ6LMEO","properties":{"formattedCitation":"(Leimgruber 2008)","plainCitation":"(Leimgruber 2008)","dontUpdate":true,"noteIndex":0},"citationItems":[{"id":5951,"uris":["http://zotero.org/groups/6347865/items/W4AXX3WX"],"itemData":{"id":5951,"type":"book","citation-key":"leimgruberSolidarityStateBusiness2008","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instrText>
      </w:r>
      <w:r w:rsidR="00A937F4">
        <w:fldChar w:fldCharType="separate"/>
      </w:r>
      <w:r w:rsidR="00A937F4" w:rsidRPr="00A937F4">
        <w:t>Leimgruber</w:t>
      </w:r>
      <w:r w:rsidR="00A937F4">
        <w:t xml:space="preserve"> (</w:t>
      </w:r>
      <w:r w:rsidR="00A937F4" w:rsidRPr="00A937F4">
        <w:t>2008)</w:t>
      </w:r>
      <w:r w:rsidR="00A937F4">
        <w:fldChar w:fldCharType="end"/>
      </w:r>
      <w:r>
        <w:t xml:space="preserve"> sur le rôle prépondérant du privé dans l’état social suisse. Deux autres caractéristiques institutionnelles du modèle suisse sont centrales dans l’analyse de ce développement historique des assurances </w:t>
      </w:r>
      <w:r w:rsidR="0071627E">
        <w:t>sociales :</w:t>
      </w:r>
      <w:r>
        <w:t xml:space="preserve"> le fédéralisme et la forme semi-directe de la démocratie.</w:t>
      </w:r>
    </w:p>
    <w:p w14:paraId="2E8B4A68" w14:textId="3B9EF99B" w:rsidR="008725D2" w:rsidRPr="00C5376E" w:rsidRDefault="00000000" w:rsidP="00F979B2">
      <w:pPr>
        <w:pStyle w:val="Corpsdetexte"/>
        <w:spacing w:line="283" w:lineRule="auto"/>
        <w:ind w:left="0" w:right="98"/>
        <w:rPr>
          <w:spacing w:val="-15"/>
        </w:rPr>
      </w:pPr>
      <w:r>
        <w:t>Ces mêmes facteurs se retrouvent dans le cadre du développement de l’assurance-maladie. Geoffroy</w:t>
      </w:r>
      <w:r>
        <w:rPr>
          <w:spacing w:val="-10"/>
        </w:rPr>
        <w:t xml:space="preserve"> </w:t>
      </w:r>
      <w:r>
        <w:t>Legentilhomme</w:t>
      </w:r>
      <w:r>
        <w:rPr>
          <w:spacing w:val="-10"/>
        </w:rPr>
        <w:t xml:space="preserve"> </w:t>
      </w:r>
      <w:r>
        <w:t>montre</w:t>
      </w:r>
      <w:r>
        <w:rPr>
          <w:spacing w:val="-10"/>
        </w:rPr>
        <w:t xml:space="preserve"> </w:t>
      </w:r>
      <w:r>
        <w:t>en</w:t>
      </w:r>
      <w:r>
        <w:rPr>
          <w:spacing w:val="-10"/>
        </w:rPr>
        <w:t xml:space="preserve"> </w:t>
      </w:r>
      <w:r>
        <w:t>effet</w:t>
      </w:r>
      <w:r>
        <w:rPr>
          <w:spacing w:val="-10"/>
        </w:rPr>
        <w:t xml:space="preserve"> </w:t>
      </w:r>
      <w:r>
        <w:t>que</w:t>
      </w:r>
      <w:r>
        <w:rPr>
          <w:spacing w:val="-10"/>
        </w:rPr>
        <w:t xml:space="preserve"> </w:t>
      </w:r>
      <w:r>
        <w:t>celui-ci</w:t>
      </w:r>
      <w:r>
        <w:rPr>
          <w:spacing w:val="-10"/>
        </w:rPr>
        <w:t xml:space="preserve"> </w:t>
      </w:r>
      <w:r>
        <w:t>est</w:t>
      </w:r>
      <w:r>
        <w:rPr>
          <w:spacing w:val="-10"/>
        </w:rPr>
        <w:t xml:space="preserve"> </w:t>
      </w:r>
      <w:r>
        <w:t>issu</w:t>
      </w:r>
      <w:r>
        <w:rPr>
          <w:spacing w:val="-10"/>
        </w:rPr>
        <w:t xml:space="preserve"> </w:t>
      </w:r>
      <w:r>
        <w:t>du</w:t>
      </w:r>
      <w:r>
        <w:rPr>
          <w:spacing w:val="-10"/>
        </w:rPr>
        <w:t xml:space="preserve"> </w:t>
      </w:r>
      <w:r>
        <w:t>système</w:t>
      </w:r>
      <w:r>
        <w:rPr>
          <w:spacing w:val="-10"/>
        </w:rPr>
        <w:t xml:space="preserve"> </w:t>
      </w:r>
      <w:r>
        <w:t>des</w:t>
      </w:r>
      <w:r>
        <w:rPr>
          <w:spacing w:val="-10"/>
        </w:rPr>
        <w:t xml:space="preserve"> </w:t>
      </w:r>
      <w:r>
        <w:t>caisses</w:t>
      </w:r>
      <w:r>
        <w:rPr>
          <w:spacing w:val="-10"/>
        </w:rPr>
        <w:t xml:space="preserve"> </w:t>
      </w:r>
      <w:r>
        <w:t>d’entraide et des caisses professionnelles, des organisations privées, locales et le plus souvent liées à l’affiliation</w:t>
      </w:r>
      <w:r>
        <w:rPr>
          <w:spacing w:val="-15"/>
        </w:rPr>
        <w:t xml:space="preserve"> </w:t>
      </w:r>
      <w:r>
        <w:t>professionnelle,</w:t>
      </w:r>
      <w:r>
        <w:rPr>
          <w:spacing w:val="-15"/>
        </w:rPr>
        <w:t xml:space="preserve"> </w:t>
      </w:r>
      <w:r>
        <w:t>qui</w:t>
      </w:r>
      <w:r>
        <w:rPr>
          <w:spacing w:val="-15"/>
        </w:rPr>
        <w:t xml:space="preserve"> </w:t>
      </w:r>
      <w:r>
        <w:t>se</w:t>
      </w:r>
      <w:r>
        <w:rPr>
          <w:spacing w:val="-15"/>
        </w:rPr>
        <w:t xml:space="preserve"> </w:t>
      </w:r>
      <w:r>
        <w:t>développent</w:t>
      </w:r>
      <w:r>
        <w:rPr>
          <w:spacing w:val="-15"/>
        </w:rPr>
        <w:t xml:space="preserve"> </w:t>
      </w:r>
      <w:r>
        <w:t>après</w:t>
      </w:r>
      <w:r>
        <w:rPr>
          <w:spacing w:val="-15"/>
        </w:rPr>
        <w:t xml:space="preserve"> </w:t>
      </w:r>
      <w:r>
        <w:t>les</w:t>
      </w:r>
      <w:r>
        <w:rPr>
          <w:spacing w:val="-15"/>
        </w:rPr>
        <w:t xml:space="preserve"> </w:t>
      </w:r>
      <w:r>
        <w:t>années</w:t>
      </w:r>
      <w:r>
        <w:rPr>
          <w:spacing w:val="-15"/>
        </w:rPr>
        <w:t xml:space="preserve"> </w:t>
      </w:r>
      <w:r>
        <w:t>1840</w:t>
      </w:r>
      <w:r w:rsidR="00A937F4">
        <w:t xml:space="preserve"> </w:t>
      </w:r>
      <w:r w:rsidR="00A937F4">
        <w:fldChar w:fldCharType="begin"/>
      </w:r>
      <w:r w:rsidR="00E568D0">
        <w:instrText xml:space="preserve"> ADDIN ZOTERO_ITEM CSL_CITATION {"citationID":"EglDk9Nd","properties":{"formattedCitation":"(Legentilhomme 2024)","plainCitation":"(Legentilhomme 2024)","dontUpdate":true,"noteIndex":0},"citationItems":[{"id":5917,"uris":["http://zotero.org/groups/6347865/items/4EM92H4N"],"itemData":{"id":5917,"type":"book","citation-key":"legentilhommeEntreMutualismeMarche2024","edition":"Alphil-Presses universitaires suisses","publisher-place":"Neuchâtel","title":"Entre mutualisme et marché : le développemet du système suisse d'assurance maladie","author":[{"family":"Legentilhomme","given":"Geoffroy"}],"issued":{"date-parts":[["2024"]]}}}],"schema":"https://github.com/citation-style-language/schema/raw/master/csl-citation.json"} </w:instrText>
      </w:r>
      <w:r w:rsidR="00A937F4">
        <w:fldChar w:fldCharType="separate"/>
      </w:r>
      <w:r w:rsidR="00A937F4" w:rsidRPr="00A937F4">
        <w:t>(Legentilhomme</w:t>
      </w:r>
      <w:r w:rsidR="00A937F4">
        <w:t>,</w:t>
      </w:r>
      <w:r w:rsidR="00A937F4" w:rsidRPr="00A937F4">
        <w:t xml:space="preserve"> 2024</w:t>
      </w:r>
      <w:r w:rsidR="000D429B">
        <w:t>a</w:t>
      </w:r>
      <w:r w:rsidR="00A937F4" w:rsidRPr="00A937F4">
        <w:t>)</w:t>
      </w:r>
      <w:r w:rsidR="00A937F4">
        <w:fldChar w:fldCharType="end"/>
      </w:r>
      <w:r>
        <w:t>.</w:t>
      </w:r>
      <w:r w:rsidR="00C5376E">
        <w:rPr>
          <w:spacing w:val="-15"/>
        </w:rPr>
        <w:t xml:space="preserve"> </w:t>
      </w:r>
      <w:r w:rsidR="00565F91">
        <w:rPr>
          <w:spacing w:val="-15"/>
        </w:rPr>
        <w:t xml:space="preserve">À la </w:t>
      </w:r>
      <w:r w:rsidR="00565F91">
        <w:t>fin</w:t>
      </w:r>
      <w:r w:rsidR="00565F91">
        <w:rPr>
          <w:spacing w:val="-7"/>
        </w:rPr>
        <w:t xml:space="preserve"> </w:t>
      </w:r>
      <w:r w:rsidR="00565F91">
        <w:t>du</w:t>
      </w:r>
      <w:r w:rsidR="00565F91">
        <w:rPr>
          <w:spacing w:val="-7"/>
        </w:rPr>
        <w:t xml:space="preserve"> </w:t>
      </w:r>
      <w:r w:rsidR="00565F91">
        <w:t>XIXe</w:t>
      </w:r>
      <w:r w:rsidR="00565F91">
        <w:rPr>
          <w:spacing w:val="-7"/>
        </w:rPr>
        <w:t xml:space="preserve"> </w:t>
      </w:r>
      <w:r w:rsidR="00565F91">
        <w:t>siècle,</w:t>
      </w:r>
      <w:r w:rsidR="00565F91">
        <w:rPr>
          <w:spacing w:val="-7"/>
        </w:rPr>
        <w:t xml:space="preserve"> </w:t>
      </w:r>
      <w:r w:rsidR="00565F91">
        <w:t>des</w:t>
      </w:r>
      <w:r w:rsidR="00565F91">
        <w:rPr>
          <w:spacing w:val="-7"/>
        </w:rPr>
        <w:t xml:space="preserve"> </w:t>
      </w:r>
      <w:r w:rsidR="00565F91">
        <w:t>pressions</w:t>
      </w:r>
      <w:r w:rsidR="00565F91">
        <w:rPr>
          <w:spacing w:val="-7"/>
        </w:rPr>
        <w:t xml:space="preserve"> </w:t>
      </w:r>
      <w:r w:rsidR="00565F91">
        <w:t>radicales</w:t>
      </w:r>
      <w:r w:rsidR="00565F91">
        <w:rPr>
          <w:spacing w:val="-7"/>
        </w:rPr>
        <w:t xml:space="preserve"> </w:t>
      </w:r>
      <w:r w:rsidR="00565F91">
        <w:t>et</w:t>
      </w:r>
      <w:r w:rsidR="00565F91">
        <w:rPr>
          <w:spacing w:val="-7"/>
        </w:rPr>
        <w:t xml:space="preserve"> </w:t>
      </w:r>
      <w:r w:rsidR="00565F91">
        <w:t>des</w:t>
      </w:r>
      <w:r w:rsidR="00565F91">
        <w:rPr>
          <w:spacing w:val="-7"/>
        </w:rPr>
        <w:t xml:space="preserve"> </w:t>
      </w:r>
      <w:r w:rsidR="00565F91">
        <w:t>syndicats</w:t>
      </w:r>
      <w:r w:rsidR="00565F91">
        <w:rPr>
          <w:spacing w:val="-7"/>
        </w:rPr>
        <w:t xml:space="preserve"> </w:t>
      </w:r>
      <w:r w:rsidR="00565F91">
        <w:t>poussent</w:t>
      </w:r>
      <w:r w:rsidR="00565F91">
        <w:rPr>
          <w:spacing w:val="-7"/>
        </w:rPr>
        <w:t xml:space="preserve"> </w:t>
      </w:r>
      <w:r w:rsidR="00565F91">
        <w:t>pour</w:t>
      </w:r>
      <w:r w:rsidR="00565F91">
        <w:rPr>
          <w:spacing w:val="-7"/>
        </w:rPr>
        <w:t xml:space="preserve"> </w:t>
      </w:r>
      <w:r w:rsidR="00565F91">
        <w:t>une</w:t>
      </w:r>
      <w:r w:rsidR="00565F91">
        <w:rPr>
          <w:spacing w:val="-7"/>
        </w:rPr>
        <w:t xml:space="preserve"> </w:t>
      </w:r>
      <w:r w:rsidR="00565F91">
        <w:t xml:space="preserve">réglementation des prestations, </w:t>
      </w:r>
      <w:r w:rsidR="005D0B38">
        <w:t>à la suite de</w:t>
      </w:r>
      <w:r w:rsidR="00565F91">
        <w:t xml:space="preserve"> manquements financiers dans la gestion des caisses, et dans le sillage des premières impulsions pour le développement de la protection sociale en Europe, notamment en Allemagne. Les soins sont au centre de la première tentative d’instaurer une politique sociale, dans le cadre de l’élaboration de la Loi Forrer, du nom d’un politicien du parti Radical, acceptée par le parlement en 1889. Celle-ci prévoit une couverture obligatoire pour les soins et les accidents, notamment par le biais de caisses publiques, ainsi qu’une harmonisation des prestations </w:t>
      </w:r>
      <w:r w:rsidR="00565F91" w:rsidRPr="00A937F4">
        <w:t>(</w:t>
      </w:r>
      <w:hyperlink w:anchor="_bookmark58" w:history="1">
        <w:r w:rsidR="00565F91" w:rsidRPr="00A937F4">
          <w:t>Legentilhomme</w:t>
        </w:r>
        <w:r w:rsidR="00A937F4">
          <w:t>,</w:t>
        </w:r>
        <w:r w:rsidR="00565F91" w:rsidRPr="00A937F4">
          <w:t xml:space="preserve"> 2024</w:t>
        </w:r>
      </w:hyperlink>
      <w:r w:rsidR="000D429B">
        <w:t>a</w:t>
      </w:r>
      <w:r w:rsidR="00565F91" w:rsidRPr="00A937F4">
        <w:t>)</w:t>
      </w:r>
      <w:r w:rsidR="00565F91">
        <w:t>. Elle suscite une importante opposition de la part d’un groupe aux intérêts hétéroclites, des mutuelles aux représentants des médecins, ainsi</w:t>
      </w:r>
      <w:r w:rsidR="00565F91">
        <w:rPr>
          <w:spacing w:val="-1"/>
        </w:rPr>
        <w:t xml:space="preserve"> </w:t>
      </w:r>
      <w:r w:rsidR="00565F91">
        <w:t>que</w:t>
      </w:r>
      <w:r w:rsidR="00565F91">
        <w:rPr>
          <w:spacing w:val="-2"/>
        </w:rPr>
        <w:t xml:space="preserve"> </w:t>
      </w:r>
      <w:r w:rsidR="00565F91">
        <w:t>des</w:t>
      </w:r>
      <w:r w:rsidR="00565F91">
        <w:rPr>
          <w:spacing w:val="-1"/>
        </w:rPr>
        <w:t xml:space="preserve"> </w:t>
      </w:r>
      <w:r w:rsidR="00565F91">
        <w:t>syndicats</w:t>
      </w:r>
      <w:r w:rsidR="00565F91">
        <w:rPr>
          <w:spacing w:val="-2"/>
        </w:rPr>
        <w:t xml:space="preserve"> </w:t>
      </w:r>
      <w:r w:rsidR="00565F91">
        <w:t>et</w:t>
      </w:r>
      <w:r w:rsidR="00565F91">
        <w:rPr>
          <w:spacing w:val="-1"/>
        </w:rPr>
        <w:t xml:space="preserve"> </w:t>
      </w:r>
      <w:r w:rsidR="00565F91">
        <w:t>partis</w:t>
      </w:r>
      <w:r w:rsidR="00565F91">
        <w:rPr>
          <w:spacing w:val="-2"/>
        </w:rPr>
        <w:t xml:space="preserve"> </w:t>
      </w:r>
      <w:r w:rsidR="00565F91">
        <w:t>de</w:t>
      </w:r>
      <w:r w:rsidR="00565F91">
        <w:rPr>
          <w:spacing w:val="-1"/>
        </w:rPr>
        <w:t xml:space="preserve"> </w:t>
      </w:r>
      <w:r w:rsidR="00565F91">
        <w:t>la</w:t>
      </w:r>
      <w:r w:rsidR="00565F91">
        <w:rPr>
          <w:spacing w:val="-2"/>
        </w:rPr>
        <w:t xml:space="preserve"> </w:t>
      </w:r>
      <w:r w:rsidR="00565F91">
        <w:t>droite</w:t>
      </w:r>
      <w:r w:rsidR="00A937F4">
        <w:t xml:space="preserve"> </w:t>
      </w:r>
      <w:r w:rsidR="00A937F4">
        <w:fldChar w:fldCharType="begin"/>
      </w:r>
      <w:r w:rsidR="00E568D0">
        <w:instrText xml:space="preserve"> ADDIN ZOTERO_ITEM CSL_CITATION {"citationID":"SDAaeEvC","properties":{"formattedCitation":"(Bonoli et Fossati 2024)","plainCitation":"(Bonoli et Fossati 2024)","dontUpdate":true,"noteIndex":0},"citationItems":[{"id":5746,"uris":["http://zotero.org/groups/6347865/items/NYFGDRZ4"],"itemData":{"id":5746,"type":"chapter","call-number":"320.949 4","citation-key":"bonoliSocialPolicy2024","collection-title":"Oxford handbooks","container-title":"The Oxford handbook of Swiss politics","ISBN":"978-0-19-287178-7","language":"en","publisher":"Oxford university press","publisher-place":"Oxford","source":"BnF ISBN","title":"Social policy","author":[{"family":"Bonoli","given":"Giuliano"},{"family":"Fossati","given":"Flavia"}],"issued":{"date-parts":[["2024"]]}}}],"schema":"https://github.com/citation-style-language/schema/raw/master/csl-citation.json"} </w:instrText>
      </w:r>
      <w:r w:rsidR="00A937F4">
        <w:fldChar w:fldCharType="separate"/>
      </w:r>
      <w:r w:rsidR="00A937F4" w:rsidRPr="00A937F4">
        <w:t xml:space="preserve">(Bonoli </w:t>
      </w:r>
      <w:r w:rsidR="00A937F4">
        <w:t>&amp;</w:t>
      </w:r>
      <w:r w:rsidR="00A937F4" w:rsidRPr="00A937F4">
        <w:t xml:space="preserve"> Fossati</w:t>
      </w:r>
      <w:r w:rsidR="00A937F4">
        <w:t>,</w:t>
      </w:r>
      <w:r w:rsidR="00A937F4" w:rsidRPr="00A937F4">
        <w:t xml:space="preserve"> 2024)</w:t>
      </w:r>
      <w:r w:rsidR="00A937F4">
        <w:fldChar w:fldCharType="end"/>
      </w:r>
      <w:r w:rsidR="00565F91">
        <w:t>.</w:t>
      </w:r>
      <w:r w:rsidR="00565F91">
        <w:rPr>
          <w:spacing w:val="-1"/>
        </w:rPr>
        <w:t xml:space="preserve"> </w:t>
      </w:r>
      <w:r w:rsidR="00565F91">
        <w:t>Si</w:t>
      </w:r>
      <w:r w:rsidR="00565F91">
        <w:rPr>
          <w:spacing w:val="-2"/>
        </w:rPr>
        <w:t xml:space="preserve"> </w:t>
      </w:r>
      <w:r w:rsidR="00565F91">
        <w:t>la</w:t>
      </w:r>
      <w:r w:rsidR="00565F91">
        <w:rPr>
          <w:spacing w:val="-1"/>
        </w:rPr>
        <w:t xml:space="preserve"> </w:t>
      </w:r>
      <w:r w:rsidR="00565F91">
        <w:t>loi</w:t>
      </w:r>
      <w:r w:rsidR="00565F91">
        <w:rPr>
          <w:spacing w:val="-2"/>
        </w:rPr>
        <w:t xml:space="preserve"> </w:t>
      </w:r>
      <w:r w:rsidR="00565F91">
        <w:t>Forrer</w:t>
      </w:r>
      <w:r w:rsidR="00565F91">
        <w:rPr>
          <w:spacing w:val="-1"/>
        </w:rPr>
        <w:t xml:space="preserve"> </w:t>
      </w:r>
      <w:r w:rsidR="00565F91">
        <w:t>est</w:t>
      </w:r>
      <w:r w:rsidR="00565F91">
        <w:rPr>
          <w:spacing w:val="-2"/>
        </w:rPr>
        <w:t xml:space="preserve"> </w:t>
      </w:r>
      <w:r w:rsidR="00565F91">
        <w:t>rejetée par un référendum populaire en 1900, sa discussion aura donné une impulsion à la coalition d’assureurs qui s’organise afin de militer pour son rejet, notamment par la Fédération des Sociétés de secours mutuels de la Suisse Romande, composée des associations d’entraide de</w:t>
      </w:r>
      <w:r w:rsidR="00565F91">
        <w:rPr>
          <w:spacing w:val="80"/>
        </w:rPr>
        <w:t xml:space="preserve"> </w:t>
      </w:r>
      <w:r w:rsidR="00565F91">
        <w:t>la</w:t>
      </w:r>
      <w:r w:rsidR="00565F91">
        <w:rPr>
          <w:spacing w:val="39"/>
        </w:rPr>
        <w:t xml:space="preserve"> </w:t>
      </w:r>
      <w:r w:rsidR="00565F91">
        <w:t>Suisse</w:t>
      </w:r>
      <w:r w:rsidR="00565F91">
        <w:rPr>
          <w:spacing w:val="39"/>
        </w:rPr>
        <w:t xml:space="preserve"> </w:t>
      </w:r>
      <w:r w:rsidR="00565F91">
        <w:t>francophone.</w:t>
      </w:r>
      <w:r w:rsidR="00565F91">
        <w:rPr>
          <w:spacing w:val="39"/>
        </w:rPr>
        <w:t xml:space="preserve"> </w:t>
      </w:r>
      <w:r w:rsidR="00565F91">
        <w:t>Alliée</w:t>
      </w:r>
      <w:r w:rsidR="00565F91">
        <w:rPr>
          <w:spacing w:val="39"/>
        </w:rPr>
        <w:t xml:space="preserve"> </w:t>
      </w:r>
      <w:r w:rsidR="00565F91">
        <w:t>à</w:t>
      </w:r>
      <w:r w:rsidR="00565F91">
        <w:rPr>
          <w:spacing w:val="39"/>
        </w:rPr>
        <w:t xml:space="preserve"> </w:t>
      </w:r>
      <w:r w:rsidR="00565F91">
        <w:t>ses</w:t>
      </w:r>
      <w:r w:rsidR="00565F91">
        <w:rPr>
          <w:spacing w:val="39"/>
        </w:rPr>
        <w:t xml:space="preserve"> </w:t>
      </w:r>
      <w:r w:rsidR="00565F91">
        <w:t>homologues</w:t>
      </w:r>
      <w:r w:rsidR="00565F91">
        <w:rPr>
          <w:spacing w:val="39"/>
        </w:rPr>
        <w:t xml:space="preserve"> </w:t>
      </w:r>
      <w:r w:rsidR="00565F91">
        <w:t>germaniques,</w:t>
      </w:r>
      <w:r w:rsidR="00565F91">
        <w:rPr>
          <w:spacing w:val="39"/>
        </w:rPr>
        <w:t xml:space="preserve"> </w:t>
      </w:r>
      <w:r w:rsidR="00565F91">
        <w:t>cette</w:t>
      </w:r>
      <w:r w:rsidR="00565F91">
        <w:rPr>
          <w:spacing w:val="39"/>
        </w:rPr>
        <w:t xml:space="preserve"> </w:t>
      </w:r>
      <w:r w:rsidR="00565F91">
        <w:t>coalition</w:t>
      </w:r>
      <w:r w:rsidR="00565F91">
        <w:rPr>
          <w:spacing w:val="39"/>
        </w:rPr>
        <w:t xml:space="preserve"> </w:t>
      </w:r>
      <w:r w:rsidR="00565F91">
        <w:t>mène</w:t>
      </w:r>
      <w:r w:rsidR="00565F91">
        <w:rPr>
          <w:spacing w:val="39"/>
        </w:rPr>
        <w:t xml:space="preserve"> </w:t>
      </w:r>
      <w:r w:rsidR="00565F91">
        <w:t>ensuite une politique coordonnée dans les commissions extra-parlementaires chargées d’élaborer une alternative</w:t>
      </w:r>
      <w:r w:rsidR="00565F91">
        <w:rPr>
          <w:spacing w:val="-6"/>
        </w:rPr>
        <w:t xml:space="preserve"> </w:t>
      </w:r>
      <w:r w:rsidR="00565F91">
        <w:t>à</w:t>
      </w:r>
      <w:r w:rsidR="00565F91">
        <w:rPr>
          <w:spacing w:val="-6"/>
        </w:rPr>
        <w:t xml:space="preserve"> </w:t>
      </w:r>
      <w:r w:rsidR="00565F91">
        <w:t>la</w:t>
      </w:r>
      <w:r w:rsidR="00565F91">
        <w:rPr>
          <w:spacing w:val="-6"/>
        </w:rPr>
        <w:t xml:space="preserve"> </w:t>
      </w:r>
      <w:r w:rsidR="00565F91">
        <w:t>loi,</w:t>
      </w:r>
      <w:r w:rsidR="00565F91">
        <w:rPr>
          <w:spacing w:val="-6"/>
        </w:rPr>
        <w:t xml:space="preserve"> </w:t>
      </w:r>
      <w:r w:rsidR="00565F91">
        <w:t>qui</w:t>
      </w:r>
      <w:r w:rsidR="00565F91">
        <w:rPr>
          <w:spacing w:val="-6"/>
        </w:rPr>
        <w:t xml:space="preserve"> </w:t>
      </w:r>
      <w:r w:rsidR="00565F91">
        <w:t>prendra</w:t>
      </w:r>
      <w:r w:rsidR="00565F91">
        <w:rPr>
          <w:spacing w:val="-6"/>
        </w:rPr>
        <w:t xml:space="preserve"> </w:t>
      </w:r>
      <w:r w:rsidR="00565F91">
        <w:t>la</w:t>
      </w:r>
      <w:r w:rsidR="00565F91">
        <w:rPr>
          <w:spacing w:val="-6"/>
        </w:rPr>
        <w:t xml:space="preserve"> </w:t>
      </w:r>
      <w:r w:rsidR="00565F91">
        <w:t>forme</w:t>
      </w:r>
      <w:r w:rsidR="00565F91">
        <w:rPr>
          <w:spacing w:val="-6"/>
        </w:rPr>
        <w:t xml:space="preserve"> </w:t>
      </w:r>
      <w:r w:rsidR="00565F91">
        <w:t>nouvelle</w:t>
      </w:r>
      <w:r w:rsidR="00565F91">
        <w:rPr>
          <w:spacing w:val="-6"/>
        </w:rPr>
        <w:t xml:space="preserve"> </w:t>
      </w:r>
      <w:r w:rsidR="00565F91">
        <w:t>Loi</w:t>
      </w:r>
      <w:r w:rsidR="00565F91">
        <w:rPr>
          <w:spacing w:val="-6"/>
        </w:rPr>
        <w:t xml:space="preserve"> </w:t>
      </w:r>
      <w:r w:rsidR="00565F91">
        <w:t>fédérale</w:t>
      </w:r>
      <w:r w:rsidR="00565F91">
        <w:rPr>
          <w:spacing w:val="-6"/>
        </w:rPr>
        <w:t xml:space="preserve"> </w:t>
      </w:r>
      <w:r w:rsidR="00565F91">
        <w:t>sur</w:t>
      </w:r>
      <w:r w:rsidR="00565F91">
        <w:rPr>
          <w:spacing w:val="-6"/>
        </w:rPr>
        <w:t xml:space="preserve"> </w:t>
      </w:r>
      <w:r w:rsidR="00565F91">
        <w:t>l’assurance</w:t>
      </w:r>
      <w:r w:rsidR="00565F91">
        <w:rPr>
          <w:spacing w:val="-6"/>
        </w:rPr>
        <w:t xml:space="preserve"> </w:t>
      </w:r>
      <w:r w:rsidR="00565F91">
        <w:t>en</w:t>
      </w:r>
      <w:r w:rsidR="00565F91">
        <w:rPr>
          <w:spacing w:val="-6"/>
        </w:rPr>
        <w:t xml:space="preserve"> </w:t>
      </w:r>
      <w:r w:rsidR="00565F91">
        <w:t>cas</w:t>
      </w:r>
      <w:r w:rsidR="00565F91">
        <w:rPr>
          <w:spacing w:val="-6"/>
        </w:rPr>
        <w:t xml:space="preserve"> </w:t>
      </w:r>
      <w:r w:rsidR="00565F91">
        <w:t>de</w:t>
      </w:r>
      <w:r w:rsidR="00565F91">
        <w:rPr>
          <w:spacing w:val="-6"/>
        </w:rPr>
        <w:t xml:space="preserve"> </w:t>
      </w:r>
      <w:r w:rsidR="00565F91">
        <w:t>maladie et d’accidents en (LAMA). Acceptée en 1912, celle-ci ne comprend pas de caisses maladies publiques</w:t>
      </w:r>
      <w:r w:rsidR="00565F91">
        <w:rPr>
          <w:spacing w:val="32"/>
        </w:rPr>
        <w:t xml:space="preserve"> </w:t>
      </w:r>
      <w:r w:rsidR="00565F91">
        <w:t>au</w:t>
      </w:r>
      <w:r w:rsidR="00565F91">
        <w:rPr>
          <w:spacing w:val="32"/>
        </w:rPr>
        <w:t xml:space="preserve"> </w:t>
      </w:r>
      <w:r w:rsidR="00565F91">
        <w:t>niveau</w:t>
      </w:r>
      <w:r w:rsidR="00565F91">
        <w:rPr>
          <w:spacing w:val="32"/>
        </w:rPr>
        <w:t xml:space="preserve"> </w:t>
      </w:r>
      <w:r w:rsidR="00565F91">
        <w:t>fédéral,</w:t>
      </w:r>
      <w:r w:rsidR="00565F91">
        <w:rPr>
          <w:spacing w:val="32"/>
        </w:rPr>
        <w:t xml:space="preserve"> </w:t>
      </w:r>
      <w:r w:rsidR="00565F91">
        <w:t>ni</w:t>
      </w:r>
      <w:r w:rsidR="00565F91">
        <w:rPr>
          <w:spacing w:val="32"/>
        </w:rPr>
        <w:t xml:space="preserve"> </w:t>
      </w:r>
      <w:r w:rsidR="00565F91">
        <w:t>d’obligation</w:t>
      </w:r>
      <w:r w:rsidR="00565F91">
        <w:rPr>
          <w:spacing w:val="32"/>
        </w:rPr>
        <w:t xml:space="preserve"> </w:t>
      </w:r>
      <w:r w:rsidR="00565F91">
        <w:t>de</w:t>
      </w:r>
      <w:r w:rsidR="00565F91">
        <w:rPr>
          <w:spacing w:val="32"/>
        </w:rPr>
        <w:t xml:space="preserve"> </w:t>
      </w:r>
      <w:r w:rsidR="00565F91">
        <w:t>souscription</w:t>
      </w:r>
      <w:r w:rsidR="00565F91">
        <w:rPr>
          <w:spacing w:val="32"/>
        </w:rPr>
        <w:t xml:space="preserve"> </w:t>
      </w:r>
      <w:r w:rsidR="00565F91">
        <w:t>à</w:t>
      </w:r>
      <w:r w:rsidR="00565F91">
        <w:rPr>
          <w:spacing w:val="32"/>
        </w:rPr>
        <w:t xml:space="preserve"> </w:t>
      </w:r>
      <w:r w:rsidR="00565F91">
        <w:t>une</w:t>
      </w:r>
      <w:r w:rsidR="00565F91">
        <w:rPr>
          <w:spacing w:val="32"/>
        </w:rPr>
        <w:t xml:space="preserve"> </w:t>
      </w:r>
      <w:r w:rsidR="00565F91">
        <w:t>assurance,</w:t>
      </w:r>
      <w:r w:rsidR="00565F91">
        <w:rPr>
          <w:spacing w:val="32"/>
        </w:rPr>
        <w:t xml:space="preserve"> </w:t>
      </w:r>
      <w:r w:rsidR="00565F91">
        <w:t xml:space="preserve">contrairement à la loi Forrer précédemment </w:t>
      </w:r>
      <w:r w:rsidR="0071627E">
        <w:t>décrite ;</w:t>
      </w:r>
      <w:r w:rsidR="00565F91">
        <w:t xml:space="preserve"> elle limite, pour les soins, à des subsides fédéraux qui impliquent également une forme d’harmonisation des prestations </w:t>
      </w:r>
      <w:r w:rsidR="00565F91" w:rsidRPr="00156CA4">
        <w:t>(</w:t>
      </w:r>
      <w:hyperlink w:anchor="_bookmark58" w:history="1">
        <w:r w:rsidR="00565F91" w:rsidRPr="00156CA4">
          <w:t>Legentilhomme</w:t>
        </w:r>
        <w:r w:rsidR="00DC1E0E">
          <w:t>,</w:t>
        </w:r>
        <w:r w:rsidR="00565F91" w:rsidRPr="00156CA4">
          <w:t xml:space="preserve"> 2024</w:t>
        </w:r>
      </w:hyperlink>
      <w:r w:rsidR="000D429B">
        <w:t>a</w:t>
      </w:r>
      <w:r w:rsidR="00565F91" w:rsidRPr="00156CA4">
        <w:t>)</w:t>
      </w:r>
      <w:r w:rsidR="00565F91">
        <w:t>.</w:t>
      </w:r>
    </w:p>
    <w:p w14:paraId="30B23E4A" w14:textId="3DCAB94C" w:rsidR="008725D2" w:rsidRDefault="00000000" w:rsidP="00F979B2">
      <w:pPr>
        <w:pStyle w:val="Corpsdetexte"/>
        <w:spacing w:before="197" w:line="283" w:lineRule="auto"/>
        <w:ind w:left="0" w:right="95"/>
      </w:pPr>
      <w:r>
        <w:t xml:space="preserve">Le dispositif et la mise en place de </w:t>
      </w:r>
      <w:r w:rsidR="00DF0116">
        <w:t xml:space="preserve">la </w:t>
      </w:r>
      <w:proofErr w:type="spellStart"/>
      <w:r w:rsidR="00DF0116">
        <w:t>LAMa</w:t>
      </w:r>
      <w:proofErr w:type="spellEnd"/>
      <w:r>
        <w:t xml:space="preserve"> reflète les trois caractéristiques précédemment</w:t>
      </w:r>
      <w:r>
        <w:rPr>
          <w:spacing w:val="34"/>
        </w:rPr>
        <w:t xml:space="preserve"> </w:t>
      </w:r>
      <w:r>
        <w:t>mentionnées,</w:t>
      </w:r>
      <w:r>
        <w:rPr>
          <w:spacing w:val="34"/>
        </w:rPr>
        <w:t xml:space="preserve"> </w:t>
      </w:r>
      <w:r>
        <w:t>paradigmatiques</w:t>
      </w:r>
      <w:r>
        <w:rPr>
          <w:spacing w:val="34"/>
        </w:rPr>
        <w:t xml:space="preserve"> </w:t>
      </w:r>
      <w:r>
        <w:t>du</w:t>
      </w:r>
      <w:r>
        <w:rPr>
          <w:spacing w:val="34"/>
        </w:rPr>
        <w:t xml:space="preserve"> </w:t>
      </w:r>
      <w:r>
        <w:t>modèle</w:t>
      </w:r>
      <w:r>
        <w:rPr>
          <w:spacing w:val="34"/>
        </w:rPr>
        <w:t xml:space="preserve"> </w:t>
      </w:r>
      <w:r>
        <w:t>de</w:t>
      </w:r>
      <w:r>
        <w:rPr>
          <w:spacing w:val="34"/>
        </w:rPr>
        <w:t xml:space="preserve"> </w:t>
      </w:r>
      <w:r>
        <w:t>la</w:t>
      </w:r>
      <w:r>
        <w:rPr>
          <w:spacing w:val="34"/>
        </w:rPr>
        <w:t xml:space="preserve"> </w:t>
      </w:r>
      <w:r>
        <w:t>politique</w:t>
      </w:r>
      <w:r>
        <w:rPr>
          <w:spacing w:val="34"/>
        </w:rPr>
        <w:t xml:space="preserve"> </w:t>
      </w:r>
      <w:r>
        <w:t>sociale</w:t>
      </w:r>
      <w:r>
        <w:rPr>
          <w:spacing w:val="34"/>
        </w:rPr>
        <w:t xml:space="preserve"> </w:t>
      </w:r>
      <w:r>
        <w:t>suisse.</w:t>
      </w:r>
      <w:r>
        <w:rPr>
          <w:spacing w:val="34"/>
        </w:rPr>
        <w:t xml:space="preserve"> </w:t>
      </w:r>
      <w:r>
        <w:t>D’abord,</w:t>
      </w:r>
      <w:r>
        <w:rPr>
          <w:spacing w:val="34"/>
        </w:rPr>
        <w:t xml:space="preserve"> </w:t>
      </w:r>
      <w:r>
        <w:t>elle est décentralisée, puisqu’elle délègue aux cantons une partie de son application et appuie la continuation du modèle des caisses de secours locales. Ensuite, l’assurance-maladie est alors principalement</w:t>
      </w:r>
      <w:r>
        <w:rPr>
          <w:spacing w:val="-3"/>
        </w:rPr>
        <w:t xml:space="preserve"> </w:t>
      </w:r>
      <w:r>
        <w:t>fondée</w:t>
      </w:r>
      <w:r>
        <w:rPr>
          <w:spacing w:val="-3"/>
        </w:rPr>
        <w:t xml:space="preserve"> </w:t>
      </w:r>
      <w:r>
        <w:t>sur</w:t>
      </w:r>
      <w:r>
        <w:rPr>
          <w:spacing w:val="-3"/>
        </w:rPr>
        <w:t xml:space="preserve"> </w:t>
      </w:r>
      <w:r>
        <w:t>les</w:t>
      </w:r>
      <w:r>
        <w:rPr>
          <w:spacing w:val="-3"/>
        </w:rPr>
        <w:t xml:space="preserve"> </w:t>
      </w:r>
      <w:r>
        <w:t>assureurs</w:t>
      </w:r>
      <w:r>
        <w:rPr>
          <w:spacing w:val="-3"/>
        </w:rPr>
        <w:t xml:space="preserve"> </w:t>
      </w:r>
      <w:r>
        <w:t>privés,</w:t>
      </w:r>
      <w:r>
        <w:rPr>
          <w:spacing w:val="-3"/>
        </w:rPr>
        <w:t xml:space="preserve"> </w:t>
      </w:r>
      <w:r>
        <w:t>ici,</w:t>
      </w:r>
      <w:r>
        <w:rPr>
          <w:spacing w:val="-3"/>
        </w:rPr>
        <w:t xml:space="preserve"> </w:t>
      </w:r>
      <w:r>
        <w:t>principalement</w:t>
      </w:r>
      <w:r>
        <w:rPr>
          <w:spacing w:val="-3"/>
        </w:rPr>
        <w:t xml:space="preserve"> </w:t>
      </w:r>
      <w:r>
        <w:t>les</w:t>
      </w:r>
      <w:r>
        <w:rPr>
          <w:spacing w:val="-3"/>
        </w:rPr>
        <w:t xml:space="preserve"> </w:t>
      </w:r>
      <w:r>
        <w:t>caisses</w:t>
      </w:r>
      <w:r>
        <w:rPr>
          <w:spacing w:val="-3"/>
        </w:rPr>
        <w:t xml:space="preserve"> </w:t>
      </w:r>
      <w:r>
        <w:t>mutuelles.</w:t>
      </w:r>
      <w:r>
        <w:rPr>
          <w:spacing w:val="-3"/>
        </w:rPr>
        <w:t xml:space="preserve"> </w:t>
      </w:r>
      <w:r>
        <w:t xml:space="preserve">Enfin, le processus le montre l’importance des référendums populaires comme contre-pouvoir à l’exécutif </w:t>
      </w:r>
      <w:r>
        <w:lastRenderedPageBreak/>
        <w:t xml:space="preserve">et au législatif. Ici, on remarque également que l’importance de l’offensive par les caisses privées contre la loi Forrer est claire </w:t>
      </w:r>
      <w:r w:rsidRPr="00B81CC6">
        <w:t>(</w:t>
      </w:r>
      <w:hyperlink w:anchor="_bookmark58" w:history="1">
        <w:r w:rsidR="008725D2" w:rsidRPr="00B81CC6">
          <w:t>Legentilhomme</w:t>
        </w:r>
        <w:r w:rsidR="00DC1E0E">
          <w:t>,</w:t>
        </w:r>
        <w:r w:rsidR="008725D2" w:rsidRPr="00B81CC6">
          <w:t xml:space="preserve"> 2024</w:t>
        </w:r>
      </w:hyperlink>
      <w:r w:rsidR="000D429B">
        <w:t>a</w:t>
      </w:r>
      <w:r w:rsidRPr="00B81CC6">
        <w:t>)</w:t>
      </w:r>
      <w:r>
        <w:t>. On remarque également</w:t>
      </w:r>
      <w:r>
        <w:rPr>
          <w:spacing w:val="40"/>
        </w:rPr>
        <w:t xml:space="preserve"> </w:t>
      </w:r>
      <w:r>
        <w:t>le poids des groupes d’intérêts dans la politique Suisse, tant dans les campagnes de votations, que dans les commissions extra-parlementaires chargées d’élaborer les lois.</w:t>
      </w:r>
    </w:p>
    <w:p w14:paraId="5E06DD4E" w14:textId="34474FF7" w:rsidR="008725D2" w:rsidRPr="00B81CC6" w:rsidRDefault="00000000" w:rsidP="00F979B2">
      <w:pPr>
        <w:pStyle w:val="Corpsdetexte"/>
        <w:spacing w:line="283" w:lineRule="auto"/>
        <w:ind w:left="0" w:right="140"/>
      </w:pPr>
      <w:r>
        <w:t>Si les caisses privées sont ensuite amenées à changer, en s’étendant hors des corps professionnels et au-delà des barrières cantonales, le fonctionnement reposant sur un système local</w:t>
      </w:r>
      <w:r>
        <w:rPr>
          <w:spacing w:val="40"/>
        </w:rPr>
        <w:t xml:space="preserve"> </w:t>
      </w:r>
      <w:r>
        <w:t>et</w:t>
      </w:r>
      <w:r>
        <w:rPr>
          <w:spacing w:val="40"/>
        </w:rPr>
        <w:t xml:space="preserve"> </w:t>
      </w:r>
      <w:r>
        <w:t>principalement</w:t>
      </w:r>
      <w:r>
        <w:rPr>
          <w:spacing w:val="40"/>
        </w:rPr>
        <w:t xml:space="preserve"> </w:t>
      </w:r>
      <w:r>
        <w:t>privé</w:t>
      </w:r>
      <w:r>
        <w:rPr>
          <w:spacing w:val="40"/>
        </w:rPr>
        <w:t xml:space="preserve"> </w:t>
      </w:r>
      <w:r>
        <w:t>continue</w:t>
      </w:r>
      <w:r>
        <w:rPr>
          <w:spacing w:val="40"/>
        </w:rPr>
        <w:t xml:space="preserve"> </w:t>
      </w:r>
      <w:r>
        <w:t>d’être</w:t>
      </w:r>
      <w:r>
        <w:rPr>
          <w:spacing w:val="40"/>
        </w:rPr>
        <w:t xml:space="preserve"> </w:t>
      </w:r>
      <w:r>
        <w:t>la</w:t>
      </w:r>
      <w:r>
        <w:rPr>
          <w:spacing w:val="40"/>
        </w:rPr>
        <w:t xml:space="preserve"> </w:t>
      </w:r>
      <w:r>
        <w:t>norme</w:t>
      </w:r>
      <w:r>
        <w:rPr>
          <w:spacing w:val="40"/>
        </w:rPr>
        <w:t xml:space="preserve"> </w:t>
      </w:r>
      <w:r>
        <w:t>pour</w:t>
      </w:r>
      <w:r>
        <w:rPr>
          <w:spacing w:val="40"/>
        </w:rPr>
        <w:t xml:space="preserve"> </w:t>
      </w:r>
      <w:r>
        <w:t>les</w:t>
      </w:r>
      <w:r>
        <w:rPr>
          <w:spacing w:val="40"/>
        </w:rPr>
        <w:t xml:space="preserve"> </w:t>
      </w:r>
      <w:r>
        <w:t>assurances-maladies</w:t>
      </w:r>
      <w:r>
        <w:rPr>
          <w:spacing w:val="40"/>
        </w:rPr>
        <w:t xml:space="preserve"> </w:t>
      </w:r>
      <w:r>
        <w:t>tout au long du XXème siècle. Ce principe est également connu sous le nom de «</w:t>
      </w:r>
      <w:r>
        <w:rPr>
          <w:spacing w:val="-15"/>
        </w:rPr>
        <w:t xml:space="preserve"> </w:t>
      </w:r>
      <w:r>
        <w:t>principe de subsidiarité</w:t>
      </w:r>
      <w:r>
        <w:rPr>
          <w:spacing w:val="-14"/>
        </w:rPr>
        <w:t xml:space="preserve"> </w:t>
      </w:r>
      <w:r>
        <w:t>»</w:t>
      </w:r>
      <w:r w:rsidR="00B81CC6">
        <w:t xml:space="preserve"> </w:t>
      </w:r>
      <w:r w:rsidR="00B81CC6">
        <w:fldChar w:fldCharType="begin"/>
      </w:r>
      <w:r w:rsidR="00E568D0">
        <w:instrText xml:space="preserve"> ADDIN ZOTERO_ITEM CSL_CITATION {"citationID":"W4tPR0sg","properties":{"formattedCitation":"(Philip Trein et al. 2023)","plainCitation":"(Philip Trein et al. 2023)","dontUpdate":true,"noteIndex":0},"citationItems":[{"id":5861,"uris":["http://zotero.org/groups/6347865/items/H4NI8GIJ"],"itemData":{"id":5861,"type":"chapter","call-number":"320.949 4","citation-key":"trein38HealthPolicy2023","collection-title":"Oxford handbooks","container-title":"The Oxford handbook of Swiss politics","ISBN":"978-0-19-287178-7","language":"en","page":"714-732","publisher":"Oxford university press","publisher-place":"Oxford","source":"BnF ISBN","title":"38. Health Policy","author":[{"family":"Trein","given":"Philip"},{"family":"Rüefli","given":"Christian"},{"family":"Vatter","given":"Adrian"}],"issued":{"date-parts":[["2023"]]}}}],"schema":"https://github.com/citation-style-language/schema/raw/master/csl-citation.json"} </w:instrText>
      </w:r>
      <w:r w:rsidR="00B81CC6">
        <w:fldChar w:fldCharType="separate"/>
      </w:r>
      <w:r w:rsidR="00B81CC6" w:rsidRPr="00B81CC6">
        <w:t xml:space="preserve">(Trein </w:t>
      </w:r>
      <w:r w:rsidR="00B81CC6" w:rsidRPr="00B81CC6">
        <w:rPr>
          <w:i/>
          <w:iCs/>
        </w:rPr>
        <w:t>et al.</w:t>
      </w:r>
      <w:r w:rsidR="00B81CC6">
        <w:rPr>
          <w:i/>
          <w:iCs/>
        </w:rPr>
        <w:t>,</w:t>
      </w:r>
      <w:r w:rsidR="00B81CC6" w:rsidRPr="00B81CC6">
        <w:t xml:space="preserve"> 2023)</w:t>
      </w:r>
      <w:r w:rsidR="00B81CC6">
        <w:fldChar w:fldCharType="end"/>
      </w:r>
      <w:r>
        <w:t>.</w:t>
      </w:r>
      <w:r w:rsidR="005D0B38">
        <w:t xml:space="preserve"> </w:t>
      </w:r>
      <w:r>
        <w:t>Les</w:t>
      </w:r>
      <w:r>
        <w:rPr>
          <w:spacing w:val="-11"/>
        </w:rPr>
        <w:t xml:space="preserve"> </w:t>
      </w:r>
      <w:r>
        <w:t>décennies</w:t>
      </w:r>
      <w:r>
        <w:rPr>
          <w:spacing w:val="-11"/>
        </w:rPr>
        <w:t xml:space="preserve"> </w:t>
      </w:r>
      <w:r>
        <w:t>suivant</w:t>
      </w:r>
      <w:r>
        <w:rPr>
          <w:spacing w:val="-11"/>
        </w:rPr>
        <w:t xml:space="preserve"> </w:t>
      </w:r>
      <w:r>
        <w:t>la</w:t>
      </w:r>
      <w:r>
        <w:rPr>
          <w:spacing w:val="-11"/>
        </w:rPr>
        <w:t xml:space="preserve"> </w:t>
      </w:r>
      <w:r>
        <w:t>LAMA</w:t>
      </w:r>
      <w:r>
        <w:rPr>
          <w:spacing w:val="-11"/>
        </w:rPr>
        <w:t xml:space="preserve"> </w:t>
      </w:r>
      <w:r>
        <w:t>voient</w:t>
      </w:r>
      <w:r>
        <w:rPr>
          <w:spacing w:val="-11"/>
        </w:rPr>
        <w:t xml:space="preserve"> </w:t>
      </w:r>
      <w:r>
        <w:t>des</w:t>
      </w:r>
      <w:r>
        <w:rPr>
          <w:spacing w:val="-11"/>
        </w:rPr>
        <w:t xml:space="preserve"> </w:t>
      </w:r>
      <w:r>
        <w:t>évolutions</w:t>
      </w:r>
      <w:r>
        <w:rPr>
          <w:spacing w:val="-11"/>
        </w:rPr>
        <w:t xml:space="preserve"> </w:t>
      </w:r>
      <w:r>
        <w:t>décisives</w:t>
      </w:r>
      <w:r>
        <w:rPr>
          <w:spacing w:val="-11"/>
        </w:rPr>
        <w:t xml:space="preserve"> </w:t>
      </w:r>
      <w:r>
        <w:t>dans</w:t>
      </w:r>
      <w:r>
        <w:rPr>
          <w:spacing w:val="-11"/>
        </w:rPr>
        <w:t xml:space="preserve"> </w:t>
      </w:r>
      <w:r>
        <w:t>la</w:t>
      </w:r>
      <w:r>
        <w:rPr>
          <w:spacing w:val="-11"/>
        </w:rPr>
        <w:t xml:space="preserve"> </w:t>
      </w:r>
      <w:r>
        <w:t>prise</w:t>
      </w:r>
      <w:r>
        <w:rPr>
          <w:spacing w:val="-11"/>
        </w:rPr>
        <w:t xml:space="preserve"> </w:t>
      </w:r>
      <w:r>
        <w:t>en</w:t>
      </w:r>
      <w:r>
        <w:rPr>
          <w:spacing w:val="-11"/>
        </w:rPr>
        <w:t xml:space="preserve"> </w:t>
      </w:r>
      <w:r>
        <w:t>charges</w:t>
      </w:r>
      <w:r>
        <w:rPr>
          <w:spacing w:val="-11"/>
        </w:rPr>
        <w:t xml:space="preserve"> </w:t>
      </w:r>
      <w:r>
        <w:t>des soins, notamment par une centralisation de leur organisation et une extension des prestations. Les caisses de secours, progressivement appelées caisses d’assurance-maladie, s’organisent de plus</w:t>
      </w:r>
      <w:r>
        <w:rPr>
          <w:spacing w:val="33"/>
        </w:rPr>
        <w:t xml:space="preserve"> </w:t>
      </w:r>
      <w:r>
        <w:t>en</w:t>
      </w:r>
      <w:r>
        <w:rPr>
          <w:spacing w:val="33"/>
        </w:rPr>
        <w:t xml:space="preserve"> </w:t>
      </w:r>
      <w:r>
        <w:t>plus</w:t>
      </w:r>
      <w:r>
        <w:rPr>
          <w:spacing w:val="33"/>
        </w:rPr>
        <w:t xml:space="preserve"> </w:t>
      </w:r>
      <w:r>
        <w:t>avec</w:t>
      </w:r>
      <w:r>
        <w:rPr>
          <w:spacing w:val="33"/>
        </w:rPr>
        <w:t xml:space="preserve"> </w:t>
      </w:r>
      <w:r>
        <w:t>les</w:t>
      </w:r>
      <w:r>
        <w:rPr>
          <w:spacing w:val="33"/>
        </w:rPr>
        <w:t xml:space="preserve"> </w:t>
      </w:r>
      <w:r>
        <w:t>réseaux</w:t>
      </w:r>
      <w:r>
        <w:rPr>
          <w:spacing w:val="33"/>
        </w:rPr>
        <w:t xml:space="preserve"> </w:t>
      </w:r>
      <w:r>
        <w:t>de</w:t>
      </w:r>
      <w:r>
        <w:rPr>
          <w:spacing w:val="33"/>
        </w:rPr>
        <w:t xml:space="preserve"> </w:t>
      </w:r>
      <w:r>
        <w:t>médecins,</w:t>
      </w:r>
      <w:r>
        <w:rPr>
          <w:spacing w:val="33"/>
        </w:rPr>
        <w:t xml:space="preserve"> </w:t>
      </w:r>
      <w:r>
        <w:t>formant</w:t>
      </w:r>
      <w:r>
        <w:rPr>
          <w:spacing w:val="33"/>
        </w:rPr>
        <w:t xml:space="preserve"> </w:t>
      </w:r>
      <w:r>
        <w:t>notamment</w:t>
      </w:r>
      <w:r>
        <w:rPr>
          <w:spacing w:val="33"/>
        </w:rPr>
        <w:t xml:space="preserve"> </w:t>
      </w:r>
      <w:r>
        <w:t>des</w:t>
      </w:r>
      <w:r>
        <w:rPr>
          <w:spacing w:val="33"/>
        </w:rPr>
        <w:t xml:space="preserve"> </w:t>
      </w:r>
      <w:r>
        <w:t>accords</w:t>
      </w:r>
      <w:r>
        <w:rPr>
          <w:spacing w:val="33"/>
        </w:rPr>
        <w:t xml:space="preserve"> </w:t>
      </w:r>
      <w:r>
        <w:t>sur</w:t>
      </w:r>
      <w:r>
        <w:rPr>
          <w:spacing w:val="33"/>
        </w:rPr>
        <w:t xml:space="preserve"> </w:t>
      </w:r>
      <w:r>
        <w:t>les</w:t>
      </w:r>
      <w:r>
        <w:rPr>
          <w:spacing w:val="33"/>
        </w:rPr>
        <w:t xml:space="preserve"> </w:t>
      </w:r>
      <w:r>
        <w:t>prix</w:t>
      </w:r>
      <w:r>
        <w:rPr>
          <w:spacing w:val="33"/>
        </w:rPr>
        <w:t xml:space="preserve"> </w:t>
      </w:r>
      <w:r>
        <w:t>et une</w:t>
      </w:r>
      <w:r>
        <w:rPr>
          <w:spacing w:val="40"/>
        </w:rPr>
        <w:t xml:space="preserve"> </w:t>
      </w:r>
      <w:r>
        <w:t>augmentation</w:t>
      </w:r>
      <w:r>
        <w:rPr>
          <w:spacing w:val="40"/>
        </w:rPr>
        <w:t xml:space="preserve"> </w:t>
      </w:r>
      <w:r>
        <w:t>du</w:t>
      </w:r>
      <w:r>
        <w:rPr>
          <w:spacing w:val="40"/>
        </w:rPr>
        <w:t xml:space="preserve"> </w:t>
      </w:r>
      <w:r>
        <w:t>remboursement</w:t>
      </w:r>
      <w:r>
        <w:rPr>
          <w:spacing w:val="40"/>
        </w:rPr>
        <w:t xml:space="preserve"> </w:t>
      </w:r>
      <w:r>
        <w:t>des</w:t>
      </w:r>
      <w:r>
        <w:rPr>
          <w:spacing w:val="40"/>
        </w:rPr>
        <w:t xml:space="preserve"> </w:t>
      </w:r>
      <w:r>
        <w:t>prestations.</w:t>
      </w:r>
      <w:r w:rsidR="005D0B38">
        <w:rPr>
          <w:spacing w:val="40"/>
        </w:rPr>
        <w:t xml:space="preserve"> </w:t>
      </w:r>
      <w:r>
        <w:t>En</w:t>
      </w:r>
      <w:r>
        <w:rPr>
          <w:spacing w:val="40"/>
        </w:rPr>
        <w:t xml:space="preserve"> </w:t>
      </w:r>
      <w:r>
        <w:t>cause</w:t>
      </w:r>
      <w:r>
        <w:rPr>
          <w:spacing w:val="40"/>
        </w:rPr>
        <w:t xml:space="preserve"> </w:t>
      </w:r>
      <w:r>
        <w:t>non</w:t>
      </w:r>
      <w:r>
        <w:rPr>
          <w:spacing w:val="40"/>
        </w:rPr>
        <w:t xml:space="preserve"> </w:t>
      </w:r>
      <w:r>
        <w:t>seulement</w:t>
      </w:r>
      <w:r>
        <w:rPr>
          <w:spacing w:val="40"/>
        </w:rPr>
        <w:t xml:space="preserve"> </w:t>
      </w:r>
      <w:r>
        <w:t>la</w:t>
      </w:r>
      <w:r>
        <w:rPr>
          <w:spacing w:val="40"/>
        </w:rPr>
        <w:t xml:space="preserve"> </w:t>
      </w:r>
      <w:r w:rsidR="00240AFF">
        <w:t xml:space="preserve">nouvelle législation </w:t>
      </w:r>
      <w:r>
        <w:t>fédérale</w:t>
      </w:r>
      <w:r>
        <w:rPr>
          <w:spacing w:val="-7"/>
        </w:rPr>
        <w:t xml:space="preserve"> </w:t>
      </w:r>
      <w:r>
        <w:t>de</w:t>
      </w:r>
      <w:r>
        <w:rPr>
          <w:spacing w:val="-7"/>
        </w:rPr>
        <w:t xml:space="preserve"> </w:t>
      </w:r>
      <w:r>
        <w:t>1911,</w:t>
      </w:r>
      <w:r>
        <w:rPr>
          <w:spacing w:val="-7"/>
        </w:rPr>
        <w:t xml:space="preserve"> </w:t>
      </w:r>
      <w:r>
        <w:t>mais</w:t>
      </w:r>
      <w:r>
        <w:rPr>
          <w:spacing w:val="-7"/>
        </w:rPr>
        <w:t xml:space="preserve"> </w:t>
      </w:r>
      <w:r>
        <w:t>également</w:t>
      </w:r>
      <w:r>
        <w:rPr>
          <w:spacing w:val="-7"/>
        </w:rPr>
        <w:t xml:space="preserve"> </w:t>
      </w:r>
      <w:r>
        <w:t>l’augmentation</w:t>
      </w:r>
      <w:r>
        <w:rPr>
          <w:spacing w:val="-7"/>
        </w:rPr>
        <w:t xml:space="preserve"> </w:t>
      </w:r>
      <w:r>
        <w:t>de</w:t>
      </w:r>
      <w:r>
        <w:rPr>
          <w:spacing w:val="-7"/>
        </w:rPr>
        <w:t xml:space="preserve"> </w:t>
      </w:r>
      <w:r>
        <w:t>la</w:t>
      </w:r>
      <w:r>
        <w:rPr>
          <w:spacing w:val="-7"/>
        </w:rPr>
        <w:t xml:space="preserve"> </w:t>
      </w:r>
      <w:r>
        <w:t>compétition</w:t>
      </w:r>
      <w:r>
        <w:rPr>
          <w:spacing w:val="-7"/>
        </w:rPr>
        <w:t xml:space="preserve"> </w:t>
      </w:r>
      <w:r>
        <w:t>entre</w:t>
      </w:r>
      <w:r>
        <w:rPr>
          <w:spacing w:val="-7"/>
        </w:rPr>
        <w:t xml:space="preserve"> </w:t>
      </w:r>
      <w:r>
        <w:t>les</w:t>
      </w:r>
      <w:r>
        <w:rPr>
          <w:spacing w:val="-7"/>
        </w:rPr>
        <w:t xml:space="preserve"> </w:t>
      </w:r>
      <w:r>
        <w:t xml:space="preserve">caisses ainsi que les progrès en </w:t>
      </w:r>
      <w:r w:rsidRPr="00B81CC6">
        <w:t>médecine (</w:t>
      </w:r>
      <w:hyperlink w:anchor="_bookmark58" w:history="1">
        <w:r w:rsidR="008725D2" w:rsidRPr="00B81CC6">
          <w:t>Legentilhomme</w:t>
        </w:r>
        <w:r w:rsidR="00DC1E0E">
          <w:t>,</w:t>
        </w:r>
        <w:r w:rsidR="008725D2" w:rsidRPr="00B81CC6">
          <w:t xml:space="preserve"> 2024</w:t>
        </w:r>
      </w:hyperlink>
      <w:r w:rsidR="000D429B">
        <w:t>a</w:t>
      </w:r>
      <w:r w:rsidRPr="00B81CC6">
        <w:t>).</w:t>
      </w:r>
    </w:p>
    <w:p w14:paraId="4864DB58" w14:textId="70F7889A" w:rsidR="008725D2" w:rsidRDefault="00000000" w:rsidP="00F979B2">
      <w:pPr>
        <w:pStyle w:val="Corpsdetexte"/>
        <w:spacing w:before="193" w:line="283" w:lineRule="auto"/>
        <w:ind w:left="0" w:right="98"/>
      </w:pPr>
      <w:r>
        <w:t>Dans</w:t>
      </w:r>
      <w:r>
        <w:rPr>
          <w:spacing w:val="-6"/>
        </w:rPr>
        <w:t xml:space="preserve"> </w:t>
      </w:r>
      <w:r>
        <w:t>l’entre-deux-guerres</w:t>
      </w:r>
      <w:r>
        <w:rPr>
          <w:spacing w:val="-6"/>
        </w:rPr>
        <w:t xml:space="preserve"> </w:t>
      </w:r>
      <w:r>
        <w:t>puis</w:t>
      </w:r>
      <w:r>
        <w:rPr>
          <w:spacing w:val="-6"/>
        </w:rPr>
        <w:t xml:space="preserve"> </w:t>
      </w:r>
      <w:r>
        <w:t>dans</w:t>
      </w:r>
      <w:r>
        <w:rPr>
          <w:spacing w:val="-6"/>
        </w:rPr>
        <w:t xml:space="preserve"> </w:t>
      </w:r>
      <w:r>
        <w:t>les</w:t>
      </w:r>
      <w:r>
        <w:rPr>
          <w:spacing w:val="-6"/>
        </w:rPr>
        <w:t xml:space="preserve"> </w:t>
      </w:r>
      <w:r>
        <w:t>années</w:t>
      </w:r>
      <w:r>
        <w:rPr>
          <w:spacing w:val="-6"/>
        </w:rPr>
        <w:t xml:space="preserve"> </w:t>
      </w:r>
      <w:r>
        <w:t>1940,</w:t>
      </w:r>
      <w:r>
        <w:rPr>
          <w:spacing w:val="-6"/>
        </w:rPr>
        <w:t xml:space="preserve"> </w:t>
      </w:r>
      <w:r>
        <w:t>l</w:t>
      </w:r>
      <w:r w:rsidR="005D0B38">
        <w:t>a</w:t>
      </w:r>
      <w:r>
        <w:rPr>
          <w:spacing w:val="-6"/>
        </w:rPr>
        <w:t xml:space="preserve"> </w:t>
      </w:r>
      <w:r>
        <w:t>pression</w:t>
      </w:r>
      <w:r>
        <w:rPr>
          <w:spacing w:val="-6"/>
        </w:rPr>
        <w:t xml:space="preserve"> </w:t>
      </w:r>
      <w:r>
        <w:t>internationale</w:t>
      </w:r>
      <w:r>
        <w:rPr>
          <w:spacing w:val="-6"/>
        </w:rPr>
        <w:t xml:space="preserve"> </w:t>
      </w:r>
      <w:r>
        <w:t>ainsi</w:t>
      </w:r>
      <w:r>
        <w:rPr>
          <w:spacing w:val="-6"/>
        </w:rPr>
        <w:t xml:space="preserve"> </w:t>
      </w:r>
      <w:r>
        <w:t>que</w:t>
      </w:r>
      <w:r>
        <w:rPr>
          <w:spacing w:val="-6"/>
        </w:rPr>
        <w:t xml:space="preserve"> </w:t>
      </w:r>
      <w:r>
        <w:t xml:space="preserve">de nombreux débats internes aux pays donne lieu à différentes controverses au sujet de tentatives </w:t>
      </w:r>
      <w:r>
        <w:rPr>
          <w:w w:val="105"/>
        </w:rPr>
        <w:t>de</w:t>
      </w:r>
      <w:r>
        <w:rPr>
          <w:spacing w:val="-11"/>
          <w:w w:val="105"/>
        </w:rPr>
        <w:t xml:space="preserve"> </w:t>
      </w:r>
      <w:r>
        <w:rPr>
          <w:w w:val="105"/>
        </w:rPr>
        <w:t>réformes</w:t>
      </w:r>
      <w:r>
        <w:rPr>
          <w:spacing w:val="-11"/>
          <w:w w:val="105"/>
        </w:rPr>
        <w:t xml:space="preserve"> </w:t>
      </w:r>
      <w:r>
        <w:rPr>
          <w:w w:val="105"/>
        </w:rPr>
        <w:t>de</w:t>
      </w:r>
      <w:r>
        <w:rPr>
          <w:spacing w:val="-11"/>
          <w:w w:val="105"/>
        </w:rPr>
        <w:t xml:space="preserve"> </w:t>
      </w:r>
      <w:r>
        <w:rPr>
          <w:w w:val="105"/>
        </w:rPr>
        <w:t>l’assurance-maladie.</w:t>
      </w:r>
      <w:r>
        <w:rPr>
          <w:spacing w:val="-11"/>
          <w:w w:val="105"/>
        </w:rPr>
        <w:t xml:space="preserve"> </w:t>
      </w:r>
      <w:r>
        <w:rPr>
          <w:w w:val="105"/>
        </w:rPr>
        <w:t>Plusieurs</w:t>
      </w:r>
      <w:r>
        <w:rPr>
          <w:spacing w:val="-11"/>
          <w:w w:val="105"/>
        </w:rPr>
        <w:t xml:space="preserve"> </w:t>
      </w:r>
      <w:r>
        <w:rPr>
          <w:w w:val="105"/>
        </w:rPr>
        <w:t>groupes</w:t>
      </w:r>
      <w:r>
        <w:rPr>
          <w:spacing w:val="-11"/>
          <w:w w:val="105"/>
        </w:rPr>
        <w:t xml:space="preserve"> </w:t>
      </w:r>
      <w:r>
        <w:rPr>
          <w:w w:val="105"/>
        </w:rPr>
        <w:t>d’intérêts</w:t>
      </w:r>
      <w:r>
        <w:rPr>
          <w:spacing w:val="-11"/>
          <w:w w:val="105"/>
        </w:rPr>
        <w:t xml:space="preserve"> </w:t>
      </w:r>
      <w:r>
        <w:rPr>
          <w:w w:val="105"/>
        </w:rPr>
        <w:t>se</w:t>
      </w:r>
      <w:r>
        <w:rPr>
          <w:spacing w:val="-11"/>
          <w:w w:val="105"/>
        </w:rPr>
        <w:t xml:space="preserve"> </w:t>
      </w:r>
      <w:r>
        <w:rPr>
          <w:w w:val="105"/>
        </w:rPr>
        <w:t>dessinent.</w:t>
      </w:r>
      <w:r>
        <w:rPr>
          <w:spacing w:val="-11"/>
          <w:w w:val="105"/>
        </w:rPr>
        <w:t xml:space="preserve"> </w:t>
      </w:r>
      <w:r>
        <w:rPr>
          <w:w w:val="105"/>
        </w:rPr>
        <w:t>En</w:t>
      </w:r>
      <w:r>
        <w:rPr>
          <w:spacing w:val="-11"/>
          <w:w w:val="105"/>
        </w:rPr>
        <w:t xml:space="preserve"> </w:t>
      </w:r>
      <w:r>
        <w:rPr>
          <w:w w:val="105"/>
        </w:rPr>
        <w:t>1945,</w:t>
      </w:r>
      <w:r>
        <w:rPr>
          <w:spacing w:val="-11"/>
          <w:w w:val="105"/>
        </w:rPr>
        <w:t xml:space="preserve"> </w:t>
      </w:r>
      <w:r>
        <w:rPr>
          <w:w w:val="105"/>
        </w:rPr>
        <w:t>par exemple,</w:t>
      </w:r>
      <w:r>
        <w:rPr>
          <w:spacing w:val="-5"/>
          <w:w w:val="105"/>
        </w:rPr>
        <w:t xml:space="preserve"> </w:t>
      </w:r>
      <w:r>
        <w:rPr>
          <w:w w:val="105"/>
        </w:rPr>
        <w:t>le</w:t>
      </w:r>
      <w:r>
        <w:rPr>
          <w:spacing w:val="-5"/>
          <w:w w:val="105"/>
        </w:rPr>
        <w:t xml:space="preserve"> </w:t>
      </w:r>
      <w:r>
        <w:rPr>
          <w:w w:val="105"/>
        </w:rPr>
        <w:t>Concordat</w:t>
      </w:r>
      <w:r>
        <w:rPr>
          <w:spacing w:val="-5"/>
          <w:w w:val="105"/>
        </w:rPr>
        <w:t xml:space="preserve"> </w:t>
      </w:r>
      <w:r>
        <w:rPr>
          <w:w w:val="105"/>
        </w:rPr>
        <w:t>des</w:t>
      </w:r>
      <w:r>
        <w:rPr>
          <w:spacing w:val="-5"/>
          <w:w w:val="105"/>
        </w:rPr>
        <w:t xml:space="preserve"> </w:t>
      </w:r>
      <w:r>
        <w:rPr>
          <w:w w:val="105"/>
        </w:rPr>
        <w:t>assurances</w:t>
      </w:r>
      <w:r>
        <w:rPr>
          <w:spacing w:val="-5"/>
          <w:w w:val="105"/>
        </w:rPr>
        <w:t xml:space="preserve"> </w:t>
      </w:r>
      <w:r>
        <w:rPr>
          <w:w w:val="105"/>
        </w:rPr>
        <w:t>maladies,</w:t>
      </w:r>
      <w:r>
        <w:rPr>
          <w:spacing w:val="-5"/>
          <w:w w:val="105"/>
        </w:rPr>
        <w:t xml:space="preserve"> </w:t>
      </w:r>
      <w:r>
        <w:rPr>
          <w:w w:val="105"/>
        </w:rPr>
        <w:t>groupe</w:t>
      </w:r>
      <w:r>
        <w:rPr>
          <w:spacing w:val="-5"/>
          <w:w w:val="105"/>
        </w:rPr>
        <w:t xml:space="preserve"> </w:t>
      </w:r>
      <w:r>
        <w:rPr>
          <w:w w:val="105"/>
        </w:rPr>
        <w:t>d’intérêt</w:t>
      </w:r>
      <w:r>
        <w:rPr>
          <w:spacing w:val="-5"/>
          <w:w w:val="105"/>
        </w:rPr>
        <w:t xml:space="preserve"> </w:t>
      </w:r>
      <w:r>
        <w:rPr>
          <w:w w:val="105"/>
        </w:rPr>
        <w:t>des</w:t>
      </w:r>
      <w:r>
        <w:rPr>
          <w:spacing w:val="-5"/>
          <w:w w:val="105"/>
        </w:rPr>
        <w:t xml:space="preserve"> </w:t>
      </w:r>
      <w:r>
        <w:rPr>
          <w:w w:val="105"/>
        </w:rPr>
        <w:t>assureurs,</w:t>
      </w:r>
      <w:r>
        <w:rPr>
          <w:spacing w:val="-5"/>
          <w:w w:val="105"/>
        </w:rPr>
        <w:t xml:space="preserve"> </w:t>
      </w:r>
      <w:r>
        <w:rPr>
          <w:w w:val="105"/>
        </w:rPr>
        <w:t>demande</w:t>
      </w:r>
      <w:r>
        <w:rPr>
          <w:spacing w:val="-5"/>
          <w:w w:val="105"/>
        </w:rPr>
        <w:t xml:space="preserve"> </w:t>
      </w:r>
      <w:r>
        <w:rPr>
          <w:w w:val="105"/>
        </w:rPr>
        <w:t>à l’exécutif</w:t>
      </w:r>
      <w:r>
        <w:rPr>
          <w:spacing w:val="-16"/>
          <w:w w:val="105"/>
        </w:rPr>
        <w:t xml:space="preserve"> </w:t>
      </w:r>
      <w:r>
        <w:rPr>
          <w:w w:val="105"/>
        </w:rPr>
        <w:t>fédéral</w:t>
      </w:r>
      <w:r>
        <w:rPr>
          <w:spacing w:val="-16"/>
          <w:w w:val="105"/>
        </w:rPr>
        <w:t xml:space="preserve"> </w:t>
      </w:r>
      <w:r>
        <w:rPr>
          <w:w w:val="105"/>
        </w:rPr>
        <w:t>d’instaurer</w:t>
      </w:r>
      <w:r>
        <w:rPr>
          <w:spacing w:val="-16"/>
          <w:w w:val="105"/>
        </w:rPr>
        <w:t xml:space="preserve"> </w:t>
      </w:r>
      <w:r>
        <w:rPr>
          <w:w w:val="105"/>
        </w:rPr>
        <w:t>l’obligation</w:t>
      </w:r>
      <w:r>
        <w:rPr>
          <w:spacing w:val="-15"/>
          <w:w w:val="105"/>
        </w:rPr>
        <w:t xml:space="preserve"> </w:t>
      </w:r>
      <w:r>
        <w:rPr>
          <w:w w:val="105"/>
        </w:rPr>
        <w:t>de</w:t>
      </w:r>
      <w:r>
        <w:rPr>
          <w:spacing w:val="-16"/>
          <w:w w:val="105"/>
        </w:rPr>
        <w:t xml:space="preserve"> </w:t>
      </w:r>
      <w:r>
        <w:rPr>
          <w:w w:val="105"/>
        </w:rPr>
        <w:t>souscrire</w:t>
      </w:r>
      <w:r>
        <w:rPr>
          <w:spacing w:val="-16"/>
          <w:w w:val="105"/>
        </w:rPr>
        <w:t xml:space="preserve"> </w:t>
      </w:r>
      <w:r>
        <w:rPr>
          <w:w w:val="105"/>
        </w:rPr>
        <w:t>à</w:t>
      </w:r>
      <w:r>
        <w:rPr>
          <w:spacing w:val="-16"/>
          <w:w w:val="105"/>
        </w:rPr>
        <w:t xml:space="preserve"> </w:t>
      </w:r>
      <w:r>
        <w:rPr>
          <w:w w:val="105"/>
        </w:rPr>
        <w:t>une</w:t>
      </w:r>
      <w:r>
        <w:rPr>
          <w:spacing w:val="-15"/>
          <w:w w:val="105"/>
        </w:rPr>
        <w:t xml:space="preserve"> </w:t>
      </w:r>
      <w:r>
        <w:rPr>
          <w:w w:val="105"/>
        </w:rPr>
        <w:t>assurance</w:t>
      </w:r>
      <w:r>
        <w:rPr>
          <w:spacing w:val="-16"/>
          <w:w w:val="105"/>
        </w:rPr>
        <w:t xml:space="preserve"> </w:t>
      </w:r>
      <w:r>
        <w:rPr>
          <w:w w:val="105"/>
        </w:rPr>
        <w:t>maladie</w:t>
      </w:r>
      <w:r>
        <w:rPr>
          <w:spacing w:val="-16"/>
          <w:w w:val="105"/>
        </w:rPr>
        <w:t xml:space="preserve"> </w:t>
      </w:r>
      <w:r>
        <w:rPr>
          <w:w w:val="105"/>
        </w:rPr>
        <w:t>pour</w:t>
      </w:r>
      <w:r w:rsidR="005D0B38">
        <w:rPr>
          <w:spacing w:val="-16"/>
          <w:w w:val="105"/>
        </w:rPr>
        <w:t xml:space="preserve"> </w:t>
      </w:r>
      <w:r>
        <w:rPr>
          <w:w w:val="105"/>
        </w:rPr>
        <w:t>les couches</w:t>
      </w:r>
      <w:r>
        <w:rPr>
          <w:spacing w:val="-16"/>
          <w:w w:val="105"/>
        </w:rPr>
        <w:t xml:space="preserve"> </w:t>
      </w:r>
      <w:r>
        <w:rPr>
          <w:w w:val="105"/>
        </w:rPr>
        <w:t>les</w:t>
      </w:r>
      <w:r>
        <w:rPr>
          <w:spacing w:val="-16"/>
          <w:w w:val="105"/>
        </w:rPr>
        <w:t xml:space="preserve"> </w:t>
      </w:r>
      <w:r>
        <w:rPr>
          <w:w w:val="105"/>
        </w:rPr>
        <w:t>plus</w:t>
      </w:r>
      <w:r>
        <w:rPr>
          <w:spacing w:val="-16"/>
          <w:w w:val="105"/>
        </w:rPr>
        <w:t xml:space="preserve"> </w:t>
      </w:r>
      <w:r>
        <w:rPr>
          <w:w w:val="105"/>
        </w:rPr>
        <w:t>précaires.</w:t>
      </w:r>
      <w:r>
        <w:rPr>
          <w:spacing w:val="-15"/>
          <w:w w:val="105"/>
        </w:rPr>
        <w:t xml:space="preserve"> </w:t>
      </w:r>
      <w:r>
        <w:rPr>
          <w:w w:val="105"/>
        </w:rPr>
        <w:t>Il</w:t>
      </w:r>
      <w:r>
        <w:rPr>
          <w:spacing w:val="-16"/>
          <w:w w:val="105"/>
        </w:rPr>
        <w:t xml:space="preserve"> </w:t>
      </w:r>
      <w:r>
        <w:rPr>
          <w:w w:val="105"/>
        </w:rPr>
        <w:t>se</w:t>
      </w:r>
      <w:r>
        <w:rPr>
          <w:spacing w:val="-16"/>
          <w:w w:val="105"/>
        </w:rPr>
        <w:t xml:space="preserve"> </w:t>
      </w:r>
      <w:r>
        <w:rPr>
          <w:w w:val="105"/>
        </w:rPr>
        <w:t>positionne</w:t>
      </w:r>
      <w:r>
        <w:rPr>
          <w:spacing w:val="-16"/>
          <w:w w:val="105"/>
        </w:rPr>
        <w:t xml:space="preserve"> </w:t>
      </w:r>
      <w:r>
        <w:rPr>
          <w:w w:val="105"/>
        </w:rPr>
        <w:t>en</w:t>
      </w:r>
      <w:r>
        <w:rPr>
          <w:spacing w:val="-15"/>
          <w:w w:val="105"/>
        </w:rPr>
        <w:t xml:space="preserve"> </w:t>
      </w:r>
      <w:r>
        <w:rPr>
          <w:w w:val="105"/>
        </w:rPr>
        <w:t>faveur</w:t>
      </w:r>
      <w:r>
        <w:rPr>
          <w:spacing w:val="-16"/>
          <w:w w:val="105"/>
        </w:rPr>
        <w:t xml:space="preserve"> </w:t>
      </w:r>
      <w:r>
        <w:rPr>
          <w:w w:val="105"/>
        </w:rPr>
        <w:t>de</w:t>
      </w:r>
      <w:r>
        <w:rPr>
          <w:spacing w:val="-16"/>
          <w:w w:val="105"/>
        </w:rPr>
        <w:t xml:space="preserve"> </w:t>
      </w:r>
      <w:r>
        <w:rPr>
          <w:w w:val="105"/>
        </w:rPr>
        <w:t>la</w:t>
      </w:r>
      <w:r>
        <w:rPr>
          <w:spacing w:val="-16"/>
          <w:w w:val="105"/>
        </w:rPr>
        <w:t xml:space="preserve"> </w:t>
      </w:r>
      <w:r>
        <w:rPr>
          <w:w w:val="105"/>
        </w:rPr>
        <w:t>«</w:t>
      </w:r>
      <w:r>
        <w:rPr>
          <w:spacing w:val="-15"/>
          <w:w w:val="105"/>
        </w:rPr>
        <w:t xml:space="preserve"> </w:t>
      </w:r>
      <w:r>
        <w:rPr>
          <w:w w:val="105"/>
        </w:rPr>
        <w:t>loi</w:t>
      </w:r>
      <w:r>
        <w:rPr>
          <w:spacing w:val="-16"/>
          <w:w w:val="105"/>
        </w:rPr>
        <w:t xml:space="preserve"> </w:t>
      </w:r>
      <w:r>
        <w:rPr>
          <w:w w:val="105"/>
        </w:rPr>
        <w:t>Bircher</w:t>
      </w:r>
      <w:r>
        <w:rPr>
          <w:spacing w:val="-16"/>
          <w:w w:val="105"/>
        </w:rPr>
        <w:t xml:space="preserve"> </w:t>
      </w:r>
      <w:r>
        <w:rPr>
          <w:w w:val="105"/>
        </w:rPr>
        <w:t>»,</w:t>
      </w:r>
      <w:r>
        <w:rPr>
          <w:spacing w:val="-16"/>
          <w:w w:val="105"/>
        </w:rPr>
        <w:t xml:space="preserve"> </w:t>
      </w:r>
      <w:r>
        <w:rPr>
          <w:w w:val="105"/>
        </w:rPr>
        <w:t>qui</w:t>
      </w:r>
      <w:r>
        <w:rPr>
          <w:spacing w:val="-15"/>
          <w:w w:val="105"/>
        </w:rPr>
        <w:t xml:space="preserve"> </w:t>
      </w:r>
      <w:r>
        <w:rPr>
          <w:w w:val="105"/>
        </w:rPr>
        <w:t>vise</w:t>
      </w:r>
      <w:r>
        <w:rPr>
          <w:spacing w:val="-16"/>
          <w:w w:val="105"/>
        </w:rPr>
        <w:t xml:space="preserve"> </w:t>
      </w:r>
      <w:r>
        <w:rPr>
          <w:w w:val="105"/>
        </w:rPr>
        <w:t>à</w:t>
      </w:r>
      <w:r>
        <w:rPr>
          <w:spacing w:val="-16"/>
          <w:w w:val="105"/>
        </w:rPr>
        <w:t xml:space="preserve"> </w:t>
      </w:r>
      <w:r>
        <w:rPr>
          <w:w w:val="105"/>
        </w:rPr>
        <w:t>accroître l’obligation</w:t>
      </w:r>
      <w:r>
        <w:rPr>
          <w:spacing w:val="-2"/>
          <w:w w:val="105"/>
        </w:rPr>
        <w:t xml:space="preserve"> </w:t>
      </w:r>
      <w:r>
        <w:rPr>
          <w:w w:val="105"/>
        </w:rPr>
        <w:t>d’assurance</w:t>
      </w:r>
      <w:r>
        <w:rPr>
          <w:spacing w:val="-2"/>
          <w:w w:val="105"/>
        </w:rPr>
        <w:t xml:space="preserve"> </w:t>
      </w:r>
      <w:r>
        <w:rPr>
          <w:w w:val="105"/>
        </w:rPr>
        <w:t>dans</w:t>
      </w:r>
      <w:r>
        <w:rPr>
          <w:spacing w:val="-2"/>
          <w:w w:val="105"/>
        </w:rPr>
        <w:t xml:space="preserve"> </w:t>
      </w:r>
      <w:r>
        <w:rPr>
          <w:w w:val="105"/>
        </w:rPr>
        <w:t>ce</w:t>
      </w:r>
      <w:r>
        <w:rPr>
          <w:spacing w:val="-2"/>
          <w:w w:val="105"/>
        </w:rPr>
        <w:t xml:space="preserve"> </w:t>
      </w:r>
      <w:r>
        <w:rPr>
          <w:w w:val="105"/>
        </w:rPr>
        <w:t>sens.</w:t>
      </w:r>
      <w:r>
        <w:rPr>
          <w:spacing w:val="-2"/>
          <w:w w:val="105"/>
        </w:rPr>
        <w:t xml:space="preserve"> </w:t>
      </w:r>
      <w:r>
        <w:rPr>
          <w:w w:val="105"/>
        </w:rPr>
        <w:t>Contrairement</w:t>
      </w:r>
      <w:r>
        <w:rPr>
          <w:spacing w:val="-2"/>
          <w:w w:val="105"/>
        </w:rPr>
        <w:t xml:space="preserve"> </w:t>
      </w:r>
      <w:r>
        <w:rPr>
          <w:w w:val="105"/>
        </w:rPr>
        <w:t>à</w:t>
      </w:r>
      <w:r>
        <w:rPr>
          <w:spacing w:val="-2"/>
          <w:w w:val="105"/>
        </w:rPr>
        <w:t xml:space="preserve"> </w:t>
      </w:r>
      <w:r>
        <w:rPr>
          <w:w w:val="105"/>
        </w:rPr>
        <w:t>1911,</w:t>
      </w:r>
      <w:r>
        <w:rPr>
          <w:spacing w:val="-2"/>
          <w:w w:val="105"/>
        </w:rPr>
        <w:t xml:space="preserve"> </w:t>
      </w:r>
      <w:r>
        <w:rPr>
          <w:w w:val="105"/>
        </w:rPr>
        <w:t>où</w:t>
      </w:r>
      <w:r>
        <w:rPr>
          <w:spacing w:val="-2"/>
          <w:w w:val="105"/>
        </w:rPr>
        <w:t xml:space="preserve"> </w:t>
      </w:r>
      <w:r>
        <w:rPr>
          <w:w w:val="105"/>
        </w:rPr>
        <w:t>les</w:t>
      </w:r>
      <w:r>
        <w:rPr>
          <w:spacing w:val="-2"/>
          <w:w w:val="105"/>
        </w:rPr>
        <w:t xml:space="preserve"> </w:t>
      </w:r>
      <w:r>
        <w:rPr>
          <w:w w:val="105"/>
        </w:rPr>
        <w:t>médecins</w:t>
      </w:r>
      <w:r>
        <w:rPr>
          <w:spacing w:val="-2"/>
          <w:w w:val="105"/>
        </w:rPr>
        <w:t xml:space="preserve"> </w:t>
      </w:r>
      <w:r>
        <w:rPr>
          <w:w w:val="105"/>
        </w:rPr>
        <w:t>s’allient</w:t>
      </w:r>
      <w:r>
        <w:rPr>
          <w:spacing w:val="-2"/>
          <w:w w:val="105"/>
        </w:rPr>
        <w:t xml:space="preserve"> </w:t>
      </w:r>
      <w:r>
        <w:rPr>
          <w:w w:val="105"/>
        </w:rPr>
        <w:t>aux assureurs,</w:t>
      </w:r>
      <w:r>
        <w:rPr>
          <w:spacing w:val="-1"/>
          <w:w w:val="105"/>
        </w:rPr>
        <w:t xml:space="preserve"> </w:t>
      </w:r>
      <w:r>
        <w:rPr>
          <w:w w:val="105"/>
        </w:rPr>
        <w:t>un</w:t>
      </w:r>
      <w:r>
        <w:rPr>
          <w:spacing w:val="-1"/>
          <w:w w:val="105"/>
        </w:rPr>
        <w:t xml:space="preserve"> </w:t>
      </w:r>
      <w:r>
        <w:rPr>
          <w:w w:val="105"/>
        </w:rPr>
        <w:t>désaccord</w:t>
      </w:r>
      <w:r>
        <w:rPr>
          <w:spacing w:val="-1"/>
          <w:w w:val="105"/>
        </w:rPr>
        <w:t xml:space="preserve"> </w:t>
      </w:r>
      <w:r>
        <w:rPr>
          <w:w w:val="105"/>
        </w:rPr>
        <w:t>se</w:t>
      </w:r>
      <w:r>
        <w:rPr>
          <w:spacing w:val="-1"/>
          <w:w w:val="105"/>
        </w:rPr>
        <w:t xml:space="preserve"> </w:t>
      </w:r>
      <w:r>
        <w:rPr>
          <w:w w:val="105"/>
        </w:rPr>
        <w:t>dessine</w:t>
      </w:r>
      <w:r>
        <w:rPr>
          <w:spacing w:val="-1"/>
          <w:w w:val="105"/>
        </w:rPr>
        <w:t xml:space="preserve"> </w:t>
      </w:r>
      <w:r>
        <w:rPr>
          <w:w w:val="105"/>
        </w:rPr>
        <w:t>avec</w:t>
      </w:r>
      <w:r>
        <w:rPr>
          <w:spacing w:val="-1"/>
          <w:w w:val="105"/>
        </w:rPr>
        <w:t xml:space="preserve"> </w:t>
      </w:r>
      <w:r>
        <w:rPr>
          <w:w w:val="105"/>
        </w:rPr>
        <w:t>les</w:t>
      </w:r>
      <w:r>
        <w:rPr>
          <w:spacing w:val="-1"/>
          <w:w w:val="105"/>
        </w:rPr>
        <w:t xml:space="preserve"> </w:t>
      </w:r>
      <w:r>
        <w:rPr>
          <w:w w:val="105"/>
        </w:rPr>
        <w:t>représentants</w:t>
      </w:r>
      <w:r>
        <w:rPr>
          <w:spacing w:val="-1"/>
          <w:w w:val="105"/>
        </w:rPr>
        <w:t xml:space="preserve"> </w:t>
      </w:r>
      <w:r>
        <w:rPr>
          <w:w w:val="105"/>
        </w:rPr>
        <w:t>des</w:t>
      </w:r>
      <w:r>
        <w:rPr>
          <w:spacing w:val="-1"/>
          <w:w w:val="105"/>
        </w:rPr>
        <w:t xml:space="preserve"> </w:t>
      </w:r>
      <w:r>
        <w:rPr>
          <w:w w:val="105"/>
        </w:rPr>
        <w:t>médecins.</w:t>
      </w:r>
      <w:r>
        <w:rPr>
          <w:spacing w:val="-1"/>
          <w:w w:val="105"/>
        </w:rPr>
        <w:t xml:space="preserve"> </w:t>
      </w:r>
      <w:r>
        <w:rPr>
          <w:w w:val="105"/>
        </w:rPr>
        <w:t>En</w:t>
      </w:r>
      <w:r>
        <w:rPr>
          <w:spacing w:val="-1"/>
          <w:w w:val="105"/>
        </w:rPr>
        <w:t xml:space="preserve"> </w:t>
      </w:r>
      <w:r>
        <w:rPr>
          <w:w w:val="105"/>
        </w:rPr>
        <w:t>1945,</w:t>
      </w:r>
      <w:r>
        <w:rPr>
          <w:spacing w:val="-1"/>
          <w:w w:val="105"/>
        </w:rPr>
        <w:t xml:space="preserve"> </w:t>
      </w:r>
      <w:r>
        <w:rPr>
          <w:w w:val="105"/>
        </w:rPr>
        <w:t>la</w:t>
      </w:r>
      <w:r>
        <w:rPr>
          <w:spacing w:val="-1"/>
          <w:w w:val="105"/>
        </w:rPr>
        <w:t xml:space="preserve"> </w:t>
      </w:r>
      <w:r>
        <w:rPr>
          <w:w w:val="105"/>
        </w:rPr>
        <w:t>loi</w:t>
      </w:r>
      <w:r>
        <w:rPr>
          <w:spacing w:val="-1"/>
          <w:w w:val="105"/>
        </w:rPr>
        <w:t xml:space="preserve"> </w:t>
      </w:r>
      <w:r>
        <w:rPr>
          <w:w w:val="105"/>
        </w:rPr>
        <w:t xml:space="preserve">est </w:t>
      </w:r>
      <w:r>
        <w:rPr>
          <w:spacing w:val="-2"/>
          <w:w w:val="105"/>
        </w:rPr>
        <w:t>soumise</w:t>
      </w:r>
      <w:r>
        <w:rPr>
          <w:spacing w:val="-8"/>
          <w:w w:val="105"/>
        </w:rPr>
        <w:t xml:space="preserve"> </w:t>
      </w:r>
      <w:r>
        <w:rPr>
          <w:spacing w:val="-2"/>
          <w:w w:val="105"/>
        </w:rPr>
        <w:t>au</w:t>
      </w:r>
      <w:r>
        <w:rPr>
          <w:spacing w:val="-8"/>
          <w:w w:val="105"/>
        </w:rPr>
        <w:t xml:space="preserve"> </w:t>
      </w:r>
      <w:r>
        <w:rPr>
          <w:spacing w:val="-2"/>
          <w:w w:val="105"/>
        </w:rPr>
        <w:t>vote,</w:t>
      </w:r>
      <w:r>
        <w:rPr>
          <w:spacing w:val="-8"/>
          <w:w w:val="105"/>
        </w:rPr>
        <w:t xml:space="preserve"> </w:t>
      </w:r>
      <w:r>
        <w:rPr>
          <w:spacing w:val="-2"/>
          <w:w w:val="105"/>
        </w:rPr>
        <w:t>et</w:t>
      </w:r>
      <w:r>
        <w:rPr>
          <w:spacing w:val="-8"/>
          <w:w w:val="105"/>
        </w:rPr>
        <w:t xml:space="preserve"> </w:t>
      </w:r>
      <w:r>
        <w:rPr>
          <w:spacing w:val="-2"/>
          <w:w w:val="105"/>
        </w:rPr>
        <w:t>est</w:t>
      </w:r>
      <w:r>
        <w:rPr>
          <w:spacing w:val="-8"/>
          <w:w w:val="105"/>
        </w:rPr>
        <w:t xml:space="preserve"> </w:t>
      </w:r>
      <w:r>
        <w:rPr>
          <w:spacing w:val="-2"/>
          <w:w w:val="105"/>
        </w:rPr>
        <w:t>refusée</w:t>
      </w:r>
      <w:r>
        <w:rPr>
          <w:spacing w:val="-8"/>
          <w:w w:val="105"/>
        </w:rPr>
        <w:t xml:space="preserve"> </w:t>
      </w:r>
      <w:r>
        <w:rPr>
          <w:spacing w:val="-2"/>
          <w:w w:val="105"/>
        </w:rPr>
        <w:t>par</w:t>
      </w:r>
      <w:r>
        <w:rPr>
          <w:spacing w:val="-8"/>
          <w:w w:val="105"/>
        </w:rPr>
        <w:t xml:space="preserve"> </w:t>
      </w:r>
      <w:r>
        <w:rPr>
          <w:spacing w:val="-2"/>
          <w:w w:val="105"/>
        </w:rPr>
        <w:t>une</w:t>
      </w:r>
      <w:r>
        <w:rPr>
          <w:spacing w:val="-8"/>
          <w:w w:val="105"/>
        </w:rPr>
        <w:t xml:space="preserve"> </w:t>
      </w:r>
      <w:r>
        <w:rPr>
          <w:spacing w:val="-2"/>
          <w:w w:val="105"/>
        </w:rPr>
        <w:t>large</w:t>
      </w:r>
      <w:r>
        <w:rPr>
          <w:spacing w:val="-8"/>
          <w:w w:val="105"/>
        </w:rPr>
        <w:t xml:space="preserve"> </w:t>
      </w:r>
      <w:r>
        <w:rPr>
          <w:spacing w:val="-2"/>
          <w:w w:val="105"/>
        </w:rPr>
        <w:t>majorité</w:t>
      </w:r>
      <w:r>
        <w:rPr>
          <w:spacing w:val="-8"/>
          <w:w w:val="105"/>
        </w:rPr>
        <w:t xml:space="preserve"> </w:t>
      </w:r>
      <w:r>
        <w:rPr>
          <w:spacing w:val="-2"/>
          <w:w w:val="105"/>
        </w:rPr>
        <w:t>des</w:t>
      </w:r>
      <w:r>
        <w:rPr>
          <w:spacing w:val="-8"/>
          <w:w w:val="105"/>
        </w:rPr>
        <w:t xml:space="preserve"> </w:t>
      </w:r>
      <w:r>
        <w:rPr>
          <w:spacing w:val="-2"/>
          <w:w w:val="105"/>
        </w:rPr>
        <w:t>votants</w:t>
      </w:r>
      <w:r>
        <w:rPr>
          <w:spacing w:val="-8"/>
          <w:w w:val="105"/>
        </w:rPr>
        <w:t xml:space="preserve"> </w:t>
      </w:r>
      <w:r w:rsidRPr="00DC1E0E">
        <w:rPr>
          <w:spacing w:val="-2"/>
          <w:w w:val="105"/>
        </w:rPr>
        <w:t>(</w:t>
      </w:r>
      <w:hyperlink w:anchor="_bookmark58" w:history="1">
        <w:r w:rsidR="008725D2" w:rsidRPr="00DC1E0E">
          <w:rPr>
            <w:spacing w:val="-2"/>
            <w:w w:val="105"/>
          </w:rPr>
          <w:t>Legentilhomme</w:t>
        </w:r>
        <w:r w:rsidR="000D429B">
          <w:rPr>
            <w:spacing w:val="-2"/>
            <w:w w:val="105"/>
          </w:rPr>
          <w:t>,</w:t>
        </w:r>
        <w:r w:rsidR="008725D2" w:rsidRPr="00DC1E0E">
          <w:rPr>
            <w:spacing w:val="-8"/>
            <w:w w:val="105"/>
          </w:rPr>
          <w:t xml:space="preserve"> </w:t>
        </w:r>
        <w:r w:rsidR="008725D2" w:rsidRPr="00DC1E0E">
          <w:rPr>
            <w:spacing w:val="-2"/>
            <w:w w:val="105"/>
          </w:rPr>
          <w:t>2024</w:t>
        </w:r>
      </w:hyperlink>
      <w:r w:rsidR="000D429B">
        <w:t>a</w:t>
      </w:r>
      <w:r w:rsidRPr="00DC1E0E">
        <w:rPr>
          <w:spacing w:val="-2"/>
          <w:w w:val="105"/>
        </w:rPr>
        <w:t>)</w:t>
      </w:r>
      <w:r>
        <w:rPr>
          <w:spacing w:val="-2"/>
          <w:w w:val="105"/>
        </w:rPr>
        <w:t>.</w:t>
      </w:r>
      <w:r>
        <w:rPr>
          <w:spacing w:val="-8"/>
          <w:w w:val="105"/>
        </w:rPr>
        <w:t xml:space="preserve"> </w:t>
      </w:r>
      <w:r>
        <w:rPr>
          <w:spacing w:val="-2"/>
          <w:w w:val="105"/>
        </w:rPr>
        <w:t xml:space="preserve">En </w:t>
      </w:r>
      <w:r>
        <w:t>1949,</w:t>
      </w:r>
      <w:r>
        <w:rPr>
          <w:spacing w:val="-13"/>
        </w:rPr>
        <w:t xml:space="preserve"> </w:t>
      </w:r>
      <w:r>
        <w:t>le</w:t>
      </w:r>
      <w:r>
        <w:rPr>
          <w:spacing w:val="-13"/>
        </w:rPr>
        <w:t xml:space="preserve"> </w:t>
      </w:r>
      <w:r>
        <w:t>refus</w:t>
      </w:r>
      <w:r>
        <w:rPr>
          <w:spacing w:val="-13"/>
        </w:rPr>
        <w:t xml:space="preserve"> </w:t>
      </w:r>
      <w:r>
        <w:t>par</w:t>
      </w:r>
      <w:r>
        <w:rPr>
          <w:spacing w:val="-13"/>
        </w:rPr>
        <w:t xml:space="preserve"> </w:t>
      </w:r>
      <w:r>
        <w:t>75%</w:t>
      </w:r>
      <w:r>
        <w:rPr>
          <w:spacing w:val="-13"/>
        </w:rPr>
        <w:t xml:space="preserve"> </w:t>
      </w:r>
      <w:r>
        <w:t>des</w:t>
      </w:r>
      <w:r>
        <w:rPr>
          <w:spacing w:val="-13"/>
        </w:rPr>
        <w:t xml:space="preserve"> </w:t>
      </w:r>
      <w:r>
        <w:t>votants</w:t>
      </w:r>
      <w:r>
        <w:rPr>
          <w:spacing w:val="-13"/>
        </w:rPr>
        <w:t xml:space="preserve"> </w:t>
      </w:r>
      <w:r>
        <w:t>des</w:t>
      </w:r>
      <w:r>
        <w:rPr>
          <w:spacing w:val="-13"/>
        </w:rPr>
        <w:t xml:space="preserve"> </w:t>
      </w:r>
      <w:r>
        <w:t>votants</w:t>
      </w:r>
      <w:r>
        <w:rPr>
          <w:spacing w:val="-13"/>
        </w:rPr>
        <w:t xml:space="preserve"> </w:t>
      </w:r>
      <w:r>
        <w:t>du</w:t>
      </w:r>
      <w:r>
        <w:rPr>
          <w:spacing w:val="-13"/>
        </w:rPr>
        <w:t xml:space="preserve"> </w:t>
      </w:r>
      <w:r>
        <w:t>complément</w:t>
      </w:r>
      <w:r>
        <w:rPr>
          <w:spacing w:val="-13"/>
        </w:rPr>
        <w:t xml:space="preserve"> </w:t>
      </w:r>
      <w:r>
        <w:t>à</w:t>
      </w:r>
      <w:r>
        <w:rPr>
          <w:spacing w:val="-13"/>
        </w:rPr>
        <w:t xml:space="preserve"> </w:t>
      </w:r>
      <w:r>
        <w:t>la</w:t>
      </w:r>
      <w:r>
        <w:rPr>
          <w:spacing w:val="-13"/>
        </w:rPr>
        <w:t xml:space="preserve"> </w:t>
      </w:r>
      <w:r>
        <w:t>loi</w:t>
      </w:r>
      <w:r>
        <w:rPr>
          <w:spacing w:val="-13"/>
        </w:rPr>
        <w:t xml:space="preserve"> </w:t>
      </w:r>
      <w:r>
        <w:t>fédérale</w:t>
      </w:r>
      <w:r>
        <w:rPr>
          <w:spacing w:val="-13"/>
        </w:rPr>
        <w:t xml:space="preserve"> </w:t>
      </w:r>
      <w:r>
        <w:t>sur</w:t>
      </w:r>
      <w:r>
        <w:rPr>
          <w:spacing w:val="-13"/>
        </w:rPr>
        <w:t xml:space="preserve"> </w:t>
      </w:r>
      <w:r>
        <w:t>la</w:t>
      </w:r>
      <w:r>
        <w:rPr>
          <w:spacing w:val="-13"/>
        </w:rPr>
        <w:t xml:space="preserve"> </w:t>
      </w:r>
      <w:r>
        <w:t>tuberculose marque</w:t>
      </w:r>
      <w:r>
        <w:rPr>
          <w:spacing w:val="-7"/>
        </w:rPr>
        <w:t xml:space="preserve"> </w:t>
      </w:r>
      <w:r>
        <w:t>un</w:t>
      </w:r>
      <w:r>
        <w:rPr>
          <w:spacing w:val="-7"/>
        </w:rPr>
        <w:t xml:space="preserve"> </w:t>
      </w:r>
      <w:r>
        <w:t>nouvel</w:t>
      </w:r>
      <w:r>
        <w:rPr>
          <w:spacing w:val="-7"/>
        </w:rPr>
        <w:t xml:space="preserve"> </w:t>
      </w:r>
      <w:r>
        <w:t>échec</w:t>
      </w:r>
      <w:r>
        <w:rPr>
          <w:spacing w:val="-7"/>
        </w:rPr>
        <w:t xml:space="preserve"> </w:t>
      </w:r>
      <w:r>
        <w:t>pour</w:t>
      </w:r>
      <w:r>
        <w:rPr>
          <w:spacing w:val="-7"/>
        </w:rPr>
        <w:t xml:space="preserve"> </w:t>
      </w:r>
      <w:r>
        <w:t>l’extension</w:t>
      </w:r>
      <w:r>
        <w:rPr>
          <w:spacing w:val="-7"/>
        </w:rPr>
        <w:t xml:space="preserve"> </w:t>
      </w:r>
      <w:r>
        <w:t>de</w:t>
      </w:r>
      <w:r>
        <w:rPr>
          <w:spacing w:val="-7"/>
        </w:rPr>
        <w:t xml:space="preserve"> </w:t>
      </w:r>
      <w:r>
        <w:t>la</w:t>
      </w:r>
      <w:r>
        <w:rPr>
          <w:spacing w:val="-7"/>
        </w:rPr>
        <w:t xml:space="preserve"> </w:t>
      </w:r>
      <w:r>
        <w:t>couverture</w:t>
      </w:r>
      <w:r>
        <w:rPr>
          <w:spacing w:val="-7"/>
        </w:rPr>
        <w:t xml:space="preserve"> </w:t>
      </w:r>
      <w:r>
        <w:t>obligatoire.</w:t>
      </w:r>
      <w:r>
        <w:rPr>
          <w:spacing w:val="-7"/>
        </w:rPr>
        <w:t xml:space="preserve"> </w:t>
      </w:r>
      <w:r>
        <w:t>Selon</w:t>
      </w:r>
      <w:r w:rsidR="00DC1E0E">
        <w:t xml:space="preserve"> </w:t>
      </w:r>
      <w:r w:rsidR="00DC1E0E">
        <w:fldChar w:fldCharType="begin"/>
      </w:r>
      <w:r w:rsidR="00E568D0">
        <w:instrText xml:space="preserve"> ADDIN ZOTERO_ITEM CSL_CITATION {"citationID":"5tXS3Q7F","properties":{"formattedCitation":"(Buclin 2020)","plainCitation":"(Buclin 2020)","dontUpdate":true,"noteIndex":0},"citationItems":[{"id":5899,"uris":["http://zotero.org/groups/6347865/items/I3RPKQS9"],"itemData":{"id":5899,"type":"article-journal","abstract":"Gesnerus 77 (2020) 103 cial funding that would provide a wide risk coverage. In fact, shortly after the vote, the emerging economic crisis rather reinforced the advocates of a limitation of social welfare benefits. This durably hindered the political Left’s hopes of transforming in depth the Swiss healthcare system. The 1974 failure of the socialist initiative thus contributed to strengthen the conservative model, which received support from right-wing forces and the business community.","citation-key":"buclinAssurancemaladieLiberalismeEconomique2020","container-title":"Gesnerus","DOI":"10.24894/Gesn-fr.2020.77004","ISSN":"0016-9161, 2297-7953","issue":"1","journalAbbreviation":"GES","language":"fr","page":"102-122","source":"DOI.org (Crossref)","title":"Assurance-maladie et libéralisme économique: l’échec de l’initiative populaire du Parti socialiste suisse de 1974","title-short":"Assurance-maladie et libéralisme économique","volume":"77","author":[{"family":"Buclin","given":"Hadrien"}],"issued":{"date-parts":[["2020",11,6]]}}}],"schema":"https://github.com/citation-style-language/schema/raw/master/csl-citation.json"} </w:instrText>
      </w:r>
      <w:r w:rsidR="00DC1E0E">
        <w:fldChar w:fldCharType="separate"/>
      </w:r>
      <w:r w:rsidR="00DC1E0E" w:rsidRPr="00DC1E0E">
        <w:t xml:space="preserve">Buclin </w:t>
      </w:r>
      <w:r w:rsidR="00DC1E0E">
        <w:t>(</w:t>
      </w:r>
      <w:r w:rsidR="00DC1E0E" w:rsidRPr="00DC1E0E">
        <w:t>2020)</w:t>
      </w:r>
      <w:r w:rsidR="00DC1E0E">
        <w:fldChar w:fldCharType="end"/>
      </w:r>
      <w:r>
        <w:t>,</w:t>
      </w:r>
      <w:r>
        <w:rPr>
          <w:spacing w:val="-7"/>
        </w:rPr>
        <w:t xml:space="preserve"> </w:t>
      </w:r>
      <w:r>
        <w:t xml:space="preserve">ces échecs s’expliquent, tout comme la prédominance du modèle libéral dans l’État social suisse, par la faiblesse structurelle des forces socialistes et communistes. Cette infériorité, constante </w:t>
      </w:r>
      <w:r>
        <w:rPr>
          <w:w w:val="105"/>
        </w:rPr>
        <w:t>depuis l’entre-deux-guerres et particulièrement marquée en comparaison avec le reste de l’Europe</w:t>
      </w:r>
      <w:r>
        <w:rPr>
          <w:spacing w:val="-16"/>
          <w:w w:val="105"/>
        </w:rPr>
        <w:t xml:space="preserve"> </w:t>
      </w:r>
      <w:r>
        <w:rPr>
          <w:w w:val="105"/>
        </w:rPr>
        <w:t>occidentale,</w:t>
      </w:r>
      <w:r>
        <w:rPr>
          <w:spacing w:val="-16"/>
          <w:w w:val="105"/>
        </w:rPr>
        <w:t xml:space="preserve"> </w:t>
      </w:r>
      <w:r>
        <w:rPr>
          <w:w w:val="105"/>
        </w:rPr>
        <w:t>s’exerce</w:t>
      </w:r>
      <w:r>
        <w:rPr>
          <w:spacing w:val="-16"/>
          <w:w w:val="105"/>
        </w:rPr>
        <w:t xml:space="preserve"> </w:t>
      </w:r>
      <w:r>
        <w:rPr>
          <w:w w:val="105"/>
        </w:rPr>
        <w:t>face</w:t>
      </w:r>
      <w:r>
        <w:rPr>
          <w:spacing w:val="-15"/>
          <w:w w:val="105"/>
        </w:rPr>
        <w:t xml:space="preserve"> </w:t>
      </w:r>
      <w:r>
        <w:rPr>
          <w:w w:val="105"/>
        </w:rPr>
        <w:t>à</w:t>
      </w:r>
      <w:r>
        <w:rPr>
          <w:spacing w:val="-16"/>
          <w:w w:val="105"/>
        </w:rPr>
        <w:t xml:space="preserve"> </w:t>
      </w:r>
      <w:r>
        <w:rPr>
          <w:w w:val="105"/>
        </w:rPr>
        <w:t>l’alliance</w:t>
      </w:r>
      <w:r>
        <w:rPr>
          <w:spacing w:val="-16"/>
          <w:w w:val="105"/>
        </w:rPr>
        <w:t xml:space="preserve"> </w:t>
      </w:r>
      <w:r>
        <w:rPr>
          <w:w w:val="105"/>
        </w:rPr>
        <w:t>durable</w:t>
      </w:r>
      <w:r>
        <w:rPr>
          <w:spacing w:val="-16"/>
          <w:w w:val="105"/>
        </w:rPr>
        <w:t xml:space="preserve"> </w:t>
      </w:r>
      <w:r>
        <w:rPr>
          <w:w w:val="105"/>
        </w:rPr>
        <w:t>entre</w:t>
      </w:r>
      <w:r>
        <w:rPr>
          <w:spacing w:val="-15"/>
          <w:w w:val="105"/>
        </w:rPr>
        <w:t xml:space="preserve"> </w:t>
      </w:r>
      <w:r>
        <w:rPr>
          <w:w w:val="105"/>
        </w:rPr>
        <w:t>les</w:t>
      </w:r>
      <w:r>
        <w:rPr>
          <w:spacing w:val="-16"/>
          <w:w w:val="105"/>
        </w:rPr>
        <w:t xml:space="preserve"> </w:t>
      </w:r>
      <w:r>
        <w:rPr>
          <w:w w:val="105"/>
        </w:rPr>
        <w:t>partis</w:t>
      </w:r>
      <w:r>
        <w:rPr>
          <w:spacing w:val="-16"/>
          <w:w w:val="105"/>
        </w:rPr>
        <w:t xml:space="preserve"> </w:t>
      </w:r>
      <w:r>
        <w:rPr>
          <w:w w:val="105"/>
        </w:rPr>
        <w:t>de</w:t>
      </w:r>
      <w:r>
        <w:rPr>
          <w:spacing w:val="-16"/>
          <w:w w:val="105"/>
        </w:rPr>
        <w:t xml:space="preserve"> </w:t>
      </w:r>
      <w:r>
        <w:rPr>
          <w:w w:val="105"/>
        </w:rPr>
        <w:t>la</w:t>
      </w:r>
      <w:r>
        <w:rPr>
          <w:spacing w:val="-15"/>
          <w:w w:val="105"/>
        </w:rPr>
        <w:t xml:space="preserve"> </w:t>
      </w:r>
      <w:r>
        <w:rPr>
          <w:w w:val="105"/>
        </w:rPr>
        <w:t>droite</w:t>
      </w:r>
      <w:r>
        <w:rPr>
          <w:spacing w:val="-16"/>
          <w:w w:val="105"/>
        </w:rPr>
        <w:t xml:space="preserve"> </w:t>
      </w:r>
      <w:r>
        <w:rPr>
          <w:w w:val="105"/>
        </w:rPr>
        <w:t>libérale</w:t>
      </w:r>
      <w:r>
        <w:rPr>
          <w:spacing w:val="-16"/>
          <w:w w:val="105"/>
        </w:rPr>
        <w:t xml:space="preserve"> </w:t>
      </w:r>
      <w:r>
        <w:rPr>
          <w:w w:val="105"/>
        </w:rPr>
        <w:t>et les</w:t>
      </w:r>
      <w:r>
        <w:rPr>
          <w:spacing w:val="-3"/>
          <w:w w:val="105"/>
        </w:rPr>
        <w:t xml:space="preserve"> </w:t>
      </w:r>
      <w:r>
        <w:rPr>
          <w:w w:val="105"/>
        </w:rPr>
        <w:t>représentants</w:t>
      </w:r>
      <w:r>
        <w:rPr>
          <w:spacing w:val="-3"/>
          <w:w w:val="105"/>
        </w:rPr>
        <w:t xml:space="preserve"> </w:t>
      </w:r>
      <w:r>
        <w:rPr>
          <w:w w:val="105"/>
        </w:rPr>
        <w:t>du</w:t>
      </w:r>
      <w:r>
        <w:rPr>
          <w:spacing w:val="-3"/>
          <w:w w:val="105"/>
        </w:rPr>
        <w:t xml:space="preserve"> </w:t>
      </w:r>
      <w:r>
        <w:rPr>
          <w:w w:val="105"/>
        </w:rPr>
        <w:t>monde</w:t>
      </w:r>
      <w:r>
        <w:rPr>
          <w:spacing w:val="-3"/>
          <w:w w:val="105"/>
        </w:rPr>
        <w:t xml:space="preserve"> </w:t>
      </w:r>
      <w:r>
        <w:rPr>
          <w:w w:val="105"/>
        </w:rPr>
        <w:t>agricole,</w:t>
      </w:r>
      <w:r>
        <w:rPr>
          <w:spacing w:val="-3"/>
          <w:w w:val="105"/>
        </w:rPr>
        <w:t xml:space="preserve"> </w:t>
      </w:r>
      <w:r>
        <w:rPr>
          <w:w w:val="105"/>
        </w:rPr>
        <w:t>le</w:t>
      </w:r>
      <w:r>
        <w:rPr>
          <w:spacing w:val="-3"/>
          <w:w w:val="105"/>
        </w:rPr>
        <w:t xml:space="preserve"> </w:t>
      </w:r>
      <w:r>
        <w:rPr>
          <w:w w:val="105"/>
        </w:rPr>
        <w:t>«</w:t>
      </w:r>
      <w:r>
        <w:rPr>
          <w:spacing w:val="-3"/>
          <w:w w:val="105"/>
        </w:rPr>
        <w:t xml:space="preserve"> </w:t>
      </w:r>
      <w:r>
        <w:rPr>
          <w:w w:val="105"/>
        </w:rPr>
        <w:t>bloc</w:t>
      </w:r>
      <w:r>
        <w:rPr>
          <w:spacing w:val="-3"/>
          <w:w w:val="105"/>
        </w:rPr>
        <w:t xml:space="preserve"> </w:t>
      </w:r>
      <w:r>
        <w:rPr>
          <w:w w:val="105"/>
        </w:rPr>
        <w:t>bourgeois</w:t>
      </w:r>
      <w:r>
        <w:rPr>
          <w:spacing w:val="-3"/>
          <w:w w:val="105"/>
        </w:rPr>
        <w:t xml:space="preserve"> </w:t>
      </w:r>
      <w:r>
        <w:rPr>
          <w:w w:val="105"/>
        </w:rPr>
        <w:t>»</w:t>
      </w:r>
      <w:r>
        <w:rPr>
          <w:spacing w:val="-3"/>
          <w:w w:val="105"/>
        </w:rPr>
        <w:t xml:space="preserve"> </w:t>
      </w:r>
      <w:r>
        <w:rPr>
          <w:w w:val="105"/>
        </w:rPr>
        <w:t>présenté</w:t>
      </w:r>
      <w:r>
        <w:rPr>
          <w:spacing w:val="-3"/>
          <w:w w:val="105"/>
        </w:rPr>
        <w:t xml:space="preserve"> </w:t>
      </w:r>
      <w:r>
        <w:rPr>
          <w:w w:val="105"/>
        </w:rPr>
        <w:t>plus</w:t>
      </w:r>
      <w:r>
        <w:rPr>
          <w:spacing w:val="-3"/>
          <w:w w:val="105"/>
        </w:rPr>
        <w:t xml:space="preserve"> </w:t>
      </w:r>
      <w:r>
        <w:rPr>
          <w:w w:val="105"/>
        </w:rPr>
        <w:t>tôt.</w:t>
      </w:r>
    </w:p>
    <w:p w14:paraId="603F9463" w14:textId="69412CFB" w:rsidR="008725D2" w:rsidRDefault="00000000" w:rsidP="00F979B2">
      <w:pPr>
        <w:pStyle w:val="Corpsdetexte"/>
        <w:spacing w:before="196" w:line="283" w:lineRule="auto"/>
        <w:ind w:left="0" w:right="98"/>
      </w:pPr>
      <w:r>
        <w:t>La deuxième partie du siècle, notamment après une révision mineure de la loi en 1964,</w:t>
      </w:r>
      <w:r>
        <w:rPr>
          <w:spacing w:val="40"/>
        </w:rPr>
        <w:t xml:space="preserve"> </w:t>
      </w:r>
      <w:r>
        <w:t>voit une augmentation croissante de la pression en faveur d’un changement. La hausse des coûts de la santé et le développement de la sécurité sociale dans les pays Européens dévoilent encore les conséquences du modèle suisse pour le pouvoir d’achat des plus bas revenus. Si, en 1971,</w:t>
      </w:r>
      <w:r>
        <w:rPr>
          <w:spacing w:val="-3"/>
        </w:rPr>
        <w:t xml:space="preserve"> </w:t>
      </w:r>
      <w:r>
        <w:t>90%</w:t>
      </w:r>
      <w:r>
        <w:rPr>
          <w:spacing w:val="-3"/>
        </w:rPr>
        <w:t xml:space="preserve"> </w:t>
      </w:r>
      <w:r>
        <w:t>de</w:t>
      </w:r>
      <w:r>
        <w:rPr>
          <w:spacing w:val="-3"/>
        </w:rPr>
        <w:t xml:space="preserve"> </w:t>
      </w:r>
      <w:r>
        <w:t>la</w:t>
      </w:r>
      <w:r>
        <w:rPr>
          <w:spacing w:val="-3"/>
        </w:rPr>
        <w:t xml:space="preserve"> </w:t>
      </w:r>
      <w:r>
        <w:t>population</w:t>
      </w:r>
      <w:r>
        <w:rPr>
          <w:spacing w:val="-3"/>
        </w:rPr>
        <w:t xml:space="preserve"> </w:t>
      </w:r>
      <w:r>
        <w:t>est</w:t>
      </w:r>
      <w:r>
        <w:rPr>
          <w:spacing w:val="-3"/>
        </w:rPr>
        <w:t xml:space="preserve"> </w:t>
      </w:r>
      <w:r>
        <w:t>assurée,</w:t>
      </w:r>
      <w:r>
        <w:rPr>
          <w:spacing w:val="-3"/>
        </w:rPr>
        <w:t xml:space="preserve"> </w:t>
      </w:r>
      <w:r>
        <w:t>contre</w:t>
      </w:r>
      <w:r>
        <w:rPr>
          <w:spacing w:val="-3"/>
        </w:rPr>
        <w:t xml:space="preserve"> </w:t>
      </w:r>
      <w:r>
        <w:t>48%</w:t>
      </w:r>
      <w:r>
        <w:rPr>
          <w:spacing w:val="-3"/>
        </w:rPr>
        <w:t xml:space="preserve"> </w:t>
      </w:r>
      <w:r>
        <w:t>en</w:t>
      </w:r>
      <w:r>
        <w:rPr>
          <w:spacing w:val="-3"/>
        </w:rPr>
        <w:t xml:space="preserve"> </w:t>
      </w:r>
      <w:r>
        <w:t>1945,</w:t>
      </w:r>
      <w:r>
        <w:rPr>
          <w:spacing w:val="-3"/>
        </w:rPr>
        <w:t xml:space="preserve"> </w:t>
      </w:r>
      <w:r>
        <w:t>l’absence</w:t>
      </w:r>
      <w:r>
        <w:rPr>
          <w:spacing w:val="-3"/>
        </w:rPr>
        <w:t xml:space="preserve"> </w:t>
      </w:r>
      <w:r>
        <w:t>d’affiliation</w:t>
      </w:r>
      <w:r>
        <w:rPr>
          <w:spacing w:val="-3"/>
        </w:rPr>
        <w:t xml:space="preserve"> </w:t>
      </w:r>
      <w:r>
        <w:t>obligatoire et la possibilité de faire varier les franchises entraînent des inégalités, puisque les assurances peuvent refuser ou augmenter les cotisation</w:t>
      </w:r>
      <w:r w:rsidR="005D0B38">
        <w:t>s</w:t>
      </w:r>
      <w:r>
        <w:t xml:space="preserve"> des personnes jugées les plus à risque </w:t>
      </w:r>
      <w:r w:rsidRPr="00DC1E0E">
        <w:t>(</w:t>
      </w:r>
      <w:proofErr w:type="spellStart"/>
      <w:r w:rsidR="008725D2" w:rsidRPr="00DC1E0E">
        <w:fldChar w:fldCharType="begin"/>
      </w:r>
      <w:r w:rsidR="008725D2" w:rsidRPr="00DC1E0E">
        <w:instrText>HYPERLINK \l "_bookmark42"</w:instrText>
      </w:r>
      <w:r w:rsidR="008725D2" w:rsidRPr="00DC1E0E">
        <w:fldChar w:fldCharType="separate"/>
      </w:r>
      <w:r w:rsidR="008725D2" w:rsidRPr="00DC1E0E">
        <w:t>Buclin</w:t>
      </w:r>
      <w:proofErr w:type="spellEnd"/>
      <w:r w:rsidR="008725D2" w:rsidRPr="00DC1E0E">
        <w:fldChar w:fldCharType="end"/>
      </w:r>
      <w:r w:rsidR="00DC1E0E" w:rsidRPr="00DC1E0E">
        <w:t>,</w:t>
      </w:r>
      <w:r w:rsidRPr="00DC1E0E">
        <w:t xml:space="preserve"> </w:t>
      </w:r>
      <w:hyperlink w:anchor="_bookmark42" w:history="1">
        <w:r w:rsidR="008725D2" w:rsidRPr="00DC1E0E">
          <w:t>2020</w:t>
        </w:r>
      </w:hyperlink>
      <w:r w:rsidRPr="00DC1E0E">
        <w:t xml:space="preserve">). Des réformes ont lieu au niveau cantonal, et instaurent ainsi des disparités </w:t>
      </w:r>
      <w:r>
        <w:t>entre</w:t>
      </w:r>
      <w:r>
        <w:rPr>
          <w:spacing w:val="80"/>
        </w:rPr>
        <w:t xml:space="preserve"> </w:t>
      </w:r>
      <w:r w:rsidRPr="00DC1E0E">
        <w:t>cantons (</w:t>
      </w:r>
      <w:proofErr w:type="spellStart"/>
      <w:r w:rsidR="008725D2" w:rsidRPr="00DC1E0E">
        <w:fldChar w:fldCharType="begin"/>
      </w:r>
      <w:r w:rsidR="008725D2" w:rsidRPr="00DC1E0E">
        <w:instrText>HYPERLINK \l "_bookmark39"</w:instrText>
      </w:r>
      <w:r w:rsidR="008725D2" w:rsidRPr="00DC1E0E">
        <w:fldChar w:fldCharType="separate"/>
      </w:r>
      <w:r w:rsidR="008725D2" w:rsidRPr="00DC1E0E">
        <w:t>Bolgiani</w:t>
      </w:r>
      <w:proofErr w:type="spellEnd"/>
      <w:r w:rsidR="008725D2" w:rsidRPr="00DC1E0E">
        <w:t xml:space="preserve"> </w:t>
      </w:r>
      <w:r w:rsidR="008725D2" w:rsidRPr="00DC1E0E">
        <w:rPr>
          <w:i/>
          <w:iCs/>
        </w:rPr>
        <w:t>et al.</w:t>
      </w:r>
      <w:r w:rsidR="00DC1E0E" w:rsidRPr="00DC1E0E">
        <w:t>,</w:t>
      </w:r>
      <w:r w:rsidR="008725D2" w:rsidRPr="00DC1E0E">
        <w:t xml:space="preserve"> 2006</w:t>
      </w:r>
      <w:r w:rsidR="008725D2" w:rsidRPr="00DC1E0E">
        <w:fldChar w:fldCharType="end"/>
      </w:r>
      <w:r w:rsidRPr="00DC1E0E">
        <w:t xml:space="preserve">). </w:t>
      </w:r>
      <w:r>
        <w:t xml:space="preserve">De ce fait, la réforme du modèle fédéral d’assurance-maladie devient une priorité pour les partis de gauche, notamment le </w:t>
      </w:r>
      <w:r w:rsidR="00DC1E0E">
        <w:t>PS et PDT</w:t>
      </w:r>
      <w:r>
        <w:t xml:space="preserve">. Suivent des tentatives d’instauration de l’affiliation obligatoire et d’extension des prestations échouent au niveau fédéral. Notons par exemple une </w:t>
      </w:r>
      <w:r>
        <w:lastRenderedPageBreak/>
        <w:t xml:space="preserve">initiative populaire du </w:t>
      </w:r>
      <w:r w:rsidR="00DC1E0E">
        <w:t xml:space="preserve">PS </w:t>
      </w:r>
      <w:r>
        <w:t>refusée</w:t>
      </w:r>
      <w:r>
        <w:rPr>
          <w:spacing w:val="-4"/>
        </w:rPr>
        <w:t xml:space="preserve"> </w:t>
      </w:r>
      <w:r>
        <w:t>par</w:t>
      </w:r>
      <w:r>
        <w:rPr>
          <w:spacing w:val="-4"/>
        </w:rPr>
        <w:t xml:space="preserve"> </w:t>
      </w:r>
      <w:r>
        <w:t>70</w:t>
      </w:r>
      <w:r>
        <w:rPr>
          <w:spacing w:val="-4"/>
        </w:rPr>
        <w:t xml:space="preserve"> </w:t>
      </w:r>
      <w:r>
        <w:t>%</w:t>
      </w:r>
      <w:r>
        <w:rPr>
          <w:spacing w:val="-4"/>
        </w:rPr>
        <w:t xml:space="preserve"> </w:t>
      </w:r>
      <w:r>
        <w:t>des</w:t>
      </w:r>
      <w:r>
        <w:rPr>
          <w:spacing w:val="-4"/>
        </w:rPr>
        <w:t xml:space="preserve"> </w:t>
      </w:r>
      <w:r>
        <w:t>votants</w:t>
      </w:r>
      <w:r>
        <w:rPr>
          <w:spacing w:val="-4"/>
        </w:rPr>
        <w:t xml:space="preserve"> </w:t>
      </w:r>
      <w:r>
        <w:t>en</w:t>
      </w:r>
      <w:r>
        <w:rPr>
          <w:spacing w:val="-4"/>
        </w:rPr>
        <w:t xml:space="preserve"> </w:t>
      </w:r>
      <w:r>
        <w:t>1974,</w:t>
      </w:r>
      <w:r>
        <w:rPr>
          <w:spacing w:val="-4"/>
        </w:rPr>
        <w:t xml:space="preserve"> </w:t>
      </w:r>
      <w:r>
        <w:t>qui</w:t>
      </w:r>
      <w:r>
        <w:rPr>
          <w:spacing w:val="-4"/>
        </w:rPr>
        <w:t xml:space="preserve"> </w:t>
      </w:r>
      <w:r>
        <w:t>vise</w:t>
      </w:r>
      <w:r>
        <w:rPr>
          <w:spacing w:val="-4"/>
        </w:rPr>
        <w:t xml:space="preserve"> </w:t>
      </w:r>
      <w:r>
        <w:t>à</w:t>
      </w:r>
      <w:r>
        <w:rPr>
          <w:spacing w:val="-4"/>
        </w:rPr>
        <w:t xml:space="preserve"> </w:t>
      </w:r>
      <w:r>
        <w:t>étendre</w:t>
      </w:r>
      <w:r>
        <w:rPr>
          <w:spacing w:val="-4"/>
        </w:rPr>
        <w:t xml:space="preserve"> </w:t>
      </w:r>
      <w:r>
        <w:t>la</w:t>
      </w:r>
      <w:r>
        <w:rPr>
          <w:spacing w:val="-4"/>
        </w:rPr>
        <w:t xml:space="preserve"> </w:t>
      </w:r>
      <w:r>
        <w:t>prise</w:t>
      </w:r>
      <w:r>
        <w:rPr>
          <w:spacing w:val="-4"/>
        </w:rPr>
        <w:t xml:space="preserve"> </w:t>
      </w:r>
      <w:r>
        <w:t>en</w:t>
      </w:r>
      <w:r>
        <w:rPr>
          <w:spacing w:val="-4"/>
        </w:rPr>
        <w:t xml:space="preserve"> </w:t>
      </w:r>
      <w:r>
        <w:t>charge et</w:t>
      </w:r>
      <w:r>
        <w:rPr>
          <w:spacing w:val="-6"/>
        </w:rPr>
        <w:t xml:space="preserve"> </w:t>
      </w:r>
      <w:r>
        <w:t>à</w:t>
      </w:r>
      <w:r>
        <w:rPr>
          <w:spacing w:val="-6"/>
        </w:rPr>
        <w:t xml:space="preserve"> </w:t>
      </w:r>
      <w:r>
        <w:t>rendre</w:t>
      </w:r>
      <w:r>
        <w:rPr>
          <w:spacing w:val="-6"/>
        </w:rPr>
        <w:t xml:space="preserve"> </w:t>
      </w:r>
      <w:r>
        <w:t>l’affiliation</w:t>
      </w:r>
      <w:r>
        <w:rPr>
          <w:spacing w:val="-6"/>
        </w:rPr>
        <w:t xml:space="preserve"> </w:t>
      </w:r>
      <w:r>
        <w:t>obligatoire.</w:t>
      </w:r>
      <w:r>
        <w:rPr>
          <w:spacing w:val="-6"/>
        </w:rPr>
        <w:t xml:space="preserve"> </w:t>
      </w:r>
      <w:r w:rsidR="00DC1E0E">
        <w:t>À</w:t>
      </w:r>
      <w:r>
        <w:rPr>
          <w:spacing w:val="-6"/>
        </w:rPr>
        <w:t xml:space="preserve"> </w:t>
      </w:r>
      <w:r>
        <w:t>noter</w:t>
      </w:r>
      <w:r>
        <w:rPr>
          <w:spacing w:val="-6"/>
        </w:rPr>
        <w:t xml:space="preserve"> </w:t>
      </w:r>
      <w:r>
        <w:t>que</w:t>
      </w:r>
      <w:r>
        <w:rPr>
          <w:spacing w:val="-6"/>
        </w:rPr>
        <w:t xml:space="preserve"> </w:t>
      </w:r>
      <w:r>
        <w:t>le</w:t>
      </w:r>
      <w:r>
        <w:rPr>
          <w:spacing w:val="-6"/>
        </w:rPr>
        <w:t xml:space="preserve"> </w:t>
      </w:r>
      <w:r>
        <w:t>contre-projet</w:t>
      </w:r>
      <w:r>
        <w:rPr>
          <w:spacing w:val="-6"/>
        </w:rPr>
        <w:t xml:space="preserve"> </w:t>
      </w:r>
      <w:r>
        <w:t>proposé</w:t>
      </w:r>
      <w:r>
        <w:rPr>
          <w:spacing w:val="-6"/>
        </w:rPr>
        <w:t xml:space="preserve"> </w:t>
      </w:r>
      <w:r>
        <w:t>par</w:t>
      </w:r>
      <w:r>
        <w:rPr>
          <w:spacing w:val="-6"/>
        </w:rPr>
        <w:t xml:space="preserve"> </w:t>
      </w:r>
      <w:r>
        <w:t>le</w:t>
      </w:r>
      <w:r>
        <w:rPr>
          <w:spacing w:val="-6"/>
        </w:rPr>
        <w:t xml:space="preserve"> </w:t>
      </w:r>
      <w:r>
        <w:t>conseil</w:t>
      </w:r>
      <w:r>
        <w:rPr>
          <w:spacing w:val="-6"/>
        </w:rPr>
        <w:t xml:space="preserve"> </w:t>
      </w:r>
      <w:r>
        <w:t>fédéral</w:t>
      </w:r>
      <w:r>
        <w:rPr>
          <w:spacing w:val="-6"/>
        </w:rPr>
        <w:t xml:space="preserve"> </w:t>
      </w:r>
      <w:r>
        <w:t>et soumis au vote à cette même occasion, qui est plus souple et ne prévoit l’affiliation obligatoire que pour des minorités, est également refusée. Deux programmes d’urgence pour la maîtrise des coûts, proposés par le gouvernement, sont rejetés par référendum en 1977 et 1987</w:t>
      </w:r>
      <w:r w:rsidR="00DC1E0E">
        <w:t xml:space="preserve"> </w:t>
      </w:r>
      <w:r w:rsidR="00DC1E0E">
        <w:fldChar w:fldCharType="begin"/>
      </w:r>
      <w:r w:rsidR="00E568D0">
        <w:instrText xml:space="preserve"> ADDIN ZOTERO_ITEM CSL_CITATION {"citationID":"bBCmcaDJ","properties":{"formattedCitation":"(Braun et Uhlmann 2009)","plainCitation":"(Braun et Uhlmann 2009)","dontUpdate":true,"noteIndex":0},"citationItems":[{"id":5656,"uris":["http://zotero.org/groups/6347865/items/J4Z9JTNS"],"itemData":{"id":5656,"type":"article-journal","abstract":"The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instrText>
      </w:r>
      <w:r w:rsidR="00DC1E0E">
        <w:fldChar w:fldCharType="separate"/>
      </w:r>
      <w:r w:rsidR="00DC1E0E" w:rsidRPr="00DC1E0E">
        <w:t xml:space="preserve">(Braun </w:t>
      </w:r>
      <w:r w:rsidR="00DC1E0E">
        <w:t>&amp;</w:t>
      </w:r>
      <w:r w:rsidR="00DC1E0E" w:rsidRPr="00DC1E0E">
        <w:t xml:space="preserve"> Uhlmann</w:t>
      </w:r>
      <w:r w:rsidR="00DC1E0E">
        <w:t>,</w:t>
      </w:r>
      <w:r w:rsidR="00DC1E0E" w:rsidRPr="00DC1E0E">
        <w:t xml:space="preserve"> 2009)</w:t>
      </w:r>
      <w:r w:rsidR="00DC1E0E">
        <w:fldChar w:fldCharType="end"/>
      </w:r>
      <w:r>
        <w:t>.</w:t>
      </w:r>
    </w:p>
    <w:p w14:paraId="4AD373AF" w14:textId="60D982D2" w:rsidR="008725D2" w:rsidRDefault="00000000" w:rsidP="00F979B2">
      <w:pPr>
        <w:pStyle w:val="Corpsdetexte"/>
        <w:spacing w:before="197" w:line="283" w:lineRule="auto"/>
        <w:ind w:left="0" w:right="140"/>
      </w:pPr>
      <w:r>
        <w:t>Une autre initiative populaire, votée en 1994 et cette fois-ci appuyée par les syndicats, est également rejetée. Le Concordat des caisses-maladies suisses échoue également à augmenter les subventions fédérales dans</w:t>
      </w:r>
      <w:r w:rsidR="005D0B38">
        <w:t xml:space="preserve"> </w:t>
      </w:r>
      <w:r>
        <w:t>une initiative votée en 1992, qui, alors qu’elle bat le record</w:t>
      </w:r>
      <w:r>
        <w:rPr>
          <w:spacing w:val="15"/>
        </w:rPr>
        <w:t xml:space="preserve"> </w:t>
      </w:r>
      <w:r>
        <w:t>du</w:t>
      </w:r>
      <w:r>
        <w:rPr>
          <w:spacing w:val="15"/>
        </w:rPr>
        <w:t xml:space="preserve"> </w:t>
      </w:r>
      <w:r>
        <w:t>plus</w:t>
      </w:r>
      <w:r>
        <w:rPr>
          <w:spacing w:val="15"/>
        </w:rPr>
        <w:t xml:space="preserve"> </w:t>
      </w:r>
      <w:r>
        <w:t>grand</w:t>
      </w:r>
      <w:r>
        <w:rPr>
          <w:spacing w:val="15"/>
        </w:rPr>
        <w:t xml:space="preserve"> </w:t>
      </w:r>
      <w:r>
        <w:t>nombre</w:t>
      </w:r>
      <w:r>
        <w:rPr>
          <w:spacing w:val="15"/>
        </w:rPr>
        <w:t xml:space="preserve"> </w:t>
      </w:r>
      <w:r>
        <w:t>de</w:t>
      </w:r>
      <w:r>
        <w:rPr>
          <w:spacing w:val="15"/>
        </w:rPr>
        <w:t xml:space="preserve"> </w:t>
      </w:r>
      <w:r>
        <w:t>signatures</w:t>
      </w:r>
      <w:r>
        <w:rPr>
          <w:spacing w:val="15"/>
        </w:rPr>
        <w:t xml:space="preserve"> </w:t>
      </w:r>
      <w:r>
        <w:t>à</w:t>
      </w:r>
      <w:r>
        <w:rPr>
          <w:spacing w:val="15"/>
        </w:rPr>
        <w:t xml:space="preserve"> </w:t>
      </w:r>
      <w:r>
        <w:t>une</w:t>
      </w:r>
      <w:r>
        <w:rPr>
          <w:spacing w:val="16"/>
        </w:rPr>
        <w:t xml:space="preserve"> </w:t>
      </w:r>
      <w:r>
        <w:t>initiative</w:t>
      </w:r>
      <w:r>
        <w:rPr>
          <w:spacing w:val="15"/>
        </w:rPr>
        <w:t xml:space="preserve"> </w:t>
      </w:r>
      <w:r>
        <w:t>au</w:t>
      </w:r>
      <w:r>
        <w:rPr>
          <w:spacing w:val="15"/>
        </w:rPr>
        <w:t xml:space="preserve"> </w:t>
      </w:r>
      <w:r>
        <w:t>moment</w:t>
      </w:r>
      <w:r>
        <w:rPr>
          <w:spacing w:val="15"/>
        </w:rPr>
        <w:t xml:space="preserve"> </w:t>
      </w:r>
      <w:r>
        <w:t>de</w:t>
      </w:r>
      <w:r>
        <w:rPr>
          <w:spacing w:val="15"/>
        </w:rPr>
        <w:t xml:space="preserve"> </w:t>
      </w:r>
      <w:r>
        <w:t>sa</w:t>
      </w:r>
      <w:r>
        <w:rPr>
          <w:spacing w:val="15"/>
        </w:rPr>
        <w:t xml:space="preserve"> </w:t>
      </w:r>
      <w:r>
        <w:t>soumission,</w:t>
      </w:r>
      <w:r>
        <w:rPr>
          <w:spacing w:val="15"/>
        </w:rPr>
        <w:t xml:space="preserve"> </w:t>
      </w:r>
      <w:r w:rsidR="00FB651C">
        <w:t xml:space="preserve">est refusée </w:t>
      </w:r>
      <w:r>
        <w:t>par 60.7% des v</w:t>
      </w:r>
      <w:bookmarkStart w:id="5" w:name="_bookmark4"/>
      <w:bookmarkEnd w:id="5"/>
      <w:r>
        <w:t>otants</w:t>
      </w:r>
      <w:r w:rsidR="006F088D">
        <w:rPr>
          <w:rStyle w:val="Appelnotedebasdep"/>
        </w:rPr>
        <w:footnoteReference w:id="3"/>
      </w:r>
      <w:r>
        <w:t xml:space="preserve">. La persistance des tentatives de révision montre un consensus politique autour de la nécessité de révision du modèle, mais une forte opposition sur les alter- natives. Pour </w:t>
      </w:r>
      <w:hyperlink w:anchor="_bookmark41" w:history="1">
        <w:r w:rsidR="008725D2" w:rsidRPr="0026551D">
          <w:t xml:space="preserve">Braun </w:t>
        </w:r>
        <w:r w:rsidR="0026551D" w:rsidRPr="0026551D">
          <w:t>&amp;</w:t>
        </w:r>
        <w:r w:rsidR="008725D2" w:rsidRPr="0026551D">
          <w:t xml:space="preserve"> Uhlmann (2009)</w:t>
        </w:r>
      </w:hyperlink>
      <w:r w:rsidRPr="0026551D">
        <w:t xml:space="preserve">, </w:t>
      </w:r>
      <w:r>
        <w:t>deux dimensions cristallisent les principaux points de controverse. D’abord, la détermination du modèle le plus adapté à contenir les coûts pose la question de l’articulation entre le public et le privé («</w:t>
      </w:r>
      <w:r>
        <w:rPr>
          <w:spacing w:val="-15"/>
        </w:rPr>
        <w:t xml:space="preserve"> </w:t>
      </w:r>
      <w:proofErr w:type="spellStart"/>
      <w:r>
        <w:t>organization</w:t>
      </w:r>
      <w:proofErr w:type="spellEnd"/>
      <w:r>
        <w:rPr>
          <w:spacing w:val="-15"/>
        </w:rPr>
        <w:t xml:space="preserve"> </w:t>
      </w:r>
      <w:r>
        <w:t>»). Ensuite, on s’affronte</w:t>
      </w:r>
      <w:r>
        <w:rPr>
          <w:spacing w:val="40"/>
        </w:rPr>
        <w:t xml:space="preserve"> </w:t>
      </w:r>
      <w:r>
        <w:t>sur</w:t>
      </w:r>
      <w:r>
        <w:rPr>
          <w:spacing w:val="-2"/>
        </w:rPr>
        <w:t xml:space="preserve"> </w:t>
      </w:r>
      <w:r>
        <w:t>la répartition des coûts («</w:t>
      </w:r>
      <w:r>
        <w:rPr>
          <w:spacing w:val="-15"/>
        </w:rPr>
        <w:t xml:space="preserve"> </w:t>
      </w:r>
      <w:proofErr w:type="spellStart"/>
      <w:r>
        <w:t>equity</w:t>
      </w:r>
      <w:proofErr w:type="spellEnd"/>
      <w:r w:rsidR="007977FC">
        <w:t> »</w:t>
      </w:r>
      <w:r>
        <w:t>). Dans ces débats, les partis de gauche (principalement</w:t>
      </w:r>
      <w:r>
        <w:rPr>
          <w:spacing w:val="40"/>
        </w:rPr>
        <w:t xml:space="preserve"> </w:t>
      </w:r>
      <w:r>
        <w:t xml:space="preserve">le PS </w:t>
      </w:r>
      <w:r w:rsidR="000B5B42">
        <w:t xml:space="preserve">et le PDT) </w:t>
      </w:r>
      <w:r>
        <w:t>et les syndicats se positionnent en faveur d’un modèle plus centraliste et redistributif, s’y opposent les partis conservateurs et libéraux, les associations patronales ainsi qu’une partie des organisations de médecins</w:t>
      </w:r>
      <w:r w:rsidR="0026551D">
        <w:t xml:space="preserve"> </w:t>
      </w:r>
      <w:r w:rsidR="0026551D">
        <w:fldChar w:fldCharType="begin"/>
      </w:r>
      <w:r w:rsidR="00E568D0">
        <w:instrText xml:space="preserve"> ADDIN ZOTERO_ITEM CSL_CITATION {"citationID":"5e4Qa39O","properties":{"formattedCitation":"(Philipp Trein et al. 2023)","plainCitation":"(Philipp Trein et al. 2023)","dontUpdate":true,"noteIndex":0},"citationItems":[{"id":707,"uris":["http://zotero.org/groups/5121315/items/AN82TUDQ"],"itemData":{"id":707,"type":"chapter","abstract":"This chapter analyses the structures, processes, and actors of health policy in Switzerland. In international comparison, Switzerland has a very well-developed health system with universal insurance coverage and high-quality care services. The regulation, financing, and provision of health care are characterized by three features: federalism—an important role for subnational governments (cantons); liberalism—high importance for economic freedom and individual responsibility; and subsidiarity—the provision of services by the lowest level of government and non-state actors that are close to the recipients of services. Against this background, this chapter analyses the politics of Swiss health policy in three steps. Firstly, the text discusses the various actors and explains their roles for health policy-making. Secondly, the chapter provides a historical overview of health policy reforms and outlines the development of institutions and policies in this field. Thirdly, the chapter discusses political factors that impact health policy reforms in Switzerland. New national policies and large encompassing reforms for the entire country are difficult to implement, due to the strong power of interest groups and voters, and as the cantons enjoy extensive autonomy in the implementation of health policy. Finally, the chapter concludes with a discussion of the challenges for Swiss health policy: rising costs and how to deal with them as well as the growing significance of the federal government.","container-title":"The Oxford Handbook of Swiss Politics","DOI":"10.1093/oxfordhb/9780192871787.013.37","ISBN":"978-0-19-287178-7","page":"0","publisher":"Oxford University Press","source":"Silverchair","title":"Health Policy","URL":"https://doi.org/10.1093/oxfordhb/9780192871787.013.37","author":[{"family":"Trein","given":"Philipp"},{"family":"Rüefli","given":"Christian"},{"family":"Vatter","given":"Adrian"}],"editor":[{"family":"Emmenegger","given":"Patrick"},{"family":"Fossati","given":"Flavia"},{"family":"Häusermann","given":"Silja"},{"family":"Papadopoulos","given":"Yannis"},{"family":"Sciarini","given":"Pascal"},{"family":"Vatter","given":"Adrian"}],"accessed":{"date-parts":[["2024",4,18]]},"issued":{"date-parts":[["2023",12,14]]}}}],"schema":"https://github.com/citation-style-language/schema/raw/master/csl-citation.json"} </w:instrText>
      </w:r>
      <w:r w:rsidR="0026551D">
        <w:fldChar w:fldCharType="separate"/>
      </w:r>
      <w:r w:rsidR="0026551D" w:rsidRPr="0026551D">
        <w:t xml:space="preserve">(Trein </w:t>
      </w:r>
      <w:r w:rsidR="0026551D" w:rsidRPr="0026551D">
        <w:rPr>
          <w:i/>
          <w:iCs/>
        </w:rPr>
        <w:t>et al</w:t>
      </w:r>
      <w:r w:rsidR="0026551D" w:rsidRPr="0026551D">
        <w:t>.</w:t>
      </w:r>
      <w:r w:rsidR="0026551D">
        <w:t>,</w:t>
      </w:r>
      <w:r w:rsidR="0026551D" w:rsidRPr="0026551D">
        <w:t xml:space="preserve"> 2023)</w:t>
      </w:r>
      <w:r w:rsidR="0026551D">
        <w:fldChar w:fldCharType="end"/>
      </w:r>
      <w:r>
        <w:t>.</w:t>
      </w:r>
    </w:p>
    <w:p w14:paraId="2D09CCED" w14:textId="2D57710A" w:rsidR="008725D2" w:rsidRDefault="00000000" w:rsidP="00F979B2">
      <w:pPr>
        <w:pStyle w:val="Corpsdetexte"/>
        <w:spacing w:before="194" w:line="283" w:lineRule="auto"/>
        <w:ind w:left="0" w:right="95"/>
      </w:pPr>
      <w:r>
        <w:t>Cet équilibre change dans la décennie suivante, qui voit l’adoption de la LAMal, cadre juridique encore en vigueur. Pressé entre-autres par l’augmentation des coûts, le Conseil fédéral</w:t>
      </w:r>
      <w:r>
        <w:rPr>
          <w:spacing w:val="40"/>
        </w:rPr>
        <w:t xml:space="preserve"> </w:t>
      </w:r>
      <w:r>
        <w:t>entame</w:t>
      </w:r>
      <w:r>
        <w:rPr>
          <w:spacing w:val="40"/>
        </w:rPr>
        <w:t xml:space="preserve"> </w:t>
      </w:r>
      <w:r>
        <w:t>une</w:t>
      </w:r>
      <w:r>
        <w:rPr>
          <w:spacing w:val="40"/>
        </w:rPr>
        <w:t xml:space="preserve"> </w:t>
      </w:r>
      <w:r>
        <w:t>révision</w:t>
      </w:r>
      <w:r>
        <w:rPr>
          <w:spacing w:val="40"/>
        </w:rPr>
        <w:t xml:space="preserve"> </w:t>
      </w:r>
      <w:r>
        <w:t>de</w:t>
      </w:r>
      <w:r>
        <w:rPr>
          <w:spacing w:val="40"/>
        </w:rPr>
        <w:t xml:space="preserve"> </w:t>
      </w:r>
      <w:r>
        <w:t>la</w:t>
      </w:r>
      <w:r>
        <w:rPr>
          <w:spacing w:val="40"/>
        </w:rPr>
        <w:t xml:space="preserve"> </w:t>
      </w:r>
      <w:r>
        <w:t>loi</w:t>
      </w:r>
      <w:r>
        <w:rPr>
          <w:spacing w:val="40"/>
        </w:rPr>
        <w:t xml:space="preserve"> </w:t>
      </w:r>
      <w:r>
        <w:t>en</w:t>
      </w:r>
      <w:r>
        <w:rPr>
          <w:spacing w:val="40"/>
        </w:rPr>
        <w:t xml:space="preserve"> </w:t>
      </w:r>
      <w:r>
        <w:t>1991,</w:t>
      </w:r>
      <w:r>
        <w:rPr>
          <w:spacing w:val="40"/>
        </w:rPr>
        <w:t xml:space="preserve"> </w:t>
      </w:r>
      <w:r>
        <w:t>mandatant</w:t>
      </w:r>
      <w:r>
        <w:rPr>
          <w:spacing w:val="40"/>
        </w:rPr>
        <w:t xml:space="preserve"> </w:t>
      </w:r>
      <w:r>
        <w:t>un</w:t>
      </w:r>
      <w:r>
        <w:rPr>
          <w:spacing w:val="40"/>
        </w:rPr>
        <w:t xml:space="preserve"> </w:t>
      </w:r>
      <w:r>
        <w:t>groupe</w:t>
      </w:r>
      <w:r>
        <w:rPr>
          <w:spacing w:val="40"/>
        </w:rPr>
        <w:t xml:space="preserve"> </w:t>
      </w:r>
      <w:r>
        <w:t>d’experts.</w:t>
      </w:r>
      <w:r>
        <w:rPr>
          <w:spacing w:val="40"/>
        </w:rPr>
        <w:t xml:space="preserve"> </w:t>
      </w:r>
      <w:r>
        <w:t>Le</w:t>
      </w:r>
      <w:r>
        <w:rPr>
          <w:spacing w:val="40"/>
        </w:rPr>
        <w:t xml:space="preserve"> </w:t>
      </w:r>
      <w:r>
        <w:t>projet de</w:t>
      </w:r>
      <w:r>
        <w:rPr>
          <w:spacing w:val="40"/>
        </w:rPr>
        <w:t xml:space="preserve"> </w:t>
      </w:r>
      <w:r>
        <w:t>loi</w:t>
      </w:r>
      <w:r>
        <w:rPr>
          <w:spacing w:val="40"/>
        </w:rPr>
        <w:t xml:space="preserve"> </w:t>
      </w:r>
      <w:r>
        <w:t>est</w:t>
      </w:r>
      <w:r>
        <w:rPr>
          <w:spacing w:val="40"/>
        </w:rPr>
        <w:t xml:space="preserve"> </w:t>
      </w:r>
      <w:r>
        <w:t>débattu</w:t>
      </w:r>
      <w:r>
        <w:rPr>
          <w:spacing w:val="40"/>
        </w:rPr>
        <w:t xml:space="preserve"> </w:t>
      </w:r>
      <w:r>
        <w:t>au</w:t>
      </w:r>
      <w:r>
        <w:rPr>
          <w:spacing w:val="40"/>
        </w:rPr>
        <w:t xml:space="preserve"> </w:t>
      </w:r>
      <w:r>
        <w:t>parlement</w:t>
      </w:r>
      <w:r>
        <w:rPr>
          <w:spacing w:val="40"/>
        </w:rPr>
        <w:t xml:space="preserve"> </w:t>
      </w:r>
      <w:r>
        <w:t>entre</w:t>
      </w:r>
      <w:r>
        <w:rPr>
          <w:spacing w:val="40"/>
        </w:rPr>
        <w:t xml:space="preserve"> </w:t>
      </w:r>
      <w:r>
        <w:t>1992</w:t>
      </w:r>
      <w:r>
        <w:rPr>
          <w:spacing w:val="40"/>
        </w:rPr>
        <w:t xml:space="preserve"> </w:t>
      </w:r>
      <w:r>
        <w:t>et</w:t>
      </w:r>
      <w:r>
        <w:rPr>
          <w:spacing w:val="40"/>
        </w:rPr>
        <w:t xml:space="preserve"> </w:t>
      </w:r>
      <w:r>
        <w:t>1994,</w:t>
      </w:r>
      <w:r>
        <w:rPr>
          <w:spacing w:val="40"/>
        </w:rPr>
        <w:t xml:space="preserve"> </w:t>
      </w:r>
      <w:r>
        <w:t>puis</w:t>
      </w:r>
      <w:r>
        <w:rPr>
          <w:spacing w:val="40"/>
        </w:rPr>
        <w:t xml:space="preserve"> </w:t>
      </w:r>
      <w:r>
        <w:t>accepté</w:t>
      </w:r>
      <w:r>
        <w:rPr>
          <w:spacing w:val="40"/>
        </w:rPr>
        <w:t xml:space="preserve"> </w:t>
      </w:r>
      <w:r>
        <w:t>par</w:t>
      </w:r>
      <w:r>
        <w:rPr>
          <w:spacing w:val="40"/>
        </w:rPr>
        <w:t xml:space="preserve"> </w:t>
      </w:r>
      <w:r>
        <w:t>une</w:t>
      </w:r>
      <w:r>
        <w:rPr>
          <w:spacing w:val="40"/>
        </w:rPr>
        <w:t xml:space="preserve"> </w:t>
      </w:r>
      <w:r>
        <w:t>large</w:t>
      </w:r>
      <w:r>
        <w:rPr>
          <w:spacing w:val="40"/>
        </w:rPr>
        <w:t xml:space="preserve"> </w:t>
      </w:r>
      <w:r>
        <w:t xml:space="preserve">majorité des parlementaires. La révision est alors le fruit d’une alliance entre le PS, le </w:t>
      </w:r>
      <w:r w:rsidR="004727F2">
        <w:t>PLR et PDC</w:t>
      </w:r>
      <w:r>
        <w:t>. Parmi les changements principaux, notons l’introduction de l’assurance obligatoire, l’extension des prestations couvertes par l’assurance de base, suppression de la différence de genre comme motif de différenciation des primes et l’introduction d’une compensation des risques entre assurances. L’étendue du changement institutionnel entraînée par cette réforme est discutée par la littérature.</w:t>
      </w:r>
      <w:r w:rsidR="00A83689">
        <w:t xml:space="preserve"> </w:t>
      </w:r>
      <w:r w:rsidR="00A83689">
        <w:fldChar w:fldCharType="begin"/>
      </w:r>
      <w:r w:rsidR="00E568D0">
        <w:instrText xml:space="preserve"> ADDIN ZOTERO_ITEM CSL_CITATION {"citationID":"8W5Nq5tU","properties":{"formattedCitation":"(Bertozzi et Gilardi 2008)","plainCitation":"(Bertozzi et Gilardi 2008)","dontUpdate":true,"noteIndex":0},"citationItems":[{"id":5993,"uris":["http://zotero.org/groups/6347865/items/VU5EU3CK"],"itemData":{"id":5993,"type":"chapter","abstract":"Analyzing the changing boundaries between the public and the private spheres in the welfare state is particularly interesting in the Swiss case. In fact, the role of the private sector has always been important in social policymaking in this country, many decades before the contemporary pushes for privatization and market-based social protection in most industrialized countries (Cattacin 2006).","citation-key":"bertozziSwissWelfareState2008","container-title":"Public and Private Social Policy: Health and Pension Policies in a New Era","DOI":"10.1057/9780230228771_10","ISBN":"978-0-230-22877-1","language":"en","page":"207-227","publisher":"Palgrave Macmillan UK","publisher-place":"London","source":"Springer Link","title":"The Swiss Welfare State: A Changing Public-Private Mix?","title-short":"The Swiss Welfare State","URL":"https://doi.org/10.1057/9780230228771_10","author":[{"family":"Bertozzi","given":"Fabio"},{"family":"Gilardi","given":"Fabrizio"}],"editor":[{"family":"Béland","given":"Daniel"},{"family":"Gran","given":"Brian"}],"accessed":{"date-parts":[["2026",1,29]]},"issued":{"date-parts":[["2008"]]}}}],"schema":"https://github.com/citation-style-language/schema/raw/master/csl-citation.json"} </w:instrText>
      </w:r>
      <w:r w:rsidR="00A83689">
        <w:fldChar w:fldCharType="separate"/>
      </w:r>
      <w:r w:rsidR="00A83689" w:rsidRPr="00A83689">
        <w:t xml:space="preserve">Bertozzi </w:t>
      </w:r>
      <w:r w:rsidR="00A83689">
        <w:t>&amp;</w:t>
      </w:r>
      <w:r w:rsidR="00A83689" w:rsidRPr="00A83689">
        <w:t xml:space="preserve"> Gilardi </w:t>
      </w:r>
      <w:r w:rsidR="00A83689">
        <w:t>(</w:t>
      </w:r>
      <w:r w:rsidR="00A83689" w:rsidRPr="00A83689">
        <w:t>2008)</w:t>
      </w:r>
      <w:r w:rsidR="00A83689">
        <w:fldChar w:fldCharType="end"/>
      </w:r>
      <w:r w:rsidR="00A83689">
        <w:t xml:space="preserve"> </w:t>
      </w:r>
      <w:r>
        <w:t>insistent sur la continuité qu’elle représente dans ses aspects libéraux, puisqu’elle conserve</w:t>
      </w:r>
      <w:r>
        <w:rPr>
          <w:spacing w:val="26"/>
        </w:rPr>
        <w:t xml:space="preserve"> </w:t>
      </w:r>
      <w:r>
        <w:t>un</w:t>
      </w:r>
      <w:r>
        <w:rPr>
          <w:spacing w:val="26"/>
        </w:rPr>
        <w:t xml:space="preserve"> </w:t>
      </w:r>
      <w:r>
        <w:t>rôle</w:t>
      </w:r>
      <w:r>
        <w:rPr>
          <w:spacing w:val="26"/>
        </w:rPr>
        <w:t xml:space="preserve"> </w:t>
      </w:r>
      <w:r>
        <w:t>important</w:t>
      </w:r>
      <w:r>
        <w:rPr>
          <w:spacing w:val="26"/>
        </w:rPr>
        <w:t xml:space="preserve"> </w:t>
      </w:r>
      <w:r>
        <w:t>pour</w:t>
      </w:r>
      <w:r>
        <w:rPr>
          <w:spacing w:val="26"/>
        </w:rPr>
        <w:t xml:space="preserve"> </w:t>
      </w:r>
      <w:r>
        <w:t>le</w:t>
      </w:r>
      <w:r>
        <w:rPr>
          <w:spacing w:val="26"/>
        </w:rPr>
        <w:t xml:space="preserve"> </w:t>
      </w:r>
      <w:r>
        <w:t>secteur</w:t>
      </w:r>
      <w:r>
        <w:rPr>
          <w:spacing w:val="26"/>
        </w:rPr>
        <w:t xml:space="preserve"> </w:t>
      </w:r>
      <w:r>
        <w:t>privé.</w:t>
      </w:r>
      <w:r>
        <w:rPr>
          <w:spacing w:val="26"/>
        </w:rPr>
        <w:t xml:space="preserve"> </w:t>
      </w:r>
      <w:hyperlink w:anchor="_bookmark41" w:history="1">
        <w:r w:rsidR="008725D2" w:rsidRPr="00A83689">
          <w:t>Braun</w:t>
        </w:r>
        <w:r w:rsidR="008725D2" w:rsidRPr="00A83689">
          <w:rPr>
            <w:spacing w:val="26"/>
          </w:rPr>
          <w:t xml:space="preserve"> </w:t>
        </w:r>
        <w:r w:rsidR="00A83689" w:rsidRPr="00A83689">
          <w:t>&amp;</w:t>
        </w:r>
        <w:r w:rsidR="008725D2" w:rsidRPr="00A83689">
          <w:rPr>
            <w:spacing w:val="26"/>
          </w:rPr>
          <w:t xml:space="preserve"> </w:t>
        </w:r>
        <w:r w:rsidR="008725D2" w:rsidRPr="00A83689">
          <w:t>Uhlmann</w:t>
        </w:r>
        <w:r w:rsidR="008725D2" w:rsidRPr="00A83689">
          <w:rPr>
            <w:spacing w:val="26"/>
          </w:rPr>
          <w:t xml:space="preserve"> </w:t>
        </w:r>
        <w:r w:rsidR="008725D2" w:rsidRPr="00A83689">
          <w:t>(2009)</w:t>
        </w:r>
      </w:hyperlink>
      <w:r w:rsidRPr="00A83689">
        <w:rPr>
          <w:spacing w:val="26"/>
        </w:rPr>
        <w:t xml:space="preserve"> </w:t>
      </w:r>
      <w:r>
        <w:t>expliquent</w:t>
      </w:r>
      <w:r>
        <w:rPr>
          <w:spacing w:val="26"/>
        </w:rPr>
        <w:t xml:space="preserve"> </w:t>
      </w:r>
      <w:r>
        <w:t>que, si</w:t>
      </w:r>
      <w:r>
        <w:rPr>
          <w:spacing w:val="-5"/>
        </w:rPr>
        <w:t xml:space="preserve"> </w:t>
      </w:r>
      <w:r>
        <w:t>le changement est faible dans le modèle de l’assurance («</w:t>
      </w:r>
      <w:r>
        <w:rPr>
          <w:spacing w:val="-15"/>
        </w:rPr>
        <w:t xml:space="preserve"> </w:t>
      </w:r>
      <w:proofErr w:type="spellStart"/>
      <w:r>
        <w:t>organization</w:t>
      </w:r>
      <w:proofErr w:type="spellEnd"/>
      <w:r>
        <w:rPr>
          <w:spacing w:val="-15"/>
        </w:rPr>
        <w:t xml:space="preserve"> </w:t>
      </w:r>
      <w:r>
        <w:t>»), la dimension est bien</w:t>
      </w:r>
      <w:r>
        <w:rPr>
          <w:spacing w:val="-4"/>
        </w:rPr>
        <w:t xml:space="preserve"> </w:t>
      </w:r>
      <w:r>
        <w:t>plus</w:t>
      </w:r>
      <w:r>
        <w:rPr>
          <w:spacing w:val="-4"/>
        </w:rPr>
        <w:t xml:space="preserve"> </w:t>
      </w:r>
      <w:r>
        <w:t>présente</w:t>
      </w:r>
      <w:r>
        <w:rPr>
          <w:spacing w:val="-4"/>
        </w:rPr>
        <w:t xml:space="preserve"> </w:t>
      </w:r>
      <w:r>
        <w:t>dans</w:t>
      </w:r>
      <w:r>
        <w:rPr>
          <w:spacing w:val="-4"/>
        </w:rPr>
        <w:t xml:space="preserve"> </w:t>
      </w:r>
      <w:r>
        <w:t>cette</w:t>
      </w:r>
      <w:r>
        <w:rPr>
          <w:spacing w:val="-4"/>
        </w:rPr>
        <w:t xml:space="preserve"> </w:t>
      </w:r>
      <w:r>
        <w:t>réforme.</w:t>
      </w:r>
      <w:r>
        <w:rPr>
          <w:spacing w:val="-4"/>
        </w:rPr>
        <w:t xml:space="preserve"> </w:t>
      </w:r>
      <w:r>
        <w:t>En</w:t>
      </w:r>
      <w:r>
        <w:rPr>
          <w:spacing w:val="-4"/>
        </w:rPr>
        <w:t xml:space="preserve"> </w:t>
      </w:r>
      <w:r>
        <w:t>effet,</w:t>
      </w:r>
      <w:r>
        <w:rPr>
          <w:spacing w:val="-4"/>
        </w:rPr>
        <w:t xml:space="preserve"> </w:t>
      </w:r>
      <w:r>
        <w:t>la</w:t>
      </w:r>
      <w:r>
        <w:rPr>
          <w:spacing w:val="-4"/>
        </w:rPr>
        <w:t xml:space="preserve"> </w:t>
      </w:r>
      <w:r>
        <w:t>réforme</w:t>
      </w:r>
      <w:r>
        <w:rPr>
          <w:spacing w:val="-4"/>
        </w:rPr>
        <w:t xml:space="preserve"> </w:t>
      </w:r>
      <w:r>
        <w:t>de</w:t>
      </w:r>
      <w:r>
        <w:rPr>
          <w:spacing w:val="-4"/>
        </w:rPr>
        <w:t xml:space="preserve"> </w:t>
      </w:r>
      <w:r>
        <w:t>la</w:t>
      </w:r>
      <w:r>
        <w:rPr>
          <w:spacing w:val="-4"/>
        </w:rPr>
        <w:t xml:space="preserve"> </w:t>
      </w:r>
      <w:r>
        <w:t>LAMal</w:t>
      </w:r>
      <w:r>
        <w:rPr>
          <w:spacing w:val="-4"/>
        </w:rPr>
        <w:t xml:space="preserve"> </w:t>
      </w:r>
      <w:r>
        <w:t>introduit</w:t>
      </w:r>
      <w:r>
        <w:rPr>
          <w:spacing w:val="-4"/>
        </w:rPr>
        <w:t xml:space="preserve"> </w:t>
      </w:r>
      <w:r>
        <w:t>une</w:t>
      </w:r>
      <w:r>
        <w:rPr>
          <w:spacing w:val="-4"/>
        </w:rPr>
        <w:t xml:space="preserve"> </w:t>
      </w:r>
      <w:r>
        <w:t>assurance de base dominante et une harmonisation des subsides. Pour ces auteurs, l’articulation de ces deux</w:t>
      </w:r>
      <w:r>
        <w:rPr>
          <w:spacing w:val="-15"/>
        </w:rPr>
        <w:t xml:space="preserve"> </w:t>
      </w:r>
      <w:r>
        <w:t>dimensions explique la possibilité du compromis : les partis du «</w:t>
      </w:r>
      <w:r>
        <w:rPr>
          <w:spacing w:val="-15"/>
        </w:rPr>
        <w:t xml:space="preserve"> </w:t>
      </w:r>
      <w:r>
        <w:t>bloc bourg</w:t>
      </w:r>
      <w:r w:rsidR="007977FC">
        <w:t>e</w:t>
      </w:r>
      <w:r>
        <w:t>ois</w:t>
      </w:r>
      <w:r>
        <w:rPr>
          <w:spacing w:val="-15"/>
        </w:rPr>
        <w:t xml:space="preserve"> </w:t>
      </w:r>
      <w:r>
        <w:t>» (PLR, PDC</w:t>
      </w:r>
      <w:r>
        <w:rPr>
          <w:spacing w:val="22"/>
        </w:rPr>
        <w:t xml:space="preserve"> </w:t>
      </w:r>
      <w:r>
        <w:t>et</w:t>
      </w:r>
      <w:r>
        <w:rPr>
          <w:spacing w:val="22"/>
        </w:rPr>
        <w:t xml:space="preserve"> </w:t>
      </w:r>
      <w:r>
        <w:t>UDC)</w:t>
      </w:r>
      <w:r>
        <w:rPr>
          <w:spacing w:val="22"/>
        </w:rPr>
        <w:t xml:space="preserve"> </w:t>
      </w:r>
      <w:r>
        <w:t>fléchissent</w:t>
      </w:r>
      <w:r>
        <w:rPr>
          <w:spacing w:val="22"/>
        </w:rPr>
        <w:t xml:space="preserve"> </w:t>
      </w:r>
      <w:r>
        <w:t>sur</w:t>
      </w:r>
      <w:r>
        <w:rPr>
          <w:spacing w:val="22"/>
        </w:rPr>
        <w:t xml:space="preserve"> </w:t>
      </w:r>
      <w:r>
        <w:t>la</w:t>
      </w:r>
      <w:r>
        <w:rPr>
          <w:spacing w:val="22"/>
        </w:rPr>
        <w:t xml:space="preserve"> </w:t>
      </w:r>
      <w:r>
        <w:t>dimension</w:t>
      </w:r>
      <w:r>
        <w:rPr>
          <w:spacing w:val="22"/>
        </w:rPr>
        <w:t xml:space="preserve"> </w:t>
      </w:r>
      <w:r>
        <w:t>égalitaire</w:t>
      </w:r>
      <w:r>
        <w:rPr>
          <w:spacing w:val="22"/>
        </w:rPr>
        <w:t xml:space="preserve"> </w:t>
      </w:r>
      <w:r>
        <w:t>et</w:t>
      </w:r>
      <w:r>
        <w:rPr>
          <w:spacing w:val="22"/>
        </w:rPr>
        <w:t xml:space="preserve"> </w:t>
      </w:r>
      <w:r>
        <w:t>redistributive</w:t>
      </w:r>
      <w:r>
        <w:rPr>
          <w:spacing w:val="22"/>
        </w:rPr>
        <w:t xml:space="preserve"> </w:t>
      </w:r>
      <w:r>
        <w:t>précisément</w:t>
      </w:r>
      <w:r>
        <w:rPr>
          <w:spacing w:val="22"/>
        </w:rPr>
        <w:t xml:space="preserve"> </w:t>
      </w:r>
      <w:r>
        <w:t>parce</w:t>
      </w:r>
      <w:r>
        <w:rPr>
          <w:spacing w:val="22"/>
        </w:rPr>
        <w:t xml:space="preserve"> </w:t>
      </w:r>
      <w:r>
        <w:t>que la réforme conserve le rôle du privé. Le modèle esquissé par la réforme est alors également considéré comme capable de contenir les coûts.</w:t>
      </w:r>
    </w:p>
    <w:p w14:paraId="6C077D75" w14:textId="5562ACE3" w:rsidR="008725D2" w:rsidRDefault="00000000" w:rsidP="00F979B2">
      <w:pPr>
        <w:pStyle w:val="Corpsdetexte"/>
        <w:spacing w:before="198" w:line="283" w:lineRule="auto"/>
        <w:ind w:left="0" w:right="98"/>
      </w:pPr>
      <w:r>
        <w:rPr>
          <w:w w:val="105"/>
        </w:rPr>
        <w:t xml:space="preserve">Les prises de position en faveur du référendum, auquel la loi n’échappe pas, reflètent les contours de ce compromis. Celui-ci, est lancé par une coalition d’intérêts hétéroclites, </w:t>
      </w:r>
      <w:r>
        <w:t xml:space="preserve">notamment composé de certaines caisses maladies. A cette coalition, qui regroupe l’UDC, qui </w:t>
      </w:r>
      <w:r>
        <w:rPr>
          <w:w w:val="105"/>
        </w:rPr>
        <w:lastRenderedPageBreak/>
        <w:t>avait</w:t>
      </w:r>
      <w:r>
        <w:rPr>
          <w:spacing w:val="-16"/>
          <w:w w:val="105"/>
        </w:rPr>
        <w:t xml:space="preserve"> </w:t>
      </w:r>
      <w:r>
        <w:rPr>
          <w:w w:val="105"/>
        </w:rPr>
        <w:t>pourtant</w:t>
      </w:r>
      <w:r>
        <w:rPr>
          <w:spacing w:val="-16"/>
          <w:w w:val="105"/>
        </w:rPr>
        <w:t xml:space="preserve"> </w:t>
      </w:r>
      <w:r>
        <w:rPr>
          <w:w w:val="105"/>
        </w:rPr>
        <w:t>voté</w:t>
      </w:r>
      <w:r>
        <w:rPr>
          <w:spacing w:val="-16"/>
          <w:w w:val="105"/>
        </w:rPr>
        <w:t xml:space="preserve"> </w:t>
      </w:r>
      <w:r>
        <w:rPr>
          <w:w w:val="105"/>
        </w:rPr>
        <w:t>en</w:t>
      </w:r>
      <w:r>
        <w:rPr>
          <w:spacing w:val="-15"/>
          <w:w w:val="105"/>
        </w:rPr>
        <w:t xml:space="preserve"> </w:t>
      </w:r>
      <w:r>
        <w:rPr>
          <w:w w:val="105"/>
        </w:rPr>
        <w:t>faveur</w:t>
      </w:r>
      <w:r>
        <w:rPr>
          <w:spacing w:val="-16"/>
          <w:w w:val="105"/>
        </w:rPr>
        <w:t xml:space="preserve"> </w:t>
      </w:r>
      <w:r>
        <w:rPr>
          <w:w w:val="105"/>
        </w:rPr>
        <w:t>au</w:t>
      </w:r>
      <w:r>
        <w:rPr>
          <w:spacing w:val="-16"/>
          <w:w w:val="105"/>
        </w:rPr>
        <w:t xml:space="preserve"> </w:t>
      </w:r>
      <w:r>
        <w:rPr>
          <w:w w:val="105"/>
        </w:rPr>
        <w:t>parlement,</w:t>
      </w:r>
      <w:r>
        <w:rPr>
          <w:spacing w:val="-16"/>
          <w:w w:val="105"/>
        </w:rPr>
        <w:t xml:space="preserve"> </w:t>
      </w:r>
      <w:r>
        <w:rPr>
          <w:w w:val="105"/>
        </w:rPr>
        <w:t>certains</w:t>
      </w:r>
      <w:r>
        <w:rPr>
          <w:spacing w:val="-15"/>
          <w:w w:val="105"/>
        </w:rPr>
        <w:t xml:space="preserve"> </w:t>
      </w:r>
      <w:r>
        <w:rPr>
          <w:w w:val="105"/>
        </w:rPr>
        <w:t>petits</w:t>
      </w:r>
      <w:r>
        <w:rPr>
          <w:spacing w:val="-16"/>
          <w:w w:val="105"/>
        </w:rPr>
        <w:t xml:space="preserve"> </w:t>
      </w:r>
      <w:r>
        <w:rPr>
          <w:w w:val="105"/>
        </w:rPr>
        <w:t>partis</w:t>
      </w:r>
      <w:r>
        <w:rPr>
          <w:spacing w:val="-16"/>
          <w:w w:val="105"/>
        </w:rPr>
        <w:t xml:space="preserve"> </w:t>
      </w:r>
      <w:r>
        <w:rPr>
          <w:w w:val="105"/>
        </w:rPr>
        <w:t>d’extrême-droites,</w:t>
      </w:r>
      <w:r>
        <w:rPr>
          <w:spacing w:val="-16"/>
          <w:w w:val="105"/>
        </w:rPr>
        <w:t xml:space="preserve"> </w:t>
      </w:r>
      <w:r>
        <w:rPr>
          <w:w w:val="105"/>
        </w:rPr>
        <w:t>ainsi</w:t>
      </w:r>
      <w:r>
        <w:rPr>
          <w:spacing w:val="-15"/>
          <w:w w:val="105"/>
        </w:rPr>
        <w:t xml:space="preserve"> </w:t>
      </w:r>
      <w:r>
        <w:rPr>
          <w:w w:val="105"/>
        </w:rPr>
        <w:t xml:space="preserve">que </w:t>
      </w:r>
      <w:r>
        <w:rPr>
          <w:spacing w:val="-2"/>
          <w:w w:val="105"/>
        </w:rPr>
        <w:t>le</w:t>
      </w:r>
      <w:r>
        <w:rPr>
          <w:spacing w:val="-10"/>
          <w:w w:val="105"/>
        </w:rPr>
        <w:t xml:space="preserve"> </w:t>
      </w:r>
      <w:r>
        <w:rPr>
          <w:spacing w:val="-2"/>
          <w:w w:val="105"/>
        </w:rPr>
        <w:t>PDT,</w:t>
      </w:r>
      <w:r>
        <w:rPr>
          <w:spacing w:val="-10"/>
          <w:w w:val="105"/>
        </w:rPr>
        <w:t xml:space="preserve"> </w:t>
      </w:r>
      <w:r>
        <w:rPr>
          <w:spacing w:val="-2"/>
          <w:w w:val="105"/>
        </w:rPr>
        <w:t>qui</w:t>
      </w:r>
      <w:r>
        <w:rPr>
          <w:spacing w:val="-10"/>
          <w:w w:val="105"/>
        </w:rPr>
        <w:t xml:space="preserve"> </w:t>
      </w:r>
      <w:r>
        <w:rPr>
          <w:spacing w:val="-2"/>
          <w:w w:val="105"/>
        </w:rPr>
        <w:t>font</w:t>
      </w:r>
      <w:r>
        <w:rPr>
          <w:spacing w:val="-10"/>
          <w:w w:val="105"/>
        </w:rPr>
        <w:t xml:space="preserve"> </w:t>
      </w:r>
      <w:r>
        <w:rPr>
          <w:spacing w:val="-2"/>
          <w:w w:val="105"/>
        </w:rPr>
        <w:t>campagne</w:t>
      </w:r>
      <w:r>
        <w:rPr>
          <w:spacing w:val="-10"/>
          <w:w w:val="105"/>
        </w:rPr>
        <w:t xml:space="preserve"> </w:t>
      </w:r>
      <w:r>
        <w:rPr>
          <w:spacing w:val="-2"/>
          <w:w w:val="105"/>
        </w:rPr>
        <w:t>pour</w:t>
      </w:r>
      <w:r>
        <w:rPr>
          <w:spacing w:val="-10"/>
          <w:w w:val="105"/>
        </w:rPr>
        <w:t xml:space="preserve"> </w:t>
      </w:r>
      <w:r>
        <w:rPr>
          <w:spacing w:val="-2"/>
          <w:w w:val="105"/>
        </w:rPr>
        <w:t>le</w:t>
      </w:r>
      <w:r>
        <w:rPr>
          <w:spacing w:val="-10"/>
          <w:w w:val="105"/>
        </w:rPr>
        <w:t xml:space="preserve"> </w:t>
      </w:r>
      <w:r>
        <w:rPr>
          <w:spacing w:val="-2"/>
          <w:w w:val="105"/>
        </w:rPr>
        <w:t>rejet</w:t>
      </w:r>
      <w:r>
        <w:rPr>
          <w:spacing w:val="-10"/>
          <w:w w:val="105"/>
        </w:rPr>
        <w:t xml:space="preserve"> </w:t>
      </w:r>
      <w:r>
        <w:rPr>
          <w:spacing w:val="-2"/>
          <w:w w:val="105"/>
        </w:rPr>
        <w:t>de</w:t>
      </w:r>
      <w:r>
        <w:rPr>
          <w:spacing w:val="-10"/>
          <w:w w:val="105"/>
        </w:rPr>
        <w:t xml:space="preserve"> </w:t>
      </w:r>
      <w:r>
        <w:rPr>
          <w:spacing w:val="-2"/>
          <w:w w:val="105"/>
        </w:rPr>
        <w:t>la</w:t>
      </w:r>
      <w:r>
        <w:rPr>
          <w:spacing w:val="-10"/>
          <w:w w:val="105"/>
        </w:rPr>
        <w:t xml:space="preserve"> </w:t>
      </w:r>
      <w:r>
        <w:rPr>
          <w:spacing w:val="-2"/>
          <w:w w:val="105"/>
        </w:rPr>
        <w:t>loi,</w:t>
      </w:r>
      <w:r>
        <w:rPr>
          <w:spacing w:val="-10"/>
          <w:w w:val="105"/>
        </w:rPr>
        <w:t xml:space="preserve"> </w:t>
      </w:r>
      <w:r>
        <w:rPr>
          <w:spacing w:val="-2"/>
          <w:w w:val="105"/>
        </w:rPr>
        <w:t>s’opposent</w:t>
      </w:r>
      <w:r>
        <w:rPr>
          <w:spacing w:val="-10"/>
          <w:w w:val="105"/>
        </w:rPr>
        <w:t xml:space="preserve"> </w:t>
      </w:r>
      <w:r>
        <w:rPr>
          <w:spacing w:val="-2"/>
          <w:w w:val="105"/>
        </w:rPr>
        <w:t>le</w:t>
      </w:r>
      <w:r>
        <w:rPr>
          <w:spacing w:val="-10"/>
          <w:w w:val="105"/>
        </w:rPr>
        <w:t xml:space="preserve"> </w:t>
      </w:r>
      <w:r>
        <w:rPr>
          <w:spacing w:val="-2"/>
          <w:w w:val="105"/>
        </w:rPr>
        <w:t>PS</w:t>
      </w:r>
      <w:r>
        <w:rPr>
          <w:spacing w:val="-10"/>
          <w:w w:val="105"/>
        </w:rPr>
        <w:t xml:space="preserve"> </w:t>
      </w:r>
      <w:r>
        <w:rPr>
          <w:spacing w:val="-2"/>
          <w:w w:val="105"/>
        </w:rPr>
        <w:t>et</w:t>
      </w:r>
      <w:r>
        <w:rPr>
          <w:spacing w:val="-10"/>
          <w:w w:val="105"/>
        </w:rPr>
        <w:t xml:space="preserve"> </w:t>
      </w:r>
      <w:r>
        <w:rPr>
          <w:spacing w:val="-2"/>
          <w:w w:val="105"/>
        </w:rPr>
        <w:t>le</w:t>
      </w:r>
      <w:r>
        <w:rPr>
          <w:spacing w:val="-10"/>
          <w:w w:val="105"/>
        </w:rPr>
        <w:t xml:space="preserve"> </w:t>
      </w:r>
      <w:r>
        <w:rPr>
          <w:spacing w:val="-2"/>
          <w:w w:val="105"/>
        </w:rPr>
        <w:t>PLR,</w:t>
      </w:r>
      <w:r>
        <w:rPr>
          <w:spacing w:val="-10"/>
          <w:w w:val="105"/>
        </w:rPr>
        <w:t xml:space="preserve"> </w:t>
      </w:r>
      <w:r>
        <w:rPr>
          <w:spacing w:val="-2"/>
          <w:w w:val="105"/>
        </w:rPr>
        <w:t>mais</w:t>
      </w:r>
      <w:r>
        <w:rPr>
          <w:spacing w:val="-10"/>
          <w:w w:val="105"/>
        </w:rPr>
        <w:t xml:space="preserve"> </w:t>
      </w:r>
      <w:r>
        <w:rPr>
          <w:spacing w:val="-2"/>
          <w:w w:val="105"/>
        </w:rPr>
        <w:t>également le</w:t>
      </w:r>
      <w:r>
        <w:rPr>
          <w:spacing w:val="-5"/>
          <w:w w:val="105"/>
        </w:rPr>
        <w:t xml:space="preserve"> </w:t>
      </w:r>
      <w:proofErr w:type="spellStart"/>
      <w:r>
        <w:rPr>
          <w:spacing w:val="-2"/>
          <w:w w:val="105"/>
        </w:rPr>
        <w:t>Vorort</w:t>
      </w:r>
      <w:proofErr w:type="spellEnd"/>
      <w:r>
        <w:rPr>
          <w:spacing w:val="-2"/>
          <w:w w:val="105"/>
        </w:rPr>
        <w:t>,</w:t>
      </w:r>
      <w:r>
        <w:rPr>
          <w:spacing w:val="-5"/>
          <w:w w:val="105"/>
        </w:rPr>
        <w:t xml:space="preserve"> </w:t>
      </w:r>
      <w:r>
        <w:rPr>
          <w:spacing w:val="-2"/>
          <w:w w:val="105"/>
        </w:rPr>
        <w:t>faîtière</w:t>
      </w:r>
      <w:r>
        <w:rPr>
          <w:spacing w:val="-5"/>
          <w:w w:val="105"/>
        </w:rPr>
        <w:t xml:space="preserve"> </w:t>
      </w:r>
      <w:r>
        <w:rPr>
          <w:spacing w:val="-2"/>
          <w:w w:val="105"/>
        </w:rPr>
        <w:t>des</w:t>
      </w:r>
      <w:r>
        <w:rPr>
          <w:spacing w:val="-5"/>
          <w:w w:val="105"/>
        </w:rPr>
        <w:t xml:space="preserve"> </w:t>
      </w:r>
      <w:r>
        <w:rPr>
          <w:spacing w:val="-2"/>
          <w:w w:val="105"/>
        </w:rPr>
        <w:t>organisations</w:t>
      </w:r>
      <w:r>
        <w:rPr>
          <w:spacing w:val="-5"/>
          <w:w w:val="105"/>
        </w:rPr>
        <w:t xml:space="preserve"> </w:t>
      </w:r>
      <w:r>
        <w:rPr>
          <w:spacing w:val="-2"/>
          <w:w w:val="105"/>
        </w:rPr>
        <w:t>patronales,</w:t>
      </w:r>
      <w:r>
        <w:rPr>
          <w:spacing w:val="-5"/>
          <w:w w:val="105"/>
        </w:rPr>
        <w:t xml:space="preserve"> </w:t>
      </w:r>
      <w:r>
        <w:rPr>
          <w:spacing w:val="-2"/>
          <w:w w:val="105"/>
        </w:rPr>
        <w:t>le</w:t>
      </w:r>
      <w:r>
        <w:rPr>
          <w:spacing w:val="-5"/>
          <w:w w:val="105"/>
        </w:rPr>
        <w:t xml:space="preserve"> </w:t>
      </w:r>
      <w:r>
        <w:rPr>
          <w:spacing w:val="-2"/>
          <w:w w:val="105"/>
        </w:rPr>
        <w:t>concordat</w:t>
      </w:r>
      <w:r>
        <w:rPr>
          <w:spacing w:val="-5"/>
          <w:w w:val="105"/>
        </w:rPr>
        <w:t xml:space="preserve"> </w:t>
      </w:r>
      <w:r>
        <w:rPr>
          <w:spacing w:val="-2"/>
          <w:w w:val="105"/>
        </w:rPr>
        <w:t>des</w:t>
      </w:r>
      <w:r>
        <w:rPr>
          <w:spacing w:val="-5"/>
          <w:w w:val="105"/>
        </w:rPr>
        <w:t xml:space="preserve"> </w:t>
      </w:r>
      <w:r>
        <w:rPr>
          <w:spacing w:val="-2"/>
          <w:w w:val="105"/>
        </w:rPr>
        <w:t>caisses</w:t>
      </w:r>
      <w:r>
        <w:rPr>
          <w:spacing w:val="-5"/>
          <w:w w:val="105"/>
        </w:rPr>
        <w:t xml:space="preserve"> </w:t>
      </w:r>
      <w:r>
        <w:rPr>
          <w:spacing w:val="-2"/>
          <w:w w:val="105"/>
        </w:rPr>
        <w:t>maladies,</w:t>
      </w:r>
      <w:r>
        <w:rPr>
          <w:spacing w:val="-5"/>
          <w:w w:val="105"/>
        </w:rPr>
        <w:t xml:space="preserve"> </w:t>
      </w:r>
      <w:r>
        <w:rPr>
          <w:spacing w:val="-2"/>
          <w:w w:val="105"/>
        </w:rPr>
        <w:t>et</w:t>
      </w:r>
      <w:r>
        <w:rPr>
          <w:spacing w:val="-5"/>
          <w:w w:val="105"/>
        </w:rPr>
        <w:t xml:space="preserve"> </w:t>
      </w:r>
      <w:r>
        <w:rPr>
          <w:spacing w:val="-2"/>
          <w:w w:val="105"/>
        </w:rPr>
        <w:t xml:space="preserve">l’Union </w:t>
      </w:r>
      <w:r>
        <w:rPr>
          <w:spacing w:val="-2"/>
        </w:rPr>
        <w:t>Syndicale</w:t>
      </w:r>
      <w:r>
        <w:rPr>
          <w:spacing w:val="-8"/>
        </w:rPr>
        <w:t xml:space="preserve"> </w:t>
      </w:r>
      <w:r>
        <w:rPr>
          <w:spacing w:val="-2"/>
        </w:rPr>
        <w:t>Suisse</w:t>
      </w:r>
      <w:r w:rsidR="00A83689">
        <w:rPr>
          <w:spacing w:val="-2"/>
        </w:rPr>
        <w:t xml:space="preserve"> </w:t>
      </w:r>
      <w:r w:rsidR="00A83689">
        <w:rPr>
          <w:spacing w:val="-2"/>
        </w:rPr>
        <w:fldChar w:fldCharType="begin"/>
      </w:r>
      <w:r w:rsidR="00E568D0">
        <w:rPr>
          <w:spacing w:val="-2"/>
        </w:rPr>
        <w:instrText xml:space="preserve"> ADDIN ZOTERO_ITEM CSL_CITATION {"citationID":"orq6GStx","properties":{"formattedCitation":"(Delgrande et Linder 1995)","plainCitation":"(Delgrande et Linder 1995)","dontUpdate":true,"noteIndex":0},"citationItems":[{"id":5916,"uris":["http://zotero.org/groups/6347865/items/D8HL45FD"],"itemData":{"id":5916,"type":"article-journal","citation-key":"delgrandeAnalyseVotationsFederales1995","collection-title":"VOX","container-title":"GfS et ISP","issue":"55","language":"fr","source":"Zotero","title":"Analyse des votations fédérales du 4 decembre 1994","author":[{"family":"Delgrande","given":"Marina"},{"family":"Linder","given":"Wolf"}],"issued":{"date-parts":[["1995"]]}}}],"schema":"https://github.com/citation-style-language/schema/raw/master/csl-citation.json"} </w:instrText>
      </w:r>
      <w:r w:rsidR="00A83689">
        <w:rPr>
          <w:spacing w:val="-2"/>
        </w:rPr>
        <w:fldChar w:fldCharType="separate"/>
      </w:r>
      <w:r w:rsidR="00A83689" w:rsidRPr="00A83689">
        <w:t xml:space="preserve">(Delgrande </w:t>
      </w:r>
      <w:r w:rsidR="00A83689">
        <w:t>&amp;</w:t>
      </w:r>
      <w:r w:rsidR="00A83689" w:rsidRPr="00A83689">
        <w:t xml:space="preserve"> Linder</w:t>
      </w:r>
      <w:r w:rsidR="00A83689">
        <w:t>,</w:t>
      </w:r>
      <w:r w:rsidR="00A83689" w:rsidRPr="00A83689">
        <w:t xml:space="preserve"> 1995)</w:t>
      </w:r>
      <w:r w:rsidR="00A83689">
        <w:rPr>
          <w:spacing w:val="-2"/>
        </w:rPr>
        <w:fldChar w:fldCharType="end"/>
      </w:r>
      <w:r>
        <w:rPr>
          <w:spacing w:val="-2"/>
        </w:rPr>
        <w:t>.</w:t>
      </w:r>
      <w:r>
        <w:rPr>
          <w:spacing w:val="-8"/>
        </w:rPr>
        <w:t xml:space="preserve"> </w:t>
      </w:r>
      <w:r>
        <w:rPr>
          <w:spacing w:val="-2"/>
        </w:rPr>
        <w:t>Cette</w:t>
      </w:r>
      <w:r>
        <w:rPr>
          <w:spacing w:val="-8"/>
        </w:rPr>
        <w:t xml:space="preserve"> </w:t>
      </w:r>
      <w:r>
        <w:rPr>
          <w:spacing w:val="-2"/>
        </w:rPr>
        <w:t>alliance</w:t>
      </w:r>
      <w:r>
        <w:rPr>
          <w:spacing w:val="-8"/>
        </w:rPr>
        <w:t xml:space="preserve"> </w:t>
      </w:r>
      <w:r>
        <w:rPr>
          <w:spacing w:val="-2"/>
        </w:rPr>
        <w:t>fait</w:t>
      </w:r>
      <w:r>
        <w:rPr>
          <w:spacing w:val="-8"/>
        </w:rPr>
        <w:t xml:space="preserve"> </w:t>
      </w:r>
      <w:r>
        <w:rPr>
          <w:spacing w:val="-2"/>
        </w:rPr>
        <w:t>la</w:t>
      </w:r>
      <w:r>
        <w:rPr>
          <w:spacing w:val="-8"/>
        </w:rPr>
        <w:t xml:space="preserve"> </w:t>
      </w:r>
      <w:r>
        <w:rPr>
          <w:spacing w:val="-2"/>
        </w:rPr>
        <w:t>différence</w:t>
      </w:r>
      <w:r>
        <w:rPr>
          <w:spacing w:val="-8"/>
        </w:rPr>
        <w:t xml:space="preserve"> </w:t>
      </w:r>
      <w:r>
        <w:rPr>
          <w:spacing w:val="-2"/>
        </w:rPr>
        <w:t>puisque</w:t>
      </w:r>
      <w:r>
        <w:rPr>
          <w:spacing w:val="-8"/>
        </w:rPr>
        <w:t xml:space="preserve"> </w:t>
      </w:r>
      <w:r>
        <w:rPr>
          <w:spacing w:val="-2"/>
        </w:rPr>
        <w:t>la</w:t>
      </w:r>
      <w:r>
        <w:rPr>
          <w:spacing w:val="-8"/>
        </w:rPr>
        <w:t xml:space="preserve"> </w:t>
      </w:r>
      <w:r>
        <w:rPr>
          <w:spacing w:val="-2"/>
        </w:rPr>
        <w:t>LAM</w:t>
      </w:r>
      <w:r w:rsidR="006F2D59">
        <w:rPr>
          <w:spacing w:val="-2"/>
        </w:rPr>
        <w:t>al</w:t>
      </w:r>
      <w:r>
        <w:rPr>
          <w:spacing w:val="-2"/>
        </w:rPr>
        <w:t xml:space="preserve"> </w:t>
      </w:r>
      <w:r>
        <w:rPr>
          <w:w w:val="105"/>
        </w:rPr>
        <w:t>elle</w:t>
      </w:r>
      <w:r>
        <w:rPr>
          <w:spacing w:val="-15"/>
          <w:w w:val="105"/>
        </w:rPr>
        <w:t xml:space="preserve"> </w:t>
      </w:r>
      <w:r>
        <w:rPr>
          <w:w w:val="105"/>
        </w:rPr>
        <w:t>est</w:t>
      </w:r>
      <w:r>
        <w:rPr>
          <w:spacing w:val="-15"/>
          <w:w w:val="105"/>
        </w:rPr>
        <w:t xml:space="preserve"> </w:t>
      </w:r>
      <w:r>
        <w:rPr>
          <w:w w:val="105"/>
        </w:rPr>
        <w:t>finalement</w:t>
      </w:r>
      <w:r>
        <w:rPr>
          <w:spacing w:val="-15"/>
          <w:w w:val="105"/>
        </w:rPr>
        <w:t xml:space="preserve"> </w:t>
      </w:r>
      <w:r>
        <w:rPr>
          <w:w w:val="105"/>
        </w:rPr>
        <w:t>acceptée</w:t>
      </w:r>
      <w:r>
        <w:rPr>
          <w:spacing w:val="-15"/>
          <w:w w:val="105"/>
        </w:rPr>
        <w:t xml:space="preserve"> </w:t>
      </w:r>
      <w:r>
        <w:rPr>
          <w:w w:val="105"/>
        </w:rPr>
        <w:t>à</w:t>
      </w:r>
      <w:r>
        <w:rPr>
          <w:spacing w:val="-15"/>
          <w:w w:val="105"/>
        </w:rPr>
        <w:t xml:space="preserve"> </w:t>
      </w:r>
      <w:r>
        <w:rPr>
          <w:w w:val="105"/>
        </w:rPr>
        <w:t>51.8</w:t>
      </w:r>
      <w:r>
        <w:rPr>
          <w:spacing w:val="-15"/>
          <w:w w:val="105"/>
        </w:rPr>
        <w:t xml:space="preserve"> </w:t>
      </w:r>
      <w:r>
        <w:rPr>
          <w:w w:val="105"/>
        </w:rPr>
        <w:t>%</w:t>
      </w:r>
      <w:r>
        <w:rPr>
          <w:spacing w:val="-15"/>
          <w:w w:val="105"/>
        </w:rPr>
        <w:t xml:space="preserve"> </w:t>
      </w:r>
      <w:r>
        <w:rPr>
          <w:w w:val="105"/>
        </w:rPr>
        <w:t>des</w:t>
      </w:r>
      <w:r>
        <w:rPr>
          <w:spacing w:val="-15"/>
          <w:w w:val="105"/>
        </w:rPr>
        <w:t xml:space="preserve"> </w:t>
      </w:r>
      <w:r>
        <w:rPr>
          <w:w w:val="105"/>
        </w:rPr>
        <w:t>voies.</w:t>
      </w:r>
    </w:p>
    <w:p w14:paraId="7664D7C7" w14:textId="53C96A34" w:rsidR="008725D2" w:rsidRDefault="00000000" w:rsidP="00206F97">
      <w:pPr>
        <w:pStyle w:val="Titre2"/>
        <w:numPr>
          <w:ilvl w:val="0"/>
          <w:numId w:val="2"/>
        </w:numPr>
        <w:spacing w:before="127"/>
        <w:jc w:val="both"/>
      </w:pPr>
      <w:bookmarkStart w:id="6" w:name="Fonctionnement_et_dynamiques_de_l'assura"/>
      <w:bookmarkEnd w:id="6"/>
      <w:r>
        <w:rPr>
          <w:spacing w:val="-2"/>
        </w:rPr>
        <w:t>Fonctionnement</w:t>
      </w:r>
      <w:r>
        <w:rPr>
          <w:spacing w:val="-11"/>
        </w:rPr>
        <w:t xml:space="preserve"> </w:t>
      </w:r>
      <w:r>
        <w:rPr>
          <w:spacing w:val="-2"/>
        </w:rPr>
        <w:t>et</w:t>
      </w:r>
      <w:r>
        <w:rPr>
          <w:spacing w:val="-10"/>
        </w:rPr>
        <w:t xml:space="preserve"> </w:t>
      </w:r>
      <w:r>
        <w:rPr>
          <w:spacing w:val="-2"/>
        </w:rPr>
        <w:t>dynamiques</w:t>
      </w:r>
      <w:r>
        <w:rPr>
          <w:spacing w:val="-10"/>
        </w:rPr>
        <w:t xml:space="preserve"> </w:t>
      </w:r>
      <w:r>
        <w:rPr>
          <w:spacing w:val="-2"/>
        </w:rPr>
        <w:t>de</w:t>
      </w:r>
      <w:r>
        <w:rPr>
          <w:spacing w:val="-10"/>
        </w:rPr>
        <w:t xml:space="preserve"> </w:t>
      </w:r>
      <w:r>
        <w:rPr>
          <w:spacing w:val="-2"/>
        </w:rPr>
        <w:t>l’assurance-maladie</w:t>
      </w:r>
      <w:r>
        <w:rPr>
          <w:spacing w:val="-10"/>
        </w:rPr>
        <w:t xml:space="preserve"> </w:t>
      </w:r>
      <w:r>
        <w:rPr>
          <w:spacing w:val="-2"/>
        </w:rPr>
        <w:t>en</w:t>
      </w:r>
      <w:r>
        <w:rPr>
          <w:spacing w:val="-10"/>
        </w:rPr>
        <w:t xml:space="preserve"> </w:t>
      </w:r>
      <w:r>
        <w:rPr>
          <w:spacing w:val="-2"/>
        </w:rPr>
        <w:t>Suisse</w:t>
      </w:r>
    </w:p>
    <w:p w14:paraId="080D5F85" w14:textId="3DDBF7B9" w:rsidR="008725D2" w:rsidRDefault="00000000" w:rsidP="00F979B2">
      <w:pPr>
        <w:pStyle w:val="Corpsdetexte"/>
        <w:spacing w:before="27" w:line="283" w:lineRule="auto"/>
        <w:ind w:left="0" w:right="123"/>
      </w:pPr>
      <w:r>
        <w:t>Alors que le système de santé et l’État social suisse de manière plus général sont le plus souvent</w:t>
      </w:r>
      <w:r>
        <w:rPr>
          <w:spacing w:val="-12"/>
        </w:rPr>
        <w:t xml:space="preserve"> </w:t>
      </w:r>
      <w:r>
        <w:t>considérés</w:t>
      </w:r>
      <w:r>
        <w:rPr>
          <w:spacing w:val="-13"/>
        </w:rPr>
        <w:t xml:space="preserve"> </w:t>
      </w:r>
      <w:r>
        <w:t>comme</w:t>
      </w:r>
      <w:r>
        <w:rPr>
          <w:spacing w:val="-12"/>
        </w:rPr>
        <w:t xml:space="preserve"> </w:t>
      </w:r>
      <w:r>
        <w:t>un</w:t>
      </w:r>
      <w:r>
        <w:rPr>
          <w:spacing w:val="-12"/>
        </w:rPr>
        <w:t xml:space="preserve"> </w:t>
      </w:r>
      <w:r>
        <w:t>modèle</w:t>
      </w:r>
      <w:r>
        <w:rPr>
          <w:spacing w:val="-12"/>
        </w:rPr>
        <w:t xml:space="preserve"> </w:t>
      </w:r>
      <w:r>
        <w:t>Bismarckien</w:t>
      </w:r>
      <w:r w:rsidR="00A83689">
        <w:t xml:space="preserve"> </w:t>
      </w:r>
      <w:r w:rsidR="00A83689">
        <w:fldChar w:fldCharType="begin"/>
      </w:r>
      <w:r w:rsidR="00E568D0">
        <w:instrText xml:space="preserve"> ADDIN ZOTERO_ITEM CSL_CITATION {"citationID":"6VEOYn7O","properties":{"formattedCitation":"(Armingeon 2001; Braun et Uhlmann 2009; H\\uc0\\u228{}usermann 2010; Mohajer-Bastami et al. 2025; Levy 2022)","plainCitation":"(Armingeon 2001; Braun et Uhlmann 2009; Häusermann 2010; Mohajer-Bastami et al. 2025; Levy 2022)","dontUpdate":true,"noteIndex":0},"citationItems":[{"id":5128,"uris":["http://zotero.org/groups/6347865/items/43PS5DLC"],"itemData":{"id":5128,"type":"article-journal","abstract":"A 'welfare state' denotes a set of policies and implementing organisations that intervene in society and economy. The aims of intervention include supporting or providing full employment, health services, education, housing and social security. Of special concern are cases where there is serious loss of income due to a person's situation in the labour market, or where wage income is insufficient for subsistence. Prominent examples of intervention are public transfers paid to unemployed, aged and ill persons. These schemes and their administration make up the core of the welfare state. In its narrow sense, 'welfare state' is equated with these particular programmes. In comparison with other countries, the Swiss welfare state has been labelled 'liberal' or 'residual'. There is empirical evidence to support this classification for the years prior to the 1970s. Since then, however, much change is evident. Based on new data published by the OECD, Jan-Erik Lane detects a qualitative jump from a 'welfare society' with a small public sector (less than 35 per cent GDP), economic efficiency and little equality to a 'welfare state', marked by equality, low economic efficiency and a large public sector (more than 45 per cent GDP). In fact, in 1970, Swiss general government receipts amounted to 36 per cent of nominal GDP. By 1997 this had increased to 55 per cent. General government total outlays were around 20 per cent in 1970, but more than doubled by 1997, when they reached 49 per cent of GDP. In a careful analysis of Swiss welfare state development, Herbert Obinger reaches a similar, but less dramatic, conclusion: although there has been considerable change, it has been incremental, with the liberal traits of the social security system still clearly discernible.","citation-key":"armingeonInstitutionalisingSwissWelfare2001","container-title":"West European Politics","DOI":"10.1080/01402380108425437","ISSN":"0140-2382, 1743-9655","issue":"2","journalAbbreviation":"West European Politics","language":"en","page":"145-168","source":"Semantic Scholar","title":"Institutionalising the Swiss welfare state","volume":"24","author":[{"family":"Armingeon","given":"Klaus"}],"issued":{"date-parts":[["2001",4]]}}},{"id":5656,"uris":["http://zotero.org/groups/6347865/items/J4Z9JTNS"],"itemData":{"id":5656,"type":"article-journal","abstract":"The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Reforms","volume":"15","author":[{"family":"Braun","given":"Dietmar"},{"family":"Uhlmann","given":"Björn"}],"issued":{"date-parts":[["2009"]]}}},{"id":5694,"uris":["http://zotero.org/groups/6347865/items/8QDGJLM4"],"itemData":{"id":5694,"type":"chapter","abstract":"With the transition to post-industrialism and financial austerity, most Bismarckian welfare systems have started to face similar structural challenges for reforms since the 1970s: budgetary pressures for retrenchment contrast sharply with new demands for social protection, resulting from the failure of both labor markets and traditional family structures (Esping-Andersen 1999). Hence, welfare policies have shifted from a dynamic of steady growth to a period of restructuring and redefinition of social rights. Even though the precise content and timing of the reforms varies across countries, similarities in the new politics and social policies of Bismarckian welfare systems are striking: retrenchment of existing benefits, increasingly means-tested benefit entitlements and a stronger emphasis on activation and social investment, notably with regard to former welfare state outsiders.","citation-key":"hausermannReformOpportunitiesBismarckian2010a","container-title":"A Long Goodbye to Bismarck?","note":"number-of-pages: 25","publisher":"Routledge","title":"Reform Opportunities in a Bismarckian Latecomer: Restructuring the Swiss Welfare State","title-short":"Reform Opportunities in a Bismarckian Latecomer","author":[{"family":"Häusermann","given":"Silja"}],"issued":{"date-parts":[["2010"]]}}},{"id":5659,"uris":["http://zotero.org/groups/6347865/items/UYUAEJTQ"],"itemData":{"id":5659,"type":"article-journal","abstract":"Healthcare financing systems in the United Kingdom and Switzerland were compared with a focus on efficiency and equity. The United Kingdom’s National Health Service employs the Beveridge model. It is predominantly funded through taxation and aims to provide free healthcare at the point of use. Switzerland’s healthcare financing system is based on the Bismarck model. This social health insurance model is structured around compulsory health plans for all residents.\nMETHODS: Healthcare financing systems were compared using World Health Organization reports, national health statistics and peer-reviewed literature. Efficiency was evaluated using metrics including cost-effectiveness ratios and healthcare outcomes. Equity was assessed by examining disparities in access to healthcare and socioeconomic health outcomes.\nRESULTS: The National Health Service excels at administrative efficiency and providing equitable access to care. It faces challenges such as geographical disparities in service availability and perceptions of underfunding. Switzerland spends comparatively more on healthcare but delivers superior health outcomes. Issues arise with providing equitable care to all citizens, particularly affecting low-income and undocumented populations.\nCONCLUSION: The National Health Service is a leader in providing equitable healthcare but must address falling health outcomes while working within financial constraints. Switzerland demonstrates excellent healthcare outcomes and patient satisfaction but requires measures to ensure equitable service delivery. Ongoing policy adjustments are necessary to balance equity and efficiency while meeting meet new healthcare demands.","citation-key":"mohajer-bastamiComparisonUnitedKingdoms2025","container-title":"Swiss Medical Weekly","DOI":"10.57187/s.4101","ISSN":"1424-3997","issue":"3","language":"en","license":"Copyright (c) 2025 SMW supporting association","page":"4101-4101","source":"smw.ch","title":"A comparison of the United Kingdom’s and Switzerland’s healthcare financing systems for achieving equity and efficiency goals","volume":"155","author":[{"family":"Mohajer-Bastami","given":"Ata"},{"family":"Moin","given":"Sarah"},{"family":"Sweetman","given":"Benedict"},{"family":"Ahmed","given":"Ahmed R."},{"family":"Head","given":"Marion"},{"family":"Gelber","given":"Edgar"},{"family":"Ahmad","given":"Suhaib J. S."},{"family":"Exadaktylos","given":"Aristomenis K."}],"issued":{"date-parts":[["2025",3,5]]}}},{"id":5651,"uris":["http://zotero.org/groups/6347865/items/X33378KL"],"itemData":{"id":5651,"type":"article-journal","abstract":"Political theories of the modern state describe a rise of the regulatory healthcare state, balancing the imperatives of cost control and quality assurance and welfare norms such as solidarity. This paper analyses the unique case of Switzerland, where the rise of the regulatory healthcare state occurred late and incompletely, with the adoption of the Federal Health Insurance Law in 1994. The Swiss federal state pursues the social objective of universal access to healthcare through social health insurance regulation. This paper demonstrates that economic efficiency has not been the primary goal of healthcare coverage within the Swiss regulatory healthcare state despite rising costs. As another exceptional feature, Switzerland has diverged from the traditional path of judicial behavior in the regulatory state. This paper critically dissects how the Swiss Federal Court has become a crucial actor, imposing limits on access to healthcare and shaping decision-making criteria for social regulation, such as cost-benefit and cost-impact analysis. Through this judicialization of limit-setting, the judiciary engages in an ongoing constitutional dialogue on the limits of the regulatory welfare state and its sustainability for the future.","citation-key":"levyRiseSwissRegulatory2022","container-title":"Regulation &amp; Governance","DOI":"10.1111/rego.12342","ISSN":"1748-5991","issue":"2","language":"en","license":"© 2020 John Wiley &amp; Sons Australia, Ltd","note":"_eprint: https://onlinelibrary.wiley.com/doi/pdf/10.1111/rego.12342","page":"427-447","source":"Wiley Online Library","title":"The rise of the Swiss regulatory healthcare state: On preserving the just in the quest for the better (or less expensive?)","title-short":"The rise of the Swiss regulatory healthcare state","volume":"16","author":[{"family":"Levy","given":"Melanie"}],"issued":{"date-parts":[["2022"]]}}}],"schema":"https://github.com/citation-style-language/schema/raw/master/csl-citation.json"} </w:instrText>
      </w:r>
      <w:r w:rsidR="00A83689">
        <w:fldChar w:fldCharType="separate"/>
      </w:r>
      <w:r w:rsidR="00A83689" w:rsidRPr="00A83689">
        <w:t>(Armingeon</w:t>
      </w:r>
      <w:r w:rsidR="00A83689">
        <w:t>,</w:t>
      </w:r>
      <w:r w:rsidR="00A83689" w:rsidRPr="00A83689">
        <w:t xml:space="preserve"> 2001; Braun </w:t>
      </w:r>
      <w:r w:rsidR="00A83689">
        <w:t>&amp;</w:t>
      </w:r>
      <w:r w:rsidR="00A83689" w:rsidRPr="00A83689">
        <w:t xml:space="preserve"> Uhlmann</w:t>
      </w:r>
      <w:r w:rsidR="00A83689">
        <w:t>,</w:t>
      </w:r>
      <w:r w:rsidR="00A83689" w:rsidRPr="00A83689">
        <w:t xml:space="preserve"> 2009; Häusermann</w:t>
      </w:r>
      <w:r w:rsidR="00A83689">
        <w:t>,</w:t>
      </w:r>
      <w:r w:rsidR="00A83689" w:rsidRPr="00A83689">
        <w:t xml:space="preserve"> 2010; Mohajer-Bastami </w:t>
      </w:r>
      <w:r w:rsidR="00A83689" w:rsidRPr="00A83689">
        <w:rPr>
          <w:i/>
          <w:iCs/>
        </w:rPr>
        <w:t>et al</w:t>
      </w:r>
      <w:r w:rsidR="00A83689" w:rsidRPr="00A83689">
        <w:t>.</w:t>
      </w:r>
      <w:r w:rsidR="00A83689">
        <w:t>,</w:t>
      </w:r>
      <w:r w:rsidR="00A83689" w:rsidRPr="00A83689">
        <w:t xml:space="preserve"> 2025; Levy</w:t>
      </w:r>
      <w:r w:rsidR="00A83689">
        <w:t>,</w:t>
      </w:r>
      <w:r w:rsidR="00A83689" w:rsidRPr="00A83689">
        <w:t xml:space="preserve"> 2022)</w:t>
      </w:r>
      <w:r w:rsidR="00A83689">
        <w:fldChar w:fldCharType="end"/>
      </w:r>
      <w:r>
        <w:t>,</w:t>
      </w:r>
      <w:r>
        <w:rPr>
          <w:spacing w:val="-15"/>
        </w:rPr>
        <w:t xml:space="preserve"> </w:t>
      </w:r>
      <w:r>
        <w:t>certaines</w:t>
      </w:r>
      <w:r>
        <w:rPr>
          <w:spacing w:val="-15"/>
        </w:rPr>
        <w:t xml:space="preserve"> </w:t>
      </w:r>
      <w:r>
        <w:t>contributions</w:t>
      </w:r>
      <w:r>
        <w:rPr>
          <w:spacing w:val="-15"/>
        </w:rPr>
        <w:t xml:space="preserve"> </w:t>
      </w:r>
      <w:r>
        <w:t xml:space="preserve">soulignent davantage leur caractère hybride ou bien libéral-conservateur </w:t>
      </w:r>
      <w:r w:rsidRPr="00D26B9D">
        <w:t>(</w:t>
      </w:r>
      <w:proofErr w:type="spellStart"/>
      <w:r w:rsidR="008725D2" w:rsidRPr="00D26B9D">
        <w:fldChar w:fldCharType="begin"/>
      </w:r>
      <w:r w:rsidR="008725D2" w:rsidRPr="00D26B9D">
        <w:instrText>HYPERLINK \l "_bookmark39"</w:instrText>
      </w:r>
      <w:r w:rsidR="008725D2" w:rsidRPr="00D26B9D">
        <w:fldChar w:fldCharType="separate"/>
      </w:r>
      <w:r w:rsidR="008725D2" w:rsidRPr="00D26B9D">
        <w:t>Bolgiani</w:t>
      </w:r>
      <w:proofErr w:type="spellEnd"/>
      <w:r w:rsidR="008725D2" w:rsidRPr="00D26B9D">
        <w:t xml:space="preserve"> </w:t>
      </w:r>
      <w:r w:rsidR="008725D2" w:rsidRPr="00D26B9D">
        <w:rPr>
          <w:i/>
          <w:iCs/>
        </w:rPr>
        <w:t>et al.</w:t>
      </w:r>
      <w:r w:rsidR="00D26B9D" w:rsidRPr="00D26B9D">
        <w:rPr>
          <w:i/>
          <w:iCs/>
        </w:rPr>
        <w:t>,</w:t>
      </w:r>
      <w:r w:rsidR="008725D2" w:rsidRPr="00D26B9D">
        <w:t xml:space="preserve"> 2006</w:t>
      </w:r>
      <w:r w:rsidR="008725D2" w:rsidRPr="00D26B9D">
        <w:fldChar w:fldCharType="end"/>
      </w:r>
      <w:r w:rsidRPr="00D26B9D">
        <w:t>)</w:t>
      </w:r>
      <w:r>
        <w:t>. Lorsque l’on se penche d’une manière précise sur le système d’assurance-maladie obligatoire, ce dernier révèle être néanmoins fortement fondés sur des principes néolibéraux. Le néolibéralisme</w:t>
      </w:r>
      <w:r>
        <w:rPr>
          <w:spacing w:val="27"/>
        </w:rPr>
        <w:t xml:space="preserve"> </w:t>
      </w:r>
      <w:r>
        <w:t>se</w:t>
      </w:r>
      <w:r>
        <w:rPr>
          <w:spacing w:val="27"/>
        </w:rPr>
        <w:t xml:space="preserve"> </w:t>
      </w:r>
      <w:r>
        <w:t>distingue</w:t>
      </w:r>
      <w:r>
        <w:rPr>
          <w:spacing w:val="27"/>
        </w:rPr>
        <w:t xml:space="preserve"> </w:t>
      </w:r>
      <w:r>
        <w:t>du</w:t>
      </w:r>
      <w:r>
        <w:rPr>
          <w:spacing w:val="27"/>
        </w:rPr>
        <w:t xml:space="preserve"> </w:t>
      </w:r>
      <w:r>
        <w:t>laissez-faire</w:t>
      </w:r>
      <w:r>
        <w:rPr>
          <w:spacing w:val="27"/>
        </w:rPr>
        <w:t xml:space="preserve"> </w:t>
      </w:r>
      <w:r>
        <w:t>par</w:t>
      </w:r>
      <w:r>
        <w:rPr>
          <w:spacing w:val="27"/>
        </w:rPr>
        <w:t xml:space="preserve"> </w:t>
      </w:r>
      <w:r>
        <w:t>l’idée</w:t>
      </w:r>
      <w:r>
        <w:rPr>
          <w:spacing w:val="27"/>
        </w:rPr>
        <w:t xml:space="preserve"> </w:t>
      </w:r>
      <w:r>
        <w:t>que</w:t>
      </w:r>
      <w:r>
        <w:rPr>
          <w:spacing w:val="27"/>
        </w:rPr>
        <w:t xml:space="preserve"> </w:t>
      </w:r>
      <w:r>
        <w:t>le</w:t>
      </w:r>
      <w:r>
        <w:rPr>
          <w:spacing w:val="27"/>
        </w:rPr>
        <w:t xml:space="preserve"> </w:t>
      </w:r>
      <w:r>
        <w:t>marché</w:t>
      </w:r>
      <w:r>
        <w:rPr>
          <w:spacing w:val="27"/>
        </w:rPr>
        <w:t xml:space="preserve"> </w:t>
      </w:r>
      <w:r>
        <w:t>concurrentiel,</w:t>
      </w:r>
      <w:r>
        <w:rPr>
          <w:spacing w:val="27"/>
        </w:rPr>
        <w:t xml:space="preserve"> </w:t>
      </w:r>
      <w:r>
        <w:t>considéré</w:t>
      </w:r>
      <w:r>
        <w:rPr>
          <w:spacing w:val="27"/>
        </w:rPr>
        <w:t xml:space="preserve"> </w:t>
      </w:r>
      <w:r>
        <w:t>comme le mécanisme de coordination le plus efficient, est fragile et requiert donc une intervention régulatrice de l’État afin de garantir son existence</w:t>
      </w:r>
      <w:r w:rsidR="00D26B9D">
        <w:t xml:space="preserve"> </w:t>
      </w:r>
      <w:r w:rsidR="00D26B9D">
        <w:fldChar w:fldCharType="begin"/>
      </w:r>
      <w:r w:rsidR="00E568D0">
        <w:instrText xml:space="preserve"> ADDIN ZOTERO_ITEM CSL_CITATION {"citationID":"JZcob4NR","properties":{"formattedCitation":"(Amable 2023)","plainCitation":"(Amable 2023)","dontUpdate":true,"noteIndex":0},"citationItems":[{"id":5707,"uris":["http://zotero.org/groups/6347865/items/YGANL8GL"],"itemData":{"id":5707,"type":"book","abstract":"Une troisième voie ?Le néolibéralisme est né d’une volonté de renouveler la pensée libérale, de proposer une « troisième voie » entre socialisme et laisser-faire. Ce courant a progressivement alimenté les débats politiques et économiques pour devenir l’idéologie dominante – même si la crise financière de 2008 a quelque peu terni son aura.Maximisation des profits grâce à la mondialisation, marché mondial du travail, dogme de la concurrence libre et non faussée, souveraineté du consommateur… Quelle est l’influence de cette doctrine sur la politique économique de la France et de l’Europe ? Quelles répercussions a-t-elle sur les réformes structurelles touchant à la concurrence, à l’emploi et à la protection sociale ?Après en avoir présenté les origines, Bruno Amable analyse les proximités et les divergences entre les différents courants du néolibéralisme, ainsi que la vision de la société et de l’économie dont sont porteurs les principaux auteurs néolibéraux. Et de s’interroger : jusqu’où va la domination culturelle du néolibéralisme ?","citation-key":"amableNeoliberalisme2023","ISBN":"978-2-7154-1169-2","language":"Français","number-of-pages":"128","publisher":"QUE SAIS JE","publisher-place":"Paris","source":"Amazon","title":"Le Néolibéralisme","author":[{"family":"Amable","given":"Bruno"}],"issued":{"date-parts":[["2023"]]}}}],"schema":"https://github.com/citation-style-language/schema/raw/master/csl-citation.json"} </w:instrText>
      </w:r>
      <w:r w:rsidR="00D26B9D">
        <w:fldChar w:fldCharType="separate"/>
      </w:r>
      <w:r w:rsidR="00D26B9D" w:rsidRPr="00D26B9D">
        <w:t>(Amable</w:t>
      </w:r>
      <w:r w:rsidR="00D26B9D">
        <w:t>,</w:t>
      </w:r>
      <w:r w:rsidR="00D26B9D" w:rsidRPr="00D26B9D">
        <w:t xml:space="preserve"> 2023)</w:t>
      </w:r>
      <w:r w:rsidR="00D26B9D">
        <w:fldChar w:fldCharType="end"/>
      </w:r>
      <w:r>
        <w:t>. Cette intervention est d’autant plus nécessaire en présence d’</w:t>
      </w:r>
      <w:r w:rsidR="0072031D">
        <w:t xml:space="preserve">asymétries </w:t>
      </w:r>
      <w:r>
        <w:t>d’information et de sélection des risques, ce qui est typiquement le cas de l’assurance-maladie.</w:t>
      </w:r>
    </w:p>
    <w:p w14:paraId="019C96FA" w14:textId="37A1C636" w:rsidR="00F979B2" w:rsidRDefault="00000000" w:rsidP="00F979B2">
      <w:pPr>
        <w:pStyle w:val="Corpsdetexte"/>
        <w:spacing w:before="194" w:line="283" w:lineRule="auto"/>
        <w:ind w:left="0" w:right="140"/>
      </w:pPr>
      <w:r>
        <w:t>Le</w:t>
      </w:r>
      <w:r>
        <w:rPr>
          <w:spacing w:val="-12"/>
        </w:rPr>
        <w:t xml:space="preserve"> </w:t>
      </w:r>
      <w:r>
        <w:t>principe de «</w:t>
      </w:r>
      <w:r>
        <w:rPr>
          <w:spacing w:val="-15"/>
        </w:rPr>
        <w:t xml:space="preserve"> </w:t>
      </w:r>
      <w:proofErr w:type="spellStart"/>
      <w:r>
        <w:t>managed</w:t>
      </w:r>
      <w:proofErr w:type="spellEnd"/>
      <w:r>
        <w:t xml:space="preserve"> </w:t>
      </w:r>
      <w:proofErr w:type="spellStart"/>
      <w:r>
        <w:t>competition</w:t>
      </w:r>
      <w:proofErr w:type="spellEnd"/>
      <w:r>
        <w:rPr>
          <w:spacing w:val="-15"/>
        </w:rPr>
        <w:t xml:space="preserve"> </w:t>
      </w:r>
      <w:r>
        <w:t>» qui a fortement inspiré les législateurs à l’origine de la LAMal, est fondée sur cette idée: le marché libre ne fonctionnant pas naturellement</w:t>
      </w:r>
      <w:r>
        <w:rPr>
          <w:spacing w:val="80"/>
          <w:w w:val="150"/>
        </w:rPr>
        <w:t xml:space="preserve"> </w:t>
      </w:r>
      <w:r>
        <w:t>dans le secteur de la santé, l’État doit jouer un rôle de régulateur afin de promouvoir la compétition entre les assureurs</w:t>
      </w:r>
      <w:r w:rsidR="005B5D5F">
        <w:t xml:space="preserve"> </w:t>
      </w:r>
      <w:r w:rsidR="005B5D5F">
        <w:fldChar w:fldCharType="begin"/>
      </w:r>
      <w:r w:rsidR="00E568D0">
        <w:instrText xml:space="preserve"> ADDIN ZOTERO_ITEM CSL_CITATION {"citationID":"SC34qnNn","properties":{"formattedCitation":"(Enthoven 1993; Bolgiani et al. 2006)","plainCitation":"(Enthoven 1993; Bolgiani et al. 2006)","dontUpdate":true,"noteIndex":0},"citationItems":[{"id":5702,"uris":["http://zotero.org/groups/6347865/items/BBGERQP2"],"itemData":{"id":5702,"type":"article-journal","abstract":"Managed competition in health care is an idea that has evolved over two decades of research and refinement. It is defined as a purchasing strategy to obtain maximum value for consumers and employers, using rules for competition derived from microeconomic principles. A sponsor (either an employer, a governmental entity, or a purchasing cooperative), acting on behalf of a large group of subscribers, structures and adjusts the market to overcome attempts by insurers to avoid price competition. The sponsor establishes rules of equity, selects participating plans, manages the enrollment process, creates price-elastic demand, and manages risk selection. Managed competition is based on comprehensive care organizations that integrate financing and delivery. Prospects for its success are based on the success and potential of a number of high-quality, cost-effective, organized systems of care already in existence, especially prepaid group practices. As it is outlined here, managed competition as a means to reform the U.S. health care system is compatible with Americans' preferences for pluralism, individual choice and responsibility, and universal coverage.","citation-key":"enthovenHistoryPrinciplesManaged1993","container-title":"Health Affairs (Project Hope)","DOI":"10.1377/hlthaff.12.suppl_1.24","ISSN":"0278-2715","journalAbbreviation":"Health Aff (Millwood)","language":"eng","page":"24-48","PMID":"8477935","source":"PubMed","title":"The history and principles of managed competition","volume":"12 Suppl","author":[{"family":"Enthoven","given":"A. C."}],"issued":{"date-parts":[["1993"]]}}},{"id":5411,"uris":["http://zotero.org/groups/6347865/items/667KDCYC"],"itemData":{"id":5411,"type":"article-journal","citation-key":"bolgianiRoleLassuranceMaladie2006","container-title":"Revue française des affaires sociales","DOI":"10.3917/rfas.062.0239","ISSN":"0035-2985","issue":"2","language":"fr","page":"239-262","publisher":"DREES Ministère de la santé","section":"Droit social","source":"shs.cairn.info","title":"Le rôle de l'assurance maladie dans la régulation du système de santé en Suisse","author":[{"family":"Bolgiani","given":"Iva"},{"family":"Crivelli","given":"Luca"},{"family":"Domenighetti","given":"Gianfranco"}],"issued":{"date-parts":[["2006"]]}}}],"schema":"https://github.com/citation-style-language/schema/raw/master/csl-citation.json"} </w:instrText>
      </w:r>
      <w:r w:rsidR="005B5D5F">
        <w:fldChar w:fldCharType="separate"/>
      </w:r>
      <w:r w:rsidR="005B5D5F" w:rsidRPr="005B5D5F">
        <w:t>(Enthoven</w:t>
      </w:r>
      <w:r w:rsidR="005B5D5F">
        <w:t>,</w:t>
      </w:r>
      <w:r w:rsidR="005B5D5F" w:rsidRPr="005B5D5F">
        <w:t xml:space="preserve"> 1993; Bolgiani </w:t>
      </w:r>
      <w:r w:rsidR="005B5D5F" w:rsidRPr="005B5D5F">
        <w:rPr>
          <w:i/>
          <w:iCs/>
        </w:rPr>
        <w:t>et al.</w:t>
      </w:r>
      <w:r w:rsidR="005B5D5F">
        <w:rPr>
          <w:i/>
          <w:iCs/>
        </w:rPr>
        <w:t>,</w:t>
      </w:r>
      <w:r w:rsidR="005B5D5F" w:rsidRPr="005B5D5F">
        <w:t xml:space="preserve"> 2006)</w:t>
      </w:r>
      <w:r w:rsidR="005B5D5F">
        <w:fldChar w:fldCharType="end"/>
      </w:r>
      <w:r>
        <w:t>. L’État fédéral a joué ce rôle en rendant l’assurance-maladie obligatoire et en interdisant la possibilité aux assureurs</w:t>
      </w:r>
      <w:r>
        <w:rPr>
          <w:spacing w:val="80"/>
          <w:w w:val="150"/>
        </w:rPr>
        <w:t xml:space="preserve"> </w:t>
      </w:r>
      <w:r>
        <w:t xml:space="preserve">de refuser l’adhésion de potentiels assurés. Les </w:t>
      </w:r>
      <w:r w:rsidR="00DF0116">
        <w:t>caisses-maladie</w:t>
      </w:r>
      <w:r>
        <w:t xml:space="preserve"> font en outre face à une régulation extensive de la Confédération: elles doivent garantir la couverture d’un même panier</w:t>
      </w:r>
      <w:r>
        <w:rPr>
          <w:spacing w:val="-4"/>
        </w:rPr>
        <w:t xml:space="preserve"> </w:t>
      </w:r>
      <w:r>
        <w:t>de</w:t>
      </w:r>
      <w:r>
        <w:rPr>
          <w:spacing w:val="-4"/>
        </w:rPr>
        <w:t xml:space="preserve"> </w:t>
      </w:r>
      <w:r>
        <w:t>biens</w:t>
      </w:r>
      <w:r>
        <w:rPr>
          <w:spacing w:val="-4"/>
        </w:rPr>
        <w:t xml:space="preserve"> </w:t>
      </w:r>
      <w:r>
        <w:t>et</w:t>
      </w:r>
      <w:r>
        <w:rPr>
          <w:spacing w:val="-4"/>
        </w:rPr>
        <w:t xml:space="preserve"> </w:t>
      </w:r>
      <w:r>
        <w:t>services</w:t>
      </w:r>
      <w:r>
        <w:rPr>
          <w:spacing w:val="-4"/>
        </w:rPr>
        <w:t xml:space="preserve"> </w:t>
      </w:r>
      <w:r>
        <w:t>médicaux</w:t>
      </w:r>
      <w:r>
        <w:rPr>
          <w:spacing w:val="-4"/>
        </w:rPr>
        <w:t xml:space="preserve"> </w:t>
      </w:r>
      <w:r>
        <w:t>défini</w:t>
      </w:r>
      <w:r>
        <w:rPr>
          <w:spacing w:val="-4"/>
        </w:rPr>
        <w:t xml:space="preserve"> </w:t>
      </w:r>
      <w:r>
        <w:t>par</w:t>
      </w:r>
      <w:r>
        <w:rPr>
          <w:spacing w:val="-4"/>
        </w:rPr>
        <w:t xml:space="preserve"> </w:t>
      </w:r>
      <w:r>
        <w:t>l’État;</w:t>
      </w:r>
      <w:r>
        <w:rPr>
          <w:spacing w:val="-4"/>
        </w:rPr>
        <w:t xml:space="preserve"> </w:t>
      </w:r>
      <w:r>
        <w:t>ne</w:t>
      </w:r>
      <w:r>
        <w:rPr>
          <w:spacing w:val="-4"/>
        </w:rPr>
        <w:t xml:space="preserve"> </w:t>
      </w:r>
      <w:r>
        <w:t>peuvent</w:t>
      </w:r>
      <w:r>
        <w:rPr>
          <w:spacing w:val="-4"/>
        </w:rPr>
        <w:t xml:space="preserve"> </w:t>
      </w:r>
      <w:r>
        <w:t>pas</w:t>
      </w:r>
      <w:r>
        <w:rPr>
          <w:spacing w:val="-4"/>
        </w:rPr>
        <w:t xml:space="preserve"> </w:t>
      </w:r>
      <w:r>
        <w:t>pratiquer</w:t>
      </w:r>
      <w:r>
        <w:rPr>
          <w:spacing w:val="-4"/>
        </w:rPr>
        <w:t xml:space="preserve"> </w:t>
      </w:r>
      <w:r>
        <w:t>la</w:t>
      </w:r>
      <w:r>
        <w:rPr>
          <w:spacing w:val="-4"/>
        </w:rPr>
        <w:t xml:space="preserve"> </w:t>
      </w:r>
      <w:r>
        <w:t>sélection</w:t>
      </w:r>
      <w:r>
        <w:rPr>
          <w:spacing w:val="-4"/>
        </w:rPr>
        <w:t xml:space="preserve"> </w:t>
      </w:r>
      <w:r>
        <w:t>des risques; et doivent opérer en tant qu’organisation à but non-lucratif pour ses activités liées à l’assurance-maladie obligatoir</w:t>
      </w:r>
      <w:bookmarkStart w:id="7" w:name="_bookmark6"/>
      <w:bookmarkEnd w:id="7"/>
      <w:r>
        <w:t>e</w:t>
      </w:r>
      <w:r w:rsidR="00D637FB">
        <w:rPr>
          <w:rStyle w:val="Appelnotedebasdep"/>
        </w:rPr>
        <w:footnoteReference w:id="4"/>
      </w:r>
      <w:r>
        <w:t xml:space="preserve"> </w:t>
      </w:r>
      <w:r w:rsidR="009C5DEB">
        <w:fldChar w:fldCharType="begin"/>
      </w:r>
      <w:r w:rsidR="00E568D0">
        <w:instrText xml:space="preserve"> ADDIN ZOTERO_ITEM CSL_CITATION {"citationID":"E8WbU8Yl","properties":{"formattedCitation":"(Okma et Crivelli 2013)","plainCitation":"(Okma et Crivelli 2013)","dontUpdate":true,"noteIndex":0},"citationItems":[{"id":5653,"uris":["http://zotero.org/groups/6347865/items/8X2ZI8MC"],"itemData":{"id":5653,"type":"article-journal","abstract":"This article addresses three topics. First, it reports on the international interest in the health care reforms of Switzerland and The Netherlands in the 1990s and early 2000s that operate under the label “managed competition” or “consumer-driven health care.” Second, the article reviews the behavior assumptions that make plausible the case for the model of “managed competition.” Third, it analyze the actual reform experience of Switzerland and Holland to assess to what extent they confirm the validity of those assumptions. The article concludes that there is a triple gap in understanding of those topics: a gap between the theoretical model of managed competition and the reforms as implemented in both Switzerland and The Netherlands; second, a gap between the expectations of policy-makers and the results of the reforms, and third, a gap between reform outcomes and the observations of external commentators that have embraced the reforms as the ultimate success of “consumer-driven health care.” The article concludes with a discussion of the implications of this “triple gap”.","citation-key":"okmaSwissDutchConsumerdriven2013","container-title":"Health Policy","DOI":"10.1016/j.healthpol.2012.10.004","ISSN":"0168-8510","issue":"2","journalAbbreviation":"Health Policy","page":"105-112","source":"ScienceDirect","title":"Swiss and Dutch “consumer-driven health care”: Ideal model or reality?","title-short":"Swiss and Dutch “consumer-driven health care”","volume":"109","author":[{"family":"Okma","given":"Kieke G. H."},{"family":"Crivelli","given":"Luca"}],"issued":{"date-parts":[["2013",2,1]]}}}],"schema":"https://github.com/citation-style-language/schema/raw/master/csl-citation.json"} </w:instrText>
      </w:r>
      <w:r w:rsidR="009C5DEB">
        <w:fldChar w:fldCharType="separate"/>
      </w:r>
      <w:r w:rsidR="009C5DEB" w:rsidRPr="009C5DEB">
        <w:t xml:space="preserve">(Okma </w:t>
      </w:r>
      <w:r w:rsidR="009C5DEB">
        <w:t>&amp;</w:t>
      </w:r>
      <w:r w:rsidR="009C5DEB" w:rsidRPr="009C5DEB">
        <w:t xml:space="preserve"> Crivelli</w:t>
      </w:r>
      <w:r w:rsidR="009C5DEB">
        <w:t>,</w:t>
      </w:r>
      <w:r w:rsidR="009C5DEB" w:rsidRPr="009C5DEB">
        <w:t xml:space="preserve"> 2013</w:t>
      </w:r>
      <w:r w:rsidR="009C5DEB">
        <w:t>, p.107</w:t>
      </w:r>
      <w:r w:rsidR="009C5DEB" w:rsidRPr="009C5DEB">
        <w:t>)</w:t>
      </w:r>
      <w:r w:rsidR="009C5DEB">
        <w:fldChar w:fldCharType="end"/>
      </w:r>
      <w:r>
        <w:t>.</w:t>
      </w:r>
      <w:r w:rsidR="00D637FB">
        <w:t xml:space="preserve"> </w:t>
      </w:r>
      <w:r>
        <w:t xml:space="preserve">L’État joue aussi son rôle de régulateur dans le système de santé de </w:t>
      </w:r>
      <w:r w:rsidR="0072031D">
        <w:t>par</w:t>
      </w:r>
      <w:r>
        <w:t xml:space="preserve"> son financement </w:t>
      </w:r>
      <w:r w:rsidR="0071627E">
        <w:t>partiel ;</w:t>
      </w:r>
      <w:r>
        <w:rPr>
          <w:spacing w:val="37"/>
        </w:rPr>
        <w:t xml:space="preserve"> </w:t>
      </w:r>
      <w:r>
        <w:t>le</w:t>
      </w:r>
      <w:r>
        <w:rPr>
          <w:spacing w:val="37"/>
        </w:rPr>
        <w:t xml:space="preserve"> </w:t>
      </w:r>
      <w:r>
        <w:t>contrôle</w:t>
      </w:r>
      <w:r>
        <w:rPr>
          <w:spacing w:val="37"/>
        </w:rPr>
        <w:t xml:space="preserve"> </w:t>
      </w:r>
      <w:r>
        <w:t>des</w:t>
      </w:r>
      <w:r>
        <w:rPr>
          <w:spacing w:val="37"/>
        </w:rPr>
        <w:t xml:space="preserve"> </w:t>
      </w:r>
      <w:r>
        <w:t>prix</w:t>
      </w:r>
      <w:r>
        <w:rPr>
          <w:spacing w:val="37"/>
        </w:rPr>
        <w:t xml:space="preserve"> </w:t>
      </w:r>
      <w:r>
        <w:t>et</w:t>
      </w:r>
      <w:r>
        <w:rPr>
          <w:spacing w:val="37"/>
        </w:rPr>
        <w:t xml:space="preserve"> </w:t>
      </w:r>
      <w:r>
        <w:t>de</w:t>
      </w:r>
      <w:r>
        <w:rPr>
          <w:spacing w:val="37"/>
        </w:rPr>
        <w:t xml:space="preserve"> </w:t>
      </w:r>
      <w:r>
        <w:t>la</w:t>
      </w:r>
      <w:r>
        <w:rPr>
          <w:spacing w:val="37"/>
        </w:rPr>
        <w:t xml:space="preserve"> </w:t>
      </w:r>
      <w:r>
        <w:t>qualité</w:t>
      </w:r>
      <w:r>
        <w:rPr>
          <w:spacing w:val="37"/>
        </w:rPr>
        <w:t xml:space="preserve"> </w:t>
      </w:r>
      <w:r>
        <w:t>des</w:t>
      </w:r>
      <w:r>
        <w:rPr>
          <w:spacing w:val="37"/>
        </w:rPr>
        <w:t xml:space="preserve"> </w:t>
      </w:r>
      <w:r>
        <w:t>produits</w:t>
      </w:r>
      <w:r>
        <w:rPr>
          <w:spacing w:val="37"/>
        </w:rPr>
        <w:t xml:space="preserve"> </w:t>
      </w:r>
      <w:r>
        <w:t>pharmaceutiques</w:t>
      </w:r>
      <w:r w:rsidR="0071627E">
        <w:t xml:space="preserve"> </w:t>
      </w:r>
      <w:r>
        <w:t>;</w:t>
      </w:r>
      <w:r>
        <w:rPr>
          <w:spacing w:val="37"/>
        </w:rPr>
        <w:t xml:space="preserve"> </w:t>
      </w:r>
      <w:r>
        <w:t>son</w:t>
      </w:r>
      <w:r>
        <w:rPr>
          <w:spacing w:val="37"/>
        </w:rPr>
        <w:t xml:space="preserve"> </w:t>
      </w:r>
      <w:r>
        <w:t>contrôle</w:t>
      </w:r>
      <w:r>
        <w:rPr>
          <w:spacing w:val="37"/>
        </w:rPr>
        <w:t xml:space="preserve"> </w:t>
      </w:r>
      <w:r>
        <w:t>de la santé publique</w:t>
      </w:r>
      <w:r w:rsidR="0071627E">
        <w:t xml:space="preserve"> </w:t>
      </w:r>
      <w:r>
        <w:t xml:space="preserve">; et les </w:t>
      </w:r>
      <w:r w:rsidR="0072031D">
        <w:t>activités</w:t>
      </w:r>
      <w:r>
        <w:t xml:space="preserve"> de recherche et d’éducation dans le domaine de santé.</w:t>
      </w:r>
      <w:r>
        <w:rPr>
          <w:spacing w:val="80"/>
          <w:w w:val="150"/>
        </w:rPr>
        <w:t xml:space="preserve"> </w:t>
      </w:r>
      <w:r>
        <w:t>L’État collabore étroitement avec les corporations de médecins et d’assureurs, qui négocient</w:t>
      </w:r>
      <w:r>
        <w:rPr>
          <w:spacing w:val="80"/>
        </w:rPr>
        <w:t xml:space="preserve"> </w:t>
      </w:r>
      <w:r>
        <w:t xml:space="preserve">le montant des </w:t>
      </w:r>
      <w:r w:rsidR="0072031D">
        <w:t>tarifs</w:t>
      </w:r>
      <w:r>
        <w:t xml:space="preserve"> pour le remboursement des services</w:t>
      </w:r>
      <w:r w:rsidR="009C5DEB">
        <w:t xml:space="preserve"> </w:t>
      </w:r>
      <w:r w:rsidR="009C5DEB">
        <w:fldChar w:fldCharType="begin"/>
      </w:r>
      <w:r w:rsidR="00E568D0">
        <w:instrText xml:space="preserve"> ADDIN ZOTERO_ITEM CSL_CITATION {"citationID":"5NYSGYhL","properties":{"formattedCitation":"(De Pietro et Crivelli 2015)","plainCitation":"(De Pietro et Crivelli 2015)","dontUpdate":true,"noteIndex":0},"citationItems":[{"id":5676,"uris":["http://zotero.org/groups/6347865/items/WHAJS9EX"],"itemData":{"id":5676,"type":"article-journal","abstract":"The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system.","citation-key":"depietroSwissPopularInitiative2015","container-title":"Health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instrText>
      </w:r>
      <w:r w:rsidR="009C5DEB">
        <w:fldChar w:fldCharType="separate"/>
      </w:r>
      <w:r w:rsidR="009C5DEB" w:rsidRPr="009C5DEB">
        <w:t xml:space="preserve">(De Pietro </w:t>
      </w:r>
      <w:r w:rsidR="009C5DEB">
        <w:t>&amp;</w:t>
      </w:r>
      <w:r w:rsidR="009C5DEB" w:rsidRPr="009C5DEB">
        <w:t xml:space="preserve"> Crivelli</w:t>
      </w:r>
      <w:r w:rsidR="009C5DEB">
        <w:t>,</w:t>
      </w:r>
      <w:r w:rsidR="009C5DEB" w:rsidRPr="009C5DEB">
        <w:t xml:space="preserve"> 2015)</w:t>
      </w:r>
      <w:r w:rsidR="009C5DEB">
        <w:fldChar w:fldCharType="end"/>
      </w:r>
      <w:r>
        <w:t>.</w:t>
      </w:r>
    </w:p>
    <w:p w14:paraId="37872A11" w14:textId="4225D09F" w:rsidR="008725D2" w:rsidRDefault="00000000" w:rsidP="00F979B2">
      <w:pPr>
        <w:pStyle w:val="Corpsdetexte"/>
        <w:spacing w:before="194" w:line="283" w:lineRule="auto"/>
        <w:ind w:left="0" w:right="140"/>
      </w:pPr>
      <w:r>
        <w:t xml:space="preserve">La mise en </w:t>
      </w:r>
      <w:r w:rsidR="0072031D">
        <w:t>œuvre</w:t>
      </w:r>
      <w:r>
        <w:t xml:space="preserve"> de la Lamal avait pour ambition de remplir cinq </w:t>
      </w:r>
      <w:r w:rsidR="0071627E">
        <w:t>objectifs :</w:t>
      </w:r>
      <w:r>
        <w:t xml:space="preserve"> (1) garantir un accès universel aux soins de base ainsi que leur qualité (2</w:t>
      </w:r>
      <w:r w:rsidR="00DF0116">
        <w:t>) ;</w:t>
      </w:r>
      <w:r>
        <w:t xml:space="preserve"> (3) maîtriser la hausse des primes, des coûts de</w:t>
      </w:r>
      <w:r>
        <w:rPr>
          <w:spacing w:val="-1"/>
        </w:rPr>
        <w:t xml:space="preserve"> </w:t>
      </w:r>
      <w:r>
        <w:t>la santé et garantir</w:t>
      </w:r>
      <w:r>
        <w:rPr>
          <w:spacing w:val="-1"/>
        </w:rPr>
        <w:t xml:space="preserve"> </w:t>
      </w:r>
      <w:r>
        <w:t>leur transparence (4); (5)</w:t>
      </w:r>
      <w:r>
        <w:rPr>
          <w:spacing w:val="-1"/>
        </w:rPr>
        <w:t xml:space="preserve"> </w:t>
      </w:r>
      <w:r>
        <w:t>garantir la solidarité entre</w:t>
      </w:r>
      <w:r>
        <w:rPr>
          <w:spacing w:val="-1"/>
        </w:rPr>
        <w:t xml:space="preserve"> </w:t>
      </w:r>
      <w:r>
        <w:t>les individus.</w:t>
      </w:r>
      <w:r>
        <w:rPr>
          <w:spacing w:val="-15"/>
        </w:rPr>
        <w:t xml:space="preserve"> </w:t>
      </w:r>
      <w:r>
        <w:t>Lors</w:t>
      </w:r>
      <w:r>
        <w:rPr>
          <w:spacing w:val="-15"/>
        </w:rPr>
        <w:t xml:space="preserve"> </w:t>
      </w:r>
      <w:r>
        <w:t>de</w:t>
      </w:r>
      <w:r>
        <w:rPr>
          <w:spacing w:val="-15"/>
        </w:rPr>
        <w:t xml:space="preserve"> </w:t>
      </w:r>
      <w:r>
        <w:t>la</w:t>
      </w:r>
      <w:r>
        <w:rPr>
          <w:spacing w:val="-15"/>
        </w:rPr>
        <w:t xml:space="preserve"> </w:t>
      </w:r>
      <w:r>
        <w:t>campagne</w:t>
      </w:r>
      <w:r>
        <w:rPr>
          <w:spacing w:val="-15"/>
        </w:rPr>
        <w:t xml:space="preserve"> </w:t>
      </w:r>
      <w:r>
        <w:t>en</w:t>
      </w:r>
      <w:r>
        <w:rPr>
          <w:spacing w:val="-15"/>
        </w:rPr>
        <w:t xml:space="preserve"> </w:t>
      </w:r>
      <w:r>
        <w:t>faveur</w:t>
      </w:r>
      <w:r>
        <w:rPr>
          <w:spacing w:val="-15"/>
        </w:rPr>
        <w:t xml:space="preserve"> </w:t>
      </w:r>
      <w:r>
        <w:t>du</w:t>
      </w:r>
      <w:r>
        <w:rPr>
          <w:spacing w:val="-15"/>
        </w:rPr>
        <w:t xml:space="preserve"> </w:t>
      </w:r>
      <w:r>
        <w:t>oui</w:t>
      </w:r>
      <w:r>
        <w:rPr>
          <w:spacing w:val="-15"/>
        </w:rPr>
        <w:t xml:space="preserve"> </w:t>
      </w:r>
      <w:r>
        <w:t>à</w:t>
      </w:r>
      <w:r>
        <w:rPr>
          <w:spacing w:val="-15"/>
        </w:rPr>
        <w:t xml:space="preserve"> </w:t>
      </w:r>
      <w:r>
        <w:t>la</w:t>
      </w:r>
      <w:r>
        <w:rPr>
          <w:spacing w:val="-14"/>
        </w:rPr>
        <w:t xml:space="preserve"> </w:t>
      </w:r>
      <w:r>
        <w:t>LAMal</w:t>
      </w:r>
      <w:r>
        <w:rPr>
          <w:spacing w:val="-14"/>
        </w:rPr>
        <w:t xml:space="preserve"> </w:t>
      </w:r>
      <w:r>
        <w:t>en</w:t>
      </w:r>
      <w:r>
        <w:rPr>
          <w:spacing w:val="-14"/>
        </w:rPr>
        <w:t xml:space="preserve"> </w:t>
      </w:r>
      <w:r>
        <w:t>1994,</w:t>
      </w:r>
      <w:r>
        <w:rPr>
          <w:spacing w:val="-14"/>
        </w:rPr>
        <w:t xml:space="preserve"> </w:t>
      </w:r>
      <w:r>
        <w:t>les</w:t>
      </w:r>
      <w:r>
        <w:rPr>
          <w:spacing w:val="-14"/>
        </w:rPr>
        <w:t xml:space="preserve"> </w:t>
      </w:r>
      <w:r>
        <w:t>vertus</w:t>
      </w:r>
      <w:r>
        <w:rPr>
          <w:spacing w:val="-14"/>
        </w:rPr>
        <w:t xml:space="preserve"> </w:t>
      </w:r>
      <w:r>
        <w:t>d’une</w:t>
      </w:r>
      <w:r>
        <w:rPr>
          <w:spacing w:val="-14"/>
        </w:rPr>
        <w:t xml:space="preserve"> </w:t>
      </w:r>
      <w:r>
        <w:t>«</w:t>
      </w:r>
      <w:r>
        <w:rPr>
          <w:spacing w:val="-15"/>
        </w:rPr>
        <w:t xml:space="preserve"> </w:t>
      </w:r>
      <w:r>
        <w:t>véritable concurrence entre les caisses, les médecins et les hôpitaux</w:t>
      </w:r>
      <w:r>
        <w:rPr>
          <w:spacing w:val="-15"/>
        </w:rPr>
        <w:t xml:space="preserve"> </w:t>
      </w:r>
      <w:r>
        <w:t>» constituaient l’argument principal du Conseil fédéral afin de d’atteindre une partie de ces objectifs, notamment concernant la maîtrise des coûts, des primes et la promotion de la solidarité</w:t>
      </w:r>
      <w:r w:rsidR="00AC43B2">
        <w:t xml:space="preserve"> </w:t>
      </w:r>
      <w:r w:rsidR="00AC43B2">
        <w:fldChar w:fldCharType="begin"/>
      </w:r>
      <w:r w:rsidR="00E568D0">
        <w:instrText xml:space="preserve"> ADDIN ZOTERO_ITEM CSL_CITATION {"citationID":"CAOHmkkQ","properties":{"formattedCitation":"(Conseil-F\\uc0\\u233{}d\\uc0\\u233{}ral 1994)","plainCitation":"(Conseil-Fédéral 1994)","dontUpdate":true,"noteIndex":0},"citationItems":[{"id":5767,"uris":["http://zotero.org/groups/6347865/items/LJMZBPT3"],"itemData":{"id":5767,"type":"document","citation-key":"conseil-federalVotationPopulaire41994","title":"Votation populaire du 4 décembre 1994. Explications du Conseil fédéral","URL":"https://swissvotes.ch/attachments/17d674bbaa775502d58ebb72f01b7d00eba590535badc1a5b6c29db290e3026f","author":[{"family":"Conseil-Fédéral","given":""}],"issued":{"date-parts":[["1994"]]}}}],"schema":"https://github.com/citation-style-language/schema/raw/master/csl-citation.json"} </w:instrText>
      </w:r>
      <w:r w:rsidR="00AC43B2">
        <w:fldChar w:fldCharType="separate"/>
      </w:r>
      <w:r w:rsidR="00AC43B2" w:rsidRPr="00AC43B2">
        <w:t>(Conseil-Fédéral</w:t>
      </w:r>
      <w:r w:rsidR="00AC43B2">
        <w:t>,</w:t>
      </w:r>
      <w:r w:rsidR="00AC43B2" w:rsidRPr="00AC43B2">
        <w:t xml:space="preserve"> 1994</w:t>
      </w:r>
      <w:r w:rsidR="00AC43B2">
        <w:t>, p.3</w:t>
      </w:r>
      <w:r w:rsidR="00AC43B2" w:rsidRPr="00AC43B2">
        <w:t>)</w:t>
      </w:r>
      <w:r w:rsidR="00AC43B2">
        <w:fldChar w:fldCharType="end"/>
      </w:r>
      <w:r>
        <w:t xml:space="preserve">. La décentralisation du système, engendrée par le fédéralisme, ainsi que la concurrence sont aussi régulièrement </w:t>
      </w:r>
      <w:r>
        <w:lastRenderedPageBreak/>
        <w:t xml:space="preserve">défendues par le </w:t>
      </w:r>
      <w:proofErr w:type="spellStart"/>
      <w:r>
        <w:t>think</w:t>
      </w:r>
      <w:r w:rsidR="00EE2A03">
        <w:t>-</w:t>
      </w:r>
      <w:r>
        <w:t>thank</w:t>
      </w:r>
      <w:proofErr w:type="spellEnd"/>
      <w:r>
        <w:t xml:space="preserve"> néolibéral </w:t>
      </w:r>
      <w:proofErr w:type="spellStart"/>
      <w:r>
        <w:t>AvenirSuisse</w:t>
      </w:r>
      <w:proofErr w:type="spellEnd"/>
      <w:r>
        <w:t xml:space="preserve"> et la principale organisation</w:t>
      </w:r>
      <w:r>
        <w:rPr>
          <w:spacing w:val="19"/>
        </w:rPr>
        <w:t xml:space="preserve"> </w:t>
      </w:r>
      <w:r>
        <w:t>patronale</w:t>
      </w:r>
      <w:r>
        <w:rPr>
          <w:spacing w:val="19"/>
        </w:rPr>
        <w:t xml:space="preserve"> </w:t>
      </w:r>
      <w:r>
        <w:t>de</w:t>
      </w:r>
      <w:r>
        <w:rPr>
          <w:spacing w:val="19"/>
        </w:rPr>
        <w:t xml:space="preserve"> </w:t>
      </w:r>
      <w:r>
        <w:t>Suisse</w:t>
      </w:r>
      <w:r>
        <w:rPr>
          <w:spacing w:val="19"/>
        </w:rPr>
        <w:t xml:space="preserve"> </w:t>
      </w:r>
      <w:proofErr w:type="spellStart"/>
      <w:r>
        <w:t>EconomieSuisse</w:t>
      </w:r>
      <w:proofErr w:type="spellEnd"/>
      <w:r>
        <w:t>.</w:t>
      </w:r>
      <w:r>
        <w:rPr>
          <w:spacing w:val="19"/>
        </w:rPr>
        <w:t xml:space="preserve"> </w:t>
      </w:r>
      <w:r>
        <w:t>Elle</w:t>
      </w:r>
      <w:r>
        <w:rPr>
          <w:spacing w:val="19"/>
        </w:rPr>
        <w:t xml:space="preserve"> </w:t>
      </w:r>
      <w:r>
        <w:t>est</w:t>
      </w:r>
      <w:r>
        <w:rPr>
          <w:spacing w:val="19"/>
        </w:rPr>
        <w:t xml:space="preserve"> </w:t>
      </w:r>
      <w:r>
        <w:t>à</w:t>
      </w:r>
      <w:r>
        <w:rPr>
          <w:spacing w:val="19"/>
        </w:rPr>
        <w:t xml:space="preserve"> </w:t>
      </w:r>
      <w:r>
        <w:t>l’inverse</w:t>
      </w:r>
      <w:r>
        <w:rPr>
          <w:spacing w:val="19"/>
        </w:rPr>
        <w:t xml:space="preserve"> </w:t>
      </w:r>
      <w:r>
        <w:t>souvent</w:t>
      </w:r>
      <w:r>
        <w:rPr>
          <w:spacing w:val="19"/>
        </w:rPr>
        <w:t xml:space="preserve"> </w:t>
      </w:r>
      <w:r>
        <w:t>pointée</w:t>
      </w:r>
      <w:r>
        <w:rPr>
          <w:spacing w:val="19"/>
        </w:rPr>
        <w:t xml:space="preserve"> </w:t>
      </w:r>
      <w:r>
        <w:t>du</w:t>
      </w:r>
      <w:r>
        <w:rPr>
          <w:spacing w:val="19"/>
        </w:rPr>
        <w:t xml:space="preserve"> </w:t>
      </w:r>
      <w:r>
        <w:t>doigt</w:t>
      </w:r>
      <w:r>
        <w:rPr>
          <w:spacing w:val="19"/>
        </w:rPr>
        <w:t xml:space="preserve"> </w:t>
      </w:r>
      <w:r>
        <w:t>par la gauche, qui à plusieurs reprises a proposé une centralisation du système avec par exemple l’instauration d’une caisse unique (en 2007) ou encore d’une caisse publique en 2014.</w:t>
      </w:r>
    </w:p>
    <w:p w14:paraId="0CB89EA7" w14:textId="5519F452" w:rsidR="008725D2" w:rsidRDefault="00000000" w:rsidP="00F979B2">
      <w:pPr>
        <w:pStyle w:val="Corpsdetexte"/>
        <w:spacing w:line="283" w:lineRule="auto"/>
        <w:ind w:left="0" w:right="98"/>
      </w:pPr>
      <w:r>
        <w:t>Trois</w:t>
      </w:r>
      <w:r>
        <w:rPr>
          <w:spacing w:val="-3"/>
        </w:rPr>
        <w:t xml:space="preserve"> </w:t>
      </w:r>
      <w:r>
        <w:t>décennies</w:t>
      </w:r>
      <w:r>
        <w:rPr>
          <w:spacing w:val="-3"/>
        </w:rPr>
        <w:t xml:space="preserve"> </w:t>
      </w:r>
      <w:r>
        <w:t>après</w:t>
      </w:r>
      <w:r>
        <w:rPr>
          <w:spacing w:val="-3"/>
        </w:rPr>
        <w:t xml:space="preserve"> </w:t>
      </w:r>
      <w:r>
        <w:t>la</w:t>
      </w:r>
      <w:r>
        <w:rPr>
          <w:spacing w:val="-3"/>
        </w:rPr>
        <w:t xml:space="preserve"> </w:t>
      </w:r>
      <w:r>
        <w:t>mise</w:t>
      </w:r>
      <w:r>
        <w:rPr>
          <w:spacing w:val="-3"/>
        </w:rPr>
        <w:t xml:space="preserve"> </w:t>
      </w:r>
      <w:r>
        <w:t>en</w:t>
      </w:r>
      <w:r>
        <w:rPr>
          <w:spacing w:val="-3"/>
        </w:rPr>
        <w:t xml:space="preserve"> </w:t>
      </w:r>
      <w:r w:rsidR="0072031D">
        <w:t>œuvre</w:t>
      </w:r>
      <w:r>
        <w:rPr>
          <w:spacing w:val="-3"/>
        </w:rPr>
        <w:t xml:space="preserve"> </w:t>
      </w:r>
      <w:r>
        <w:t>de</w:t>
      </w:r>
      <w:r>
        <w:rPr>
          <w:spacing w:val="-3"/>
        </w:rPr>
        <w:t xml:space="preserve"> </w:t>
      </w:r>
      <w:r>
        <w:t>la</w:t>
      </w:r>
      <w:r>
        <w:rPr>
          <w:spacing w:val="-3"/>
        </w:rPr>
        <w:t xml:space="preserve"> </w:t>
      </w:r>
      <w:r>
        <w:t>Lamal,</w:t>
      </w:r>
      <w:r>
        <w:rPr>
          <w:spacing w:val="-3"/>
        </w:rPr>
        <w:t xml:space="preserve"> </w:t>
      </w:r>
      <w:r>
        <w:t>force</w:t>
      </w:r>
      <w:r>
        <w:rPr>
          <w:spacing w:val="-3"/>
        </w:rPr>
        <w:t xml:space="preserve"> </w:t>
      </w:r>
      <w:r>
        <w:t>est</w:t>
      </w:r>
      <w:r>
        <w:rPr>
          <w:spacing w:val="-3"/>
        </w:rPr>
        <w:t xml:space="preserve"> </w:t>
      </w:r>
      <w:r>
        <w:t>de</w:t>
      </w:r>
      <w:r>
        <w:rPr>
          <w:spacing w:val="-3"/>
        </w:rPr>
        <w:t xml:space="preserve"> </w:t>
      </w:r>
      <w:r>
        <w:t>constater</w:t>
      </w:r>
      <w:r>
        <w:rPr>
          <w:spacing w:val="-3"/>
        </w:rPr>
        <w:t xml:space="preserve"> </w:t>
      </w:r>
      <w:r>
        <w:t>qu’aucun</w:t>
      </w:r>
      <w:r>
        <w:rPr>
          <w:spacing w:val="-3"/>
        </w:rPr>
        <w:t xml:space="preserve"> </w:t>
      </w:r>
      <w:r>
        <w:t>de</w:t>
      </w:r>
      <w:r>
        <w:rPr>
          <w:spacing w:val="-3"/>
        </w:rPr>
        <w:t xml:space="preserve"> </w:t>
      </w:r>
      <w:r>
        <w:t>ses objectifs</w:t>
      </w:r>
      <w:r>
        <w:rPr>
          <w:spacing w:val="17"/>
        </w:rPr>
        <w:t xml:space="preserve"> </w:t>
      </w:r>
      <w:r>
        <w:t>initiaux</w:t>
      </w:r>
      <w:r>
        <w:rPr>
          <w:spacing w:val="18"/>
        </w:rPr>
        <w:t xml:space="preserve"> </w:t>
      </w:r>
      <w:r>
        <w:t>n’a</w:t>
      </w:r>
      <w:r>
        <w:rPr>
          <w:spacing w:val="17"/>
        </w:rPr>
        <w:t xml:space="preserve"> </w:t>
      </w:r>
      <w:r>
        <w:t>été</w:t>
      </w:r>
      <w:r>
        <w:rPr>
          <w:spacing w:val="18"/>
        </w:rPr>
        <w:t xml:space="preserve"> </w:t>
      </w:r>
      <w:r>
        <w:t>atteint,</w:t>
      </w:r>
      <w:r>
        <w:rPr>
          <w:spacing w:val="17"/>
        </w:rPr>
        <w:t xml:space="preserve"> </w:t>
      </w:r>
      <w:r>
        <w:t>mis</w:t>
      </w:r>
      <w:r>
        <w:rPr>
          <w:spacing w:val="18"/>
        </w:rPr>
        <w:t xml:space="preserve"> </w:t>
      </w:r>
      <w:r>
        <w:t>à</w:t>
      </w:r>
      <w:r>
        <w:rPr>
          <w:spacing w:val="18"/>
        </w:rPr>
        <w:t xml:space="preserve"> </w:t>
      </w:r>
      <w:r>
        <w:t>part</w:t>
      </w:r>
      <w:r>
        <w:rPr>
          <w:spacing w:val="17"/>
        </w:rPr>
        <w:t xml:space="preserve"> </w:t>
      </w:r>
      <w:proofErr w:type="spellStart"/>
      <w:r w:rsidR="0076369C">
        <w:t>peut</w:t>
      </w:r>
      <w:r w:rsidR="0076369C">
        <w:rPr>
          <w:spacing w:val="18"/>
        </w:rPr>
        <w:t xml:space="preserve"> être</w:t>
      </w:r>
      <w:proofErr w:type="spellEnd"/>
      <w:r>
        <w:rPr>
          <w:spacing w:val="17"/>
        </w:rPr>
        <w:t xml:space="preserve"> </w:t>
      </w:r>
      <w:r>
        <w:t>l’accès</w:t>
      </w:r>
      <w:r>
        <w:rPr>
          <w:spacing w:val="18"/>
        </w:rPr>
        <w:t xml:space="preserve"> </w:t>
      </w:r>
      <w:r>
        <w:t>universel</w:t>
      </w:r>
      <w:r>
        <w:rPr>
          <w:spacing w:val="18"/>
        </w:rPr>
        <w:t xml:space="preserve"> </w:t>
      </w:r>
      <w:r>
        <w:t>à</w:t>
      </w:r>
      <w:r>
        <w:rPr>
          <w:spacing w:val="17"/>
        </w:rPr>
        <w:t xml:space="preserve"> </w:t>
      </w:r>
      <w:r>
        <w:t>des</w:t>
      </w:r>
      <w:r>
        <w:rPr>
          <w:spacing w:val="18"/>
        </w:rPr>
        <w:t xml:space="preserve"> </w:t>
      </w:r>
      <w:r>
        <w:t>soins</w:t>
      </w:r>
      <w:r>
        <w:rPr>
          <w:spacing w:val="17"/>
        </w:rPr>
        <w:t xml:space="preserve"> </w:t>
      </w:r>
      <w:r>
        <w:t>de</w:t>
      </w:r>
      <w:r>
        <w:rPr>
          <w:spacing w:val="18"/>
        </w:rPr>
        <w:t xml:space="preserve"> </w:t>
      </w:r>
      <w:r w:rsidR="0003186E">
        <w:rPr>
          <w:spacing w:val="-2"/>
        </w:rPr>
        <w:t>qualité.</w:t>
      </w:r>
      <w:r w:rsidR="0003186E">
        <w:t xml:space="preserve"> Concernant </w:t>
      </w:r>
      <w:r>
        <w:t>ce dernier point, le système de santé suisse est en effet considéré comme l’un des plus</w:t>
      </w:r>
      <w:r>
        <w:rPr>
          <w:spacing w:val="-2"/>
        </w:rPr>
        <w:t xml:space="preserve"> </w:t>
      </w:r>
      <w:r>
        <w:t>efficace</w:t>
      </w:r>
      <w:r>
        <w:rPr>
          <w:spacing w:val="-2"/>
        </w:rPr>
        <w:t xml:space="preserve"> </w:t>
      </w:r>
      <w:r>
        <w:t>et</w:t>
      </w:r>
      <w:r>
        <w:rPr>
          <w:spacing w:val="-2"/>
        </w:rPr>
        <w:t xml:space="preserve"> </w:t>
      </w:r>
      <w:r>
        <w:t>efficient</w:t>
      </w:r>
      <w:r>
        <w:rPr>
          <w:spacing w:val="-2"/>
        </w:rPr>
        <w:t xml:space="preserve"> </w:t>
      </w:r>
      <w:r>
        <w:t>au</w:t>
      </w:r>
      <w:r>
        <w:rPr>
          <w:spacing w:val="-2"/>
        </w:rPr>
        <w:t xml:space="preserve"> </w:t>
      </w:r>
      <w:r>
        <w:t>monde:</w:t>
      </w:r>
      <w:r>
        <w:rPr>
          <w:spacing w:val="-2"/>
        </w:rPr>
        <w:t xml:space="preserve"> </w:t>
      </w:r>
      <w:r>
        <w:t>la</w:t>
      </w:r>
      <w:r>
        <w:rPr>
          <w:spacing w:val="-2"/>
        </w:rPr>
        <w:t xml:space="preserve"> </w:t>
      </w:r>
      <w:r>
        <w:t>Suisse</w:t>
      </w:r>
      <w:r>
        <w:rPr>
          <w:spacing w:val="-2"/>
        </w:rPr>
        <w:t xml:space="preserve"> </w:t>
      </w:r>
      <w:r>
        <w:t>a</w:t>
      </w:r>
      <w:r>
        <w:rPr>
          <w:spacing w:val="-2"/>
        </w:rPr>
        <w:t xml:space="preserve"> </w:t>
      </w:r>
      <w:r>
        <w:t>l’un</w:t>
      </w:r>
      <w:r>
        <w:rPr>
          <w:spacing w:val="-2"/>
        </w:rPr>
        <w:t xml:space="preserve"> </w:t>
      </w:r>
      <w:r>
        <w:t>des</w:t>
      </w:r>
      <w:r>
        <w:rPr>
          <w:spacing w:val="-2"/>
        </w:rPr>
        <w:t xml:space="preserve"> </w:t>
      </w:r>
      <w:r>
        <w:t>taux</w:t>
      </w:r>
      <w:r>
        <w:rPr>
          <w:spacing w:val="-2"/>
        </w:rPr>
        <w:t xml:space="preserve"> </w:t>
      </w:r>
      <w:r>
        <w:t>de</w:t>
      </w:r>
      <w:r>
        <w:rPr>
          <w:spacing w:val="-2"/>
        </w:rPr>
        <w:t xml:space="preserve"> </w:t>
      </w:r>
      <w:r>
        <w:t>mortalité</w:t>
      </w:r>
      <w:r>
        <w:rPr>
          <w:spacing w:val="-2"/>
        </w:rPr>
        <w:t xml:space="preserve"> </w:t>
      </w:r>
      <w:r>
        <w:t>les</w:t>
      </w:r>
      <w:r>
        <w:rPr>
          <w:spacing w:val="-2"/>
        </w:rPr>
        <w:t xml:space="preserve"> </w:t>
      </w:r>
      <w:r>
        <w:t>plus</w:t>
      </w:r>
      <w:r>
        <w:rPr>
          <w:spacing w:val="-2"/>
        </w:rPr>
        <w:t xml:space="preserve"> </w:t>
      </w:r>
      <w:r>
        <w:t>faibles,</w:t>
      </w:r>
      <w:r>
        <w:rPr>
          <w:spacing w:val="-2"/>
        </w:rPr>
        <w:t xml:space="preserve"> </w:t>
      </w:r>
      <w:r>
        <w:t>l’une des espérances de vie à la naissance les plus élevée et environ 89% de la population déclare être satisfaite de la disponibilité et de la qualité des soins de santé parmi les pays de l’OCDE</w:t>
      </w:r>
      <w:r w:rsidR="0076369C">
        <w:t xml:space="preserve"> </w:t>
      </w:r>
      <w:r w:rsidR="0076369C">
        <w:fldChar w:fldCharType="begin"/>
      </w:r>
      <w:r w:rsidR="00E568D0">
        <w:instrText xml:space="preserve"> ADDIN ZOTERO_ITEM CSL_CITATION {"citationID":"4AbTg6S0","properties":{"formattedCitation":"(OECD 2025)","plainCitation":"(OECD 2025)","dontUpdate":true,"noteIndex":0},"citationItems":[{"id":5778,"uris":["http://zotero.org/groups/6347865/items/QGTGTHEG"],"itemData":{"id":5778,"type":"article-journal","abstract":"Health at a Glance provides a comprehensive set of indicators on population health and health system performance across OECD Members, Key Partners and accession candidate countries. These indicators cover health status, non-medical determinants and risk factors, access to and quality of healthcare, health spending and health system resources. Analysis draws from the latest comparable official national statistics and other sources. Alongside indicator-by-indicator analysis, an overview chapter summarises the comparative performance of countries and major trends. This edition also includes a thematic chapter on gender and health.","citation-key":"oecdHealthGlance20252025","container-title":"Health at a Glance","DOI":"10.1787/8f9e3f98-en","language":"en","publisher":"OECD Publishing","source":"www.oecd.org","title":"Health at a Glance 2025: OECD Indicators","title-short":"Health at a Glance 2025","URL":"https://www.oecd.org/en/publications/health-at-a-glance-2025_8f9e3f98-en.html","volume":"2025","author":[{"family":"OECD","given":""}],"accessed":{"date-parts":[["2026",1,9]]},"issued":{"date-parts":[["2025",11,13]]}}}],"schema":"https://github.com/citation-style-language/schema/raw/master/csl-citation.json"} </w:instrText>
      </w:r>
      <w:r w:rsidR="0076369C">
        <w:fldChar w:fldCharType="separate"/>
      </w:r>
      <w:r w:rsidR="0076369C" w:rsidRPr="0076369C">
        <w:t>(OECD</w:t>
      </w:r>
      <w:r w:rsidR="0076369C">
        <w:t>,</w:t>
      </w:r>
      <w:r w:rsidR="0076369C" w:rsidRPr="0076369C">
        <w:t xml:space="preserve"> 2025</w:t>
      </w:r>
      <w:r w:rsidR="0076369C">
        <w:t>, p.20</w:t>
      </w:r>
      <w:r w:rsidR="0076369C" w:rsidRPr="0076369C">
        <w:t>)</w:t>
      </w:r>
      <w:r w:rsidR="0076369C">
        <w:fldChar w:fldCharType="end"/>
      </w:r>
      <w:r>
        <w:t>.</w:t>
      </w:r>
      <w:r w:rsidR="0072031D">
        <w:t xml:space="preserve"> </w:t>
      </w:r>
      <w:r>
        <w:t>Les</w:t>
      </w:r>
      <w:r>
        <w:rPr>
          <w:spacing w:val="-4"/>
        </w:rPr>
        <w:t xml:space="preserve"> </w:t>
      </w:r>
      <w:r>
        <w:t>suisses</w:t>
      </w:r>
      <w:r>
        <w:rPr>
          <w:spacing w:val="-4"/>
        </w:rPr>
        <w:t xml:space="preserve"> </w:t>
      </w:r>
      <w:r>
        <w:t>sont</w:t>
      </w:r>
      <w:r>
        <w:rPr>
          <w:spacing w:val="-4"/>
        </w:rPr>
        <w:t xml:space="preserve"> </w:t>
      </w:r>
      <w:r>
        <w:t>néanmoins</w:t>
      </w:r>
      <w:r>
        <w:rPr>
          <w:spacing w:val="-4"/>
        </w:rPr>
        <w:t xml:space="preserve"> </w:t>
      </w:r>
      <w:r>
        <w:t>fortement</w:t>
      </w:r>
      <w:r>
        <w:rPr>
          <w:spacing w:val="-4"/>
        </w:rPr>
        <w:t xml:space="preserve"> </w:t>
      </w:r>
      <w:r w:rsidR="0072031D">
        <w:t>préoccupés</w:t>
      </w:r>
      <w:r>
        <w:rPr>
          <w:spacing w:val="-4"/>
        </w:rPr>
        <w:t xml:space="preserve"> </w:t>
      </w:r>
      <w:r>
        <w:t>par</w:t>
      </w:r>
      <w:r>
        <w:rPr>
          <w:spacing w:val="-4"/>
        </w:rPr>
        <w:t xml:space="preserve"> </w:t>
      </w:r>
      <w:r>
        <w:t>la</w:t>
      </w:r>
      <w:r>
        <w:rPr>
          <w:spacing w:val="-4"/>
        </w:rPr>
        <w:t xml:space="preserve"> </w:t>
      </w:r>
      <w:r>
        <w:t>hausse</w:t>
      </w:r>
      <w:r>
        <w:rPr>
          <w:spacing w:val="-4"/>
        </w:rPr>
        <w:t xml:space="preserve"> </w:t>
      </w:r>
      <w:r>
        <w:t>des</w:t>
      </w:r>
      <w:r>
        <w:rPr>
          <w:spacing w:val="-4"/>
        </w:rPr>
        <w:t xml:space="preserve"> </w:t>
      </w:r>
      <w:r>
        <w:t>primes</w:t>
      </w:r>
      <w:r>
        <w:rPr>
          <w:spacing w:val="-4"/>
        </w:rPr>
        <w:t xml:space="preserve"> </w:t>
      </w:r>
      <w:r>
        <w:t>de</w:t>
      </w:r>
      <w:r>
        <w:rPr>
          <w:spacing w:val="-4"/>
        </w:rPr>
        <w:t xml:space="preserve"> </w:t>
      </w:r>
      <w:r>
        <w:t xml:space="preserve">l’assurance- maladie obligatoire, à tel point que l’Union des Banques Suisse (UBS) constatait dans leur baromètre des </w:t>
      </w:r>
      <w:r w:rsidR="0072031D">
        <w:t>préoccupation</w:t>
      </w:r>
      <w:r>
        <w:t xml:space="preserve"> 2025 que ce problème constitue «</w:t>
      </w:r>
      <w:r>
        <w:rPr>
          <w:spacing w:val="-15"/>
        </w:rPr>
        <w:t xml:space="preserve"> </w:t>
      </w:r>
      <w:r>
        <w:t>de loin la plus grande préoccupation</w:t>
      </w:r>
      <w:r>
        <w:rPr>
          <w:spacing w:val="22"/>
        </w:rPr>
        <w:t xml:space="preserve"> </w:t>
      </w:r>
      <w:r>
        <w:t>du</w:t>
      </w:r>
      <w:r>
        <w:rPr>
          <w:spacing w:val="29"/>
        </w:rPr>
        <w:t xml:space="preserve"> </w:t>
      </w:r>
      <w:r>
        <w:t>corps</w:t>
      </w:r>
      <w:r>
        <w:rPr>
          <w:spacing w:val="29"/>
        </w:rPr>
        <w:t xml:space="preserve"> </w:t>
      </w:r>
      <w:r>
        <w:t>électoral</w:t>
      </w:r>
      <w:r>
        <w:rPr>
          <w:spacing w:val="29"/>
        </w:rPr>
        <w:t xml:space="preserve"> </w:t>
      </w:r>
      <w:r>
        <w:t>suisse</w:t>
      </w:r>
      <w:r>
        <w:rPr>
          <w:spacing w:val="-15"/>
        </w:rPr>
        <w:t xml:space="preserve"> </w:t>
      </w:r>
      <w:r>
        <w:t>»,</w:t>
      </w:r>
      <w:r>
        <w:rPr>
          <w:spacing w:val="29"/>
        </w:rPr>
        <w:t xml:space="preserve"> </w:t>
      </w:r>
      <w:r>
        <w:t>loin</w:t>
      </w:r>
      <w:r>
        <w:rPr>
          <w:spacing w:val="29"/>
        </w:rPr>
        <w:t xml:space="preserve"> </w:t>
      </w:r>
      <w:r>
        <w:t>devant</w:t>
      </w:r>
      <w:r>
        <w:rPr>
          <w:spacing w:val="29"/>
        </w:rPr>
        <w:t xml:space="preserve"> </w:t>
      </w:r>
      <w:r>
        <w:t>d’autres</w:t>
      </w:r>
      <w:r>
        <w:rPr>
          <w:spacing w:val="29"/>
        </w:rPr>
        <w:t xml:space="preserve"> </w:t>
      </w:r>
      <w:r>
        <w:t>problématiques</w:t>
      </w:r>
      <w:r>
        <w:rPr>
          <w:spacing w:val="29"/>
        </w:rPr>
        <w:t xml:space="preserve"> </w:t>
      </w:r>
      <w:r>
        <w:t>comme</w:t>
      </w:r>
      <w:r>
        <w:rPr>
          <w:spacing w:val="29"/>
        </w:rPr>
        <w:t xml:space="preserve"> </w:t>
      </w:r>
      <w:r>
        <w:t>la</w:t>
      </w:r>
      <w:r>
        <w:rPr>
          <w:spacing w:val="29"/>
        </w:rPr>
        <w:t xml:space="preserve"> </w:t>
      </w:r>
      <w:r>
        <w:t>protection de l’environnement, le système des retraites ou encore l’immigration</w:t>
      </w:r>
      <w:r w:rsidR="0076369C">
        <w:t xml:space="preserve"> </w:t>
      </w:r>
      <w:r w:rsidR="0076369C">
        <w:fldChar w:fldCharType="begin"/>
      </w:r>
      <w:r w:rsidR="00E568D0">
        <w:instrText xml:space="preserve"> ADDIN ZOTERO_ITEM CSL_CITATION {"citationID":"xZQ0rLY2","properties":{"formattedCitation":"(UBS 2025)","plainCitation":"(UBS 2025)","dontUpdate":true,"noteIndex":0},"citationItems":[{"id":5644,"uris":["http://zotero.org/groups/6347865/items/HE7X6WNN"],"itemData":{"id":5644,"type":"document","citation-key":"ubsBarometrePreoccupationsUBS2025","publisher":"UBS","title":"Baromètre des préoccupations UBS 2025","URL":"https://www.ubs.com/ch/fr/microsites/worry-barometer.html","author":[{"family":"UBS","given":""}],"issued":{"date-parts":[["2025"]]}}}],"schema":"https://github.com/citation-style-language/schema/raw/master/csl-citation.json"} </w:instrText>
      </w:r>
      <w:r w:rsidR="0076369C">
        <w:fldChar w:fldCharType="separate"/>
      </w:r>
      <w:r w:rsidR="0076369C" w:rsidRPr="0076369C">
        <w:t>(UBS</w:t>
      </w:r>
      <w:r w:rsidR="0076369C">
        <w:t>,</w:t>
      </w:r>
      <w:r w:rsidR="0076369C" w:rsidRPr="0076369C">
        <w:t xml:space="preserve"> 2025)</w:t>
      </w:r>
      <w:r w:rsidR="0076369C">
        <w:fldChar w:fldCharType="end"/>
      </w:r>
      <w:r>
        <w:t>.</w:t>
      </w:r>
    </w:p>
    <w:p w14:paraId="21AB1282" w14:textId="6D17F3AA" w:rsidR="008725D2" w:rsidRDefault="00E4231E" w:rsidP="00F979B2">
      <w:pPr>
        <w:pStyle w:val="Corpsdetexte"/>
        <w:spacing w:before="194" w:line="283" w:lineRule="auto"/>
        <w:ind w:left="0" w:right="140"/>
      </w:pPr>
      <w:r>
        <w:t xml:space="preserve">La figure 1 </w:t>
      </w:r>
      <w:r w:rsidR="008725D2">
        <w:t>montre que cette préoccupation est le résultat de trente ans d’échec de la LAMal à remplir</w:t>
      </w:r>
      <w:r w:rsidR="008725D2">
        <w:rPr>
          <w:spacing w:val="-4"/>
        </w:rPr>
        <w:t xml:space="preserve"> </w:t>
      </w:r>
      <w:r w:rsidR="008725D2">
        <w:t>ses</w:t>
      </w:r>
      <w:r w:rsidR="008725D2">
        <w:rPr>
          <w:spacing w:val="-4"/>
        </w:rPr>
        <w:t xml:space="preserve"> </w:t>
      </w:r>
      <w:r w:rsidR="008725D2">
        <w:t>objectifs</w:t>
      </w:r>
      <w:r w:rsidR="008725D2">
        <w:rPr>
          <w:spacing w:val="-4"/>
        </w:rPr>
        <w:t xml:space="preserve"> </w:t>
      </w:r>
      <w:r w:rsidR="008725D2">
        <w:t>de</w:t>
      </w:r>
      <w:r w:rsidR="008725D2">
        <w:rPr>
          <w:spacing w:val="-4"/>
        </w:rPr>
        <w:t xml:space="preserve"> </w:t>
      </w:r>
      <w:r w:rsidR="008725D2">
        <w:t>frein</w:t>
      </w:r>
      <w:r w:rsidR="008725D2">
        <w:rPr>
          <w:spacing w:val="-4"/>
        </w:rPr>
        <w:t xml:space="preserve"> </w:t>
      </w:r>
      <w:r w:rsidR="008725D2">
        <w:t>à</w:t>
      </w:r>
      <w:r w:rsidR="008725D2">
        <w:rPr>
          <w:spacing w:val="-4"/>
        </w:rPr>
        <w:t xml:space="preserve"> </w:t>
      </w:r>
      <w:r w:rsidR="008725D2">
        <w:t>l’augmentation</w:t>
      </w:r>
      <w:r w:rsidR="008725D2">
        <w:rPr>
          <w:spacing w:val="-4"/>
        </w:rPr>
        <w:t xml:space="preserve"> </w:t>
      </w:r>
      <w:r w:rsidR="008725D2">
        <w:t>des</w:t>
      </w:r>
      <w:r w:rsidR="008725D2">
        <w:rPr>
          <w:spacing w:val="-4"/>
        </w:rPr>
        <w:t xml:space="preserve"> </w:t>
      </w:r>
      <w:r w:rsidR="008725D2">
        <w:t>primes.</w:t>
      </w:r>
      <w:r w:rsidR="008725D2">
        <w:rPr>
          <w:spacing w:val="-4"/>
        </w:rPr>
        <w:t xml:space="preserve"> </w:t>
      </w:r>
      <w:r w:rsidR="008725D2">
        <w:t>Depuis</w:t>
      </w:r>
      <w:r w:rsidR="008725D2">
        <w:rPr>
          <w:spacing w:val="-4"/>
        </w:rPr>
        <w:t xml:space="preserve"> </w:t>
      </w:r>
      <w:r w:rsidR="008725D2">
        <w:t>1999,</w:t>
      </w:r>
      <w:r w:rsidR="008725D2">
        <w:rPr>
          <w:spacing w:val="-4"/>
        </w:rPr>
        <w:t xml:space="preserve"> </w:t>
      </w:r>
      <w:r w:rsidR="008725D2">
        <w:t>l’indice</w:t>
      </w:r>
      <w:r w:rsidR="008725D2">
        <w:rPr>
          <w:spacing w:val="-4"/>
        </w:rPr>
        <w:t xml:space="preserve"> </w:t>
      </w:r>
      <w:r w:rsidR="008725D2">
        <w:t>des</w:t>
      </w:r>
      <w:r w:rsidR="008725D2">
        <w:rPr>
          <w:spacing w:val="-4"/>
        </w:rPr>
        <w:t xml:space="preserve"> </w:t>
      </w:r>
      <w:r w:rsidR="008725D2">
        <w:t>primes</w:t>
      </w:r>
      <w:r w:rsidR="008725D2">
        <w:rPr>
          <w:spacing w:val="-4"/>
        </w:rPr>
        <w:t xml:space="preserve"> </w:t>
      </w:r>
      <w:r w:rsidR="008725D2">
        <w:t>de l’assurance-maladie</w:t>
      </w:r>
      <w:r w:rsidR="008725D2">
        <w:rPr>
          <w:spacing w:val="-11"/>
        </w:rPr>
        <w:t xml:space="preserve"> </w:t>
      </w:r>
      <w:r w:rsidR="008725D2">
        <w:t>obligatoire</w:t>
      </w:r>
      <w:r w:rsidR="008725D2">
        <w:rPr>
          <w:spacing w:val="-11"/>
        </w:rPr>
        <w:t xml:space="preserve"> </w:t>
      </w:r>
      <w:r w:rsidR="008725D2">
        <w:t>calculée</w:t>
      </w:r>
      <w:r w:rsidR="008725D2">
        <w:rPr>
          <w:spacing w:val="-11"/>
        </w:rPr>
        <w:t xml:space="preserve"> </w:t>
      </w:r>
      <w:r w:rsidR="008725D2">
        <w:t>par</w:t>
      </w:r>
      <w:r w:rsidR="008725D2">
        <w:rPr>
          <w:spacing w:val="-11"/>
        </w:rPr>
        <w:t xml:space="preserve"> </w:t>
      </w:r>
      <w:r w:rsidR="008725D2">
        <w:t>l’Office</w:t>
      </w:r>
      <w:r w:rsidR="008725D2">
        <w:rPr>
          <w:spacing w:val="-11"/>
        </w:rPr>
        <w:t xml:space="preserve"> </w:t>
      </w:r>
      <w:r w:rsidR="008725D2">
        <w:t>fédéral</w:t>
      </w:r>
      <w:r w:rsidR="008725D2">
        <w:rPr>
          <w:spacing w:val="-11"/>
        </w:rPr>
        <w:t xml:space="preserve"> </w:t>
      </w:r>
      <w:r w:rsidR="008725D2">
        <w:t>de</w:t>
      </w:r>
      <w:r w:rsidR="008725D2">
        <w:rPr>
          <w:spacing w:val="-11"/>
        </w:rPr>
        <w:t xml:space="preserve"> </w:t>
      </w:r>
      <w:r w:rsidR="008725D2">
        <w:t>la</w:t>
      </w:r>
      <w:r w:rsidR="008725D2">
        <w:rPr>
          <w:spacing w:val="-11"/>
        </w:rPr>
        <w:t xml:space="preserve"> </w:t>
      </w:r>
      <w:r w:rsidR="008725D2">
        <w:t>statistique</w:t>
      </w:r>
      <w:r w:rsidR="008725D2">
        <w:rPr>
          <w:spacing w:val="-11"/>
        </w:rPr>
        <w:t xml:space="preserve"> </w:t>
      </w:r>
      <w:r w:rsidR="008725D2">
        <w:t>(OFS)</w:t>
      </w:r>
      <w:r w:rsidR="008725D2">
        <w:rPr>
          <w:spacing w:val="-11"/>
        </w:rPr>
        <w:t xml:space="preserve"> </w:t>
      </w:r>
      <w:r w:rsidR="008725D2">
        <w:t>a</w:t>
      </w:r>
      <w:r w:rsidR="008725D2">
        <w:rPr>
          <w:spacing w:val="-11"/>
        </w:rPr>
        <w:t xml:space="preserve"> </w:t>
      </w:r>
      <w:r w:rsidR="008725D2">
        <w:t>augmenté de</w:t>
      </w:r>
      <w:r w:rsidR="008725D2">
        <w:rPr>
          <w:spacing w:val="-2"/>
        </w:rPr>
        <w:t xml:space="preserve"> </w:t>
      </w:r>
      <w:r w:rsidR="008725D2">
        <w:t>3,2%</w:t>
      </w:r>
      <w:r w:rsidR="008725D2">
        <w:rPr>
          <w:spacing w:val="-2"/>
        </w:rPr>
        <w:t xml:space="preserve"> </w:t>
      </w:r>
      <w:r w:rsidR="008725D2">
        <w:t>chaque</w:t>
      </w:r>
      <w:r w:rsidR="008725D2">
        <w:rPr>
          <w:spacing w:val="-2"/>
        </w:rPr>
        <w:t xml:space="preserve"> </w:t>
      </w:r>
      <w:r w:rsidR="008725D2">
        <w:t>année</w:t>
      </w:r>
      <w:r w:rsidR="008725D2">
        <w:rPr>
          <w:spacing w:val="-2"/>
        </w:rPr>
        <w:t xml:space="preserve"> </w:t>
      </w:r>
      <w:r w:rsidR="008725D2">
        <w:t>en</w:t>
      </w:r>
      <w:r w:rsidR="008725D2">
        <w:rPr>
          <w:spacing w:val="-2"/>
        </w:rPr>
        <w:t xml:space="preserve"> </w:t>
      </w:r>
      <w:r w:rsidR="008725D2">
        <w:t>moyenne,</w:t>
      </w:r>
      <w:r w:rsidR="008725D2">
        <w:rPr>
          <w:spacing w:val="-2"/>
        </w:rPr>
        <w:t xml:space="preserve"> </w:t>
      </w:r>
      <w:r w:rsidR="008725D2">
        <w:t>pour</w:t>
      </w:r>
      <w:r w:rsidR="008725D2">
        <w:rPr>
          <w:spacing w:val="-2"/>
        </w:rPr>
        <w:t xml:space="preserve"> </w:t>
      </w:r>
      <w:r w:rsidR="008725D2">
        <w:t>un</w:t>
      </w:r>
      <w:r w:rsidR="008725D2">
        <w:rPr>
          <w:spacing w:val="-2"/>
        </w:rPr>
        <w:t xml:space="preserve"> </w:t>
      </w:r>
      <w:r w:rsidR="008725D2">
        <w:t>taux</w:t>
      </w:r>
      <w:r w:rsidR="008725D2">
        <w:rPr>
          <w:spacing w:val="-2"/>
        </w:rPr>
        <w:t xml:space="preserve"> </w:t>
      </w:r>
      <w:r w:rsidR="008725D2">
        <w:t>de</w:t>
      </w:r>
      <w:r w:rsidR="008725D2">
        <w:rPr>
          <w:spacing w:val="-2"/>
        </w:rPr>
        <w:t xml:space="preserve"> </w:t>
      </w:r>
      <w:r w:rsidR="008725D2">
        <w:t>croissance</w:t>
      </w:r>
      <w:r w:rsidR="008725D2">
        <w:rPr>
          <w:spacing w:val="-2"/>
        </w:rPr>
        <w:t xml:space="preserve"> </w:t>
      </w:r>
      <w:r w:rsidR="008725D2">
        <w:t>total</w:t>
      </w:r>
      <w:r w:rsidR="008725D2">
        <w:rPr>
          <w:spacing w:val="-2"/>
        </w:rPr>
        <w:t xml:space="preserve"> </w:t>
      </w:r>
      <w:r w:rsidR="008725D2">
        <w:t>de</w:t>
      </w:r>
      <w:r w:rsidR="008725D2">
        <w:rPr>
          <w:spacing w:val="-2"/>
        </w:rPr>
        <w:t xml:space="preserve"> </w:t>
      </w:r>
      <w:r w:rsidR="008725D2">
        <w:t>l’indice</w:t>
      </w:r>
      <w:r w:rsidR="008725D2">
        <w:rPr>
          <w:spacing w:val="-2"/>
        </w:rPr>
        <w:t xml:space="preserve"> </w:t>
      </w:r>
      <w:r w:rsidR="008725D2">
        <w:t>de</w:t>
      </w:r>
      <w:r w:rsidR="008725D2">
        <w:rPr>
          <w:spacing w:val="-2"/>
        </w:rPr>
        <w:t xml:space="preserve"> </w:t>
      </w:r>
      <w:r w:rsidR="008725D2">
        <w:t>123%</w:t>
      </w:r>
      <w:r w:rsidR="008725D2">
        <w:rPr>
          <w:spacing w:val="-2"/>
        </w:rPr>
        <w:t xml:space="preserve"> </w:t>
      </w:r>
      <w:r w:rsidR="008725D2">
        <w:t xml:space="preserve">entre 1999 et 2025. Cette croissance surpasse largement celle du PIB réel et de l’indice des salaires réels, qui stagne depuis le milieu des années 2010. L’évolution des salaires réels est d’ailleurs surestimée, car l’indice des prix à la consommation (IPC) utilisé pour déflater l’indice des salaires nominaux par l’OFS ne prend pas en compte les primes de l’assurance-maladie. Il est donc fort probable que la stagnation des salaires réels visible dans la </w:t>
      </w:r>
      <w:r>
        <w:t xml:space="preserve">figure 1 </w:t>
      </w:r>
      <w:r w:rsidR="008725D2">
        <w:t>cache en réalité une baisse à cause de l’inflation des primes.</w:t>
      </w:r>
    </w:p>
    <w:p w14:paraId="3AF1D4A7" w14:textId="79BD800F" w:rsidR="008725D2" w:rsidRDefault="00000000">
      <w:pPr>
        <w:pStyle w:val="Corpsdetexte"/>
        <w:spacing w:before="6"/>
        <w:ind w:left="0"/>
        <w:jc w:val="left"/>
        <w:rPr>
          <w:sz w:val="20"/>
        </w:rPr>
      </w:pPr>
      <w:r>
        <w:rPr>
          <w:noProof/>
          <w:sz w:val="20"/>
        </w:rPr>
        <w:drawing>
          <wp:anchor distT="0" distB="0" distL="0" distR="0" simplePos="0" relativeHeight="251667456" behindDoc="1" locked="0" layoutInCell="1" allowOverlap="1" wp14:anchorId="1821D1AB" wp14:editId="7BF55EBB">
            <wp:simplePos x="0" y="0"/>
            <wp:positionH relativeFrom="page">
              <wp:posOffset>1993247</wp:posOffset>
            </wp:positionH>
            <wp:positionV relativeFrom="paragraph">
              <wp:posOffset>165659</wp:posOffset>
            </wp:positionV>
            <wp:extent cx="3574174" cy="34632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574174" cy="3463290"/>
                    </a:xfrm>
                    <a:prstGeom prst="rect">
                      <a:avLst/>
                    </a:prstGeom>
                  </pic:spPr>
                </pic:pic>
              </a:graphicData>
            </a:graphic>
            <wp14:sizeRelH relativeFrom="margin">
              <wp14:pctWidth>0</wp14:pctWidth>
            </wp14:sizeRelH>
          </wp:anchor>
        </w:drawing>
      </w:r>
    </w:p>
    <w:p w14:paraId="11DFBF6C" w14:textId="2D6FA334" w:rsidR="00270DCA" w:rsidRDefault="00000000" w:rsidP="00270DCA">
      <w:pPr>
        <w:spacing w:before="237" w:line="307" w:lineRule="auto"/>
        <w:ind w:left="1044" w:hanging="896"/>
      </w:pPr>
      <w:bookmarkStart w:id="8" w:name="_bookmark8"/>
      <w:bookmarkEnd w:id="8"/>
      <w:r w:rsidRPr="00270DCA">
        <w:rPr>
          <w:sz w:val="24"/>
          <w:szCs w:val="24"/>
        </w:rPr>
        <w:lastRenderedPageBreak/>
        <w:t>Fig</w:t>
      </w:r>
      <w:r w:rsidR="00E4231E">
        <w:rPr>
          <w:sz w:val="24"/>
          <w:szCs w:val="24"/>
        </w:rPr>
        <w:t>ure</w:t>
      </w:r>
      <w:r w:rsidRPr="00270DCA">
        <w:rPr>
          <w:sz w:val="24"/>
          <w:szCs w:val="24"/>
        </w:rPr>
        <w:t>.</w:t>
      </w:r>
      <w:r w:rsidRPr="00270DCA">
        <w:rPr>
          <w:spacing w:val="-4"/>
          <w:sz w:val="24"/>
          <w:szCs w:val="24"/>
        </w:rPr>
        <w:t xml:space="preserve"> </w:t>
      </w:r>
      <w:r w:rsidRPr="00270DCA">
        <w:rPr>
          <w:sz w:val="24"/>
          <w:szCs w:val="24"/>
        </w:rPr>
        <w:t>1.</w:t>
      </w:r>
      <w:r w:rsidRPr="00270DCA">
        <w:rPr>
          <w:spacing w:val="-4"/>
          <w:sz w:val="24"/>
          <w:szCs w:val="24"/>
        </w:rPr>
        <w:t xml:space="preserve"> </w:t>
      </w:r>
      <w:r w:rsidRPr="00270DCA">
        <w:rPr>
          <w:sz w:val="24"/>
          <w:szCs w:val="24"/>
        </w:rPr>
        <w:t>–</w:t>
      </w:r>
      <w:r w:rsidRPr="00270DCA">
        <w:rPr>
          <w:spacing w:val="-4"/>
          <w:sz w:val="24"/>
          <w:szCs w:val="24"/>
        </w:rPr>
        <w:t xml:space="preserve"> </w:t>
      </w:r>
      <w:r w:rsidRPr="00270DCA">
        <w:rPr>
          <w:sz w:val="24"/>
          <w:szCs w:val="24"/>
        </w:rPr>
        <w:t>Évolution</w:t>
      </w:r>
      <w:r w:rsidRPr="00270DCA">
        <w:rPr>
          <w:spacing w:val="-3"/>
          <w:sz w:val="24"/>
          <w:szCs w:val="24"/>
        </w:rPr>
        <w:t xml:space="preserve"> </w:t>
      </w:r>
      <w:r w:rsidRPr="00270DCA">
        <w:rPr>
          <w:sz w:val="24"/>
          <w:szCs w:val="24"/>
        </w:rPr>
        <w:t>de</w:t>
      </w:r>
      <w:r w:rsidRPr="00270DCA">
        <w:rPr>
          <w:spacing w:val="-3"/>
          <w:sz w:val="24"/>
          <w:szCs w:val="24"/>
        </w:rPr>
        <w:t xml:space="preserve"> </w:t>
      </w:r>
      <w:r w:rsidRPr="00270DCA">
        <w:rPr>
          <w:sz w:val="24"/>
          <w:szCs w:val="24"/>
        </w:rPr>
        <w:t>l’indice</w:t>
      </w:r>
      <w:r w:rsidRPr="00270DCA">
        <w:rPr>
          <w:spacing w:val="-3"/>
          <w:sz w:val="24"/>
          <w:szCs w:val="24"/>
        </w:rPr>
        <w:t xml:space="preserve"> </w:t>
      </w:r>
      <w:r w:rsidRPr="00270DCA">
        <w:rPr>
          <w:sz w:val="24"/>
          <w:szCs w:val="24"/>
        </w:rPr>
        <w:t>des</w:t>
      </w:r>
      <w:r w:rsidRPr="00270DCA">
        <w:rPr>
          <w:spacing w:val="-3"/>
          <w:sz w:val="24"/>
          <w:szCs w:val="24"/>
        </w:rPr>
        <w:t xml:space="preserve"> </w:t>
      </w:r>
      <w:r w:rsidRPr="00270DCA">
        <w:rPr>
          <w:sz w:val="24"/>
          <w:szCs w:val="24"/>
        </w:rPr>
        <w:t>primes</w:t>
      </w:r>
      <w:r w:rsidRPr="00270DCA">
        <w:rPr>
          <w:spacing w:val="-3"/>
          <w:sz w:val="24"/>
          <w:szCs w:val="24"/>
        </w:rPr>
        <w:t xml:space="preserve"> </w:t>
      </w:r>
      <w:r w:rsidRPr="00270DCA">
        <w:rPr>
          <w:sz w:val="24"/>
          <w:szCs w:val="24"/>
        </w:rPr>
        <w:t>d’assurance-maladie</w:t>
      </w:r>
      <w:r w:rsidRPr="00270DCA">
        <w:rPr>
          <w:spacing w:val="-3"/>
          <w:sz w:val="24"/>
          <w:szCs w:val="24"/>
        </w:rPr>
        <w:t xml:space="preserve"> </w:t>
      </w:r>
      <w:r w:rsidRPr="00270DCA">
        <w:rPr>
          <w:sz w:val="24"/>
          <w:szCs w:val="24"/>
        </w:rPr>
        <w:t>(IPAM)</w:t>
      </w:r>
      <w:r w:rsidRPr="00270DCA">
        <w:rPr>
          <w:spacing w:val="-3"/>
          <w:sz w:val="24"/>
          <w:szCs w:val="24"/>
        </w:rPr>
        <w:t xml:space="preserve"> </w:t>
      </w:r>
      <w:r w:rsidRPr="00270DCA">
        <w:rPr>
          <w:sz w:val="24"/>
          <w:szCs w:val="24"/>
        </w:rPr>
        <w:t>en</w:t>
      </w:r>
      <w:r w:rsidRPr="00270DCA">
        <w:rPr>
          <w:spacing w:val="-3"/>
          <w:sz w:val="24"/>
          <w:szCs w:val="24"/>
        </w:rPr>
        <w:t xml:space="preserve"> </w:t>
      </w:r>
      <w:r w:rsidRPr="00270DCA">
        <w:rPr>
          <w:sz w:val="24"/>
          <w:szCs w:val="24"/>
        </w:rPr>
        <w:t>Suisse</w:t>
      </w:r>
      <w:r w:rsidRPr="00270DCA">
        <w:rPr>
          <w:spacing w:val="-3"/>
          <w:sz w:val="24"/>
          <w:szCs w:val="24"/>
        </w:rPr>
        <w:t xml:space="preserve"> </w:t>
      </w:r>
      <w:r w:rsidRPr="00270DCA">
        <w:rPr>
          <w:sz w:val="24"/>
          <w:szCs w:val="24"/>
        </w:rPr>
        <w:t>de</w:t>
      </w:r>
      <w:r w:rsidRPr="00270DCA">
        <w:rPr>
          <w:spacing w:val="-3"/>
          <w:sz w:val="24"/>
          <w:szCs w:val="24"/>
        </w:rPr>
        <w:t xml:space="preserve"> </w:t>
      </w:r>
      <w:r w:rsidRPr="00270DCA">
        <w:rPr>
          <w:sz w:val="24"/>
          <w:szCs w:val="24"/>
        </w:rPr>
        <w:t>1999</w:t>
      </w:r>
      <w:r w:rsidRPr="00270DCA">
        <w:rPr>
          <w:spacing w:val="-3"/>
          <w:sz w:val="24"/>
          <w:szCs w:val="24"/>
        </w:rPr>
        <w:t xml:space="preserve"> </w:t>
      </w:r>
      <w:r w:rsidRPr="00270DCA">
        <w:rPr>
          <w:sz w:val="24"/>
          <w:szCs w:val="24"/>
        </w:rPr>
        <w:t>à</w:t>
      </w:r>
      <w:r w:rsidRPr="00270DCA">
        <w:rPr>
          <w:spacing w:val="-3"/>
          <w:sz w:val="24"/>
          <w:szCs w:val="24"/>
        </w:rPr>
        <w:t xml:space="preserve"> </w:t>
      </w:r>
      <w:r w:rsidRPr="00270DCA">
        <w:rPr>
          <w:sz w:val="24"/>
          <w:szCs w:val="24"/>
        </w:rPr>
        <w:t>2025,</w:t>
      </w:r>
      <w:r w:rsidRPr="00270DCA">
        <w:rPr>
          <w:spacing w:val="-3"/>
          <w:sz w:val="24"/>
          <w:szCs w:val="24"/>
        </w:rPr>
        <w:t xml:space="preserve"> </w:t>
      </w:r>
      <w:r w:rsidRPr="00270DCA">
        <w:rPr>
          <w:sz w:val="24"/>
          <w:szCs w:val="24"/>
        </w:rPr>
        <w:t>en</w:t>
      </w:r>
      <w:r w:rsidRPr="00270DCA">
        <w:rPr>
          <w:spacing w:val="-3"/>
          <w:sz w:val="24"/>
          <w:szCs w:val="24"/>
        </w:rPr>
        <w:t xml:space="preserve"> </w:t>
      </w:r>
      <w:r w:rsidRPr="00270DCA">
        <w:rPr>
          <w:sz w:val="24"/>
          <w:szCs w:val="24"/>
        </w:rPr>
        <w:t>comparaison</w:t>
      </w:r>
      <w:r w:rsidRPr="00270DCA">
        <w:rPr>
          <w:spacing w:val="-3"/>
          <w:sz w:val="24"/>
          <w:szCs w:val="24"/>
        </w:rPr>
        <w:t xml:space="preserve"> </w:t>
      </w:r>
      <w:r w:rsidRPr="00270DCA">
        <w:rPr>
          <w:sz w:val="24"/>
          <w:szCs w:val="24"/>
        </w:rPr>
        <w:t>avec</w:t>
      </w:r>
      <w:r w:rsidRPr="00270DCA">
        <w:rPr>
          <w:spacing w:val="-3"/>
          <w:sz w:val="24"/>
          <w:szCs w:val="24"/>
        </w:rPr>
        <w:t xml:space="preserve"> </w:t>
      </w:r>
      <w:r w:rsidRPr="00270DCA">
        <w:rPr>
          <w:sz w:val="24"/>
          <w:szCs w:val="24"/>
        </w:rPr>
        <w:t>l’évolution</w:t>
      </w:r>
      <w:r w:rsidRPr="00270DCA">
        <w:rPr>
          <w:spacing w:val="-3"/>
          <w:sz w:val="24"/>
          <w:szCs w:val="24"/>
        </w:rPr>
        <w:t xml:space="preserve"> </w:t>
      </w:r>
      <w:r w:rsidRPr="00270DCA">
        <w:rPr>
          <w:sz w:val="24"/>
          <w:szCs w:val="24"/>
        </w:rPr>
        <w:t>des</w:t>
      </w:r>
      <w:r w:rsidRPr="00270DCA">
        <w:rPr>
          <w:spacing w:val="-3"/>
          <w:sz w:val="24"/>
          <w:szCs w:val="24"/>
        </w:rPr>
        <w:t xml:space="preserve"> </w:t>
      </w:r>
      <w:r w:rsidRPr="00270DCA">
        <w:rPr>
          <w:sz w:val="24"/>
          <w:szCs w:val="24"/>
        </w:rPr>
        <w:t>coûts</w:t>
      </w:r>
      <w:r w:rsidRPr="00270DCA">
        <w:rPr>
          <w:spacing w:val="-3"/>
          <w:sz w:val="24"/>
          <w:szCs w:val="24"/>
        </w:rPr>
        <w:t xml:space="preserve"> </w:t>
      </w:r>
      <w:r w:rsidRPr="00270DCA">
        <w:rPr>
          <w:sz w:val="24"/>
          <w:szCs w:val="24"/>
        </w:rPr>
        <w:t>de</w:t>
      </w:r>
      <w:r w:rsidRPr="00270DCA">
        <w:rPr>
          <w:spacing w:val="-3"/>
          <w:sz w:val="24"/>
          <w:szCs w:val="24"/>
        </w:rPr>
        <w:t xml:space="preserve"> </w:t>
      </w:r>
      <w:r w:rsidRPr="00270DCA">
        <w:rPr>
          <w:sz w:val="24"/>
          <w:szCs w:val="24"/>
        </w:rPr>
        <w:t>la</w:t>
      </w:r>
      <w:r w:rsidRPr="00270DCA">
        <w:rPr>
          <w:spacing w:val="-3"/>
          <w:sz w:val="24"/>
          <w:szCs w:val="24"/>
        </w:rPr>
        <w:t xml:space="preserve"> </w:t>
      </w:r>
      <w:r w:rsidRPr="00270DCA">
        <w:rPr>
          <w:sz w:val="24"/>
          <w:szCs w:val="24"/>
        </w:rPr>
        <w:t>santé</w:t>
      </w:r>
      <w:r w:rsidRPr="00270DCA">
        <w:rPr>
          <w:spacing w:val="-3"/>
          <w:sz w:val="24"/>
          <w:szCs w:val="24"/>
        </w:rPr>
        <w:t xml:space="preserve"> </w:t>
      </w:r>
      <w:r w:rsidRPr="00270DCA">
        <w:rPr>
          <w:sz w:val="24"/>
          <w:szCs w:val="24"/>
        </w:rPr>
        <w:t>par</w:t>
      </w:r>
      <w:r w:rsidRPr="00270DCA">
        <w:rPr>
          <w:spacing w:val="40"/>
          <w:sz w:val="24"/>
          <w:szCs w:val="24"/>
        </w:rPr>
        <w:t xml:space="preserve"> </w:t>
      </w:r>
      <w:r w:rsidRPr="00270DCA">
        <w:rPr>
          <w:sz w:val="24"/>
          <w:szCs w:val="24"/>
        </w:rPr>
        <w:t xml:space="preserve">habitants, du PIB réel (indice en chaine, référence 2020), et des indices de salaires nominaux et réels. </w:t>
      </w:r>
      <w:r w:rsidR="0071627E" w:rsidRPr="00270DCA">
        <w:rPr>
          <w:sz w:val="24"/>
          <w:szCs w:val="24"/>
        </w:rPr>
        <w:t>Sources :</w:t>
      </w:r>
      <w:r w:rsidRPr="00270DCA">
        <w:rPr>
          <w:sz w:val="24"/>
          <w:szCs w:val="24"/>
        </w:rPr>
        <w:t xml:space="preserve"> OFS, OFSP, SEC</w:t>
      </w:r>
      <w:r w:rsidR="00270DCA">
        <w:rPr>
          <w:sz w:val="24"/>
          <w:szCs w:val="24"/>
        </w:rPr>
        <w:t>O</w:t>
      </w:r>
    </w:p>
    <w:p w14:paraId="4FBF52BF" w14:textId="47ECF392" w:rsidR="008725D2" w:rsidRDefault="00270DCA" w:rsidP="00270DCA">
      <w:pPr>
        <w:pStyle w:val="Corpsdetexte"/>
        <w:spacing w:before="133" w:line="283" w:lineRule="auto"/>
        <w:ind w:left="0" w:right="95"/>
      </w:pPr>
      <w:r>
        <w:t xml:space="preserve">L’augmentation des coûts de la santé est souvent </w:t>
      </w:r>
      <w:r w:rsidR="0072031D">
        <w:t>mentionnée</w:t>
      </w:r>
      <w:r>
        <w:t xml:space="preserve"> comme le principal facteur explicatif</w:t>
      </w:r>
      <w:r>
        <w:rPr>
          <w:spacing w:val="-6"/>
        </w:rPr>
        <w:t xml:space="preserve"> </w:t>
      </w:r>
      <w:r>
        <w:t>derrière</w:t>
      </w:r>
      <w:r>
        <w:rPr>
          <w:spacing w:val="-6"/>
        </w:rPr>
        <w:t xml:space="preserve"> </w:t>
      </w:r>
      <w:r>
        <w:t>l’augmentation</w:t>
      </w:r>
      <w:r>
        <w:rPr>
          <w:spacing w:val="-6"/>
        </w:rPr>
        <w:t xml:space="preserve"> </w:t>
      </w:r>
      <w:r>
        <w:t>des</w:t>
      </w:r>
      <w:r>
        <w:rPr>
          <w:spacing w:val="-6"/>
        </w:rPr>
        <w:t xml:space="preserve"> </w:t>
      </w:r>
      <w:r>
        <w:t>primes.</w:t>
      </w:r>
      <w:r w:rsidR="00AE519C">
        <w:t xml:space="preserve"> Certaines contributions ont cependant tenté de souligner d’autres facteurs</w:t>
      </w:r>
      <w:r>
        <w:t>.</w:t>
      </w:r>
      <w:r w:rsidR="00AE519C">
        <w:t xml:space="preserve"> Par exemple,</w:t>
      </w:r>
      <w:r>
        <w:t xml:space="preserve"> </w:t>
      </w:r>
      <w:r w:rsidR="00AE519C">
        <w:t xml:space="preserve">le </w:t>
      </w:r>
      <w:r>
        <w:t xml:space="preserve">découplage </w:t>
      </w:r>
      <w:r w:rsidR="00AE519C">
        <w:t xml:space="preserve">visible dans la figure 1 </w:t>
      </w:r>
      <w:r>
        <w:t>entre primes et coûts de la santé avait retenu l’attention de l’organisation professionnelle des médecins</w:t>
      </w:r>
      <w:r>
        <w:rPr>
          <w:spacing w:val="-5"/>
        </w:rPr>
        <w:t xml:space="preserve"> </w:t>
      </w:r>
      <w:r>
        <w:t>suisses (FMH) qui, en 2022, avait publié une note déplorant le «</w:t>
      </w:r>
      <w:r w:rsidR="00B7170A">
        <w:t xml:space="preserve"> </w:t>
      </w:r>
      <w:r>
        <w:t>procédé particulièrement discutable</w:t>
      </w:r>
      <w:r w:rsidR="00B7170A">
        <w:rPr>
          <w:spacing w:val="-15"/>
        </w:rPr>
        <w:t xml:space="preserve"> </w:t>
      </w:r>
      <w:r>
        <w:t>» d’associer l’évolution des primes à celle des coûts de la santé. De leur point</w:t>
      </w:r>
      <w:r>
        <w:rPr>
          <w:spacing w:val="30"/>
        </w:rPr>
        <w:t xml:space="preserve"> </w:t>
      </w:r>
      <w:r>
        <w:t>de</w:t>
      </w:r>
      <w:r>
        <w:rPr>
          <w:spacing w:val="30"/>
        </w:rPr>
        <w:t xml:space="preserve"> </w:t>
      </w:r>
      <w:r>
        <w:t>vue,</w:t>
      </w:r>
      <w:r>
        <w:rPr>
          <w:spacing w:val="30"/>
        </w:rPr>
        <w:t xml:space="preserve"> </w:t>
      </w:r>
      <w:r>
        <w:t>un</w:t>
      </w:r>
      <w:r>
        <w:rPr>
          <w:spacing w:val="30"/>
        </w:rPr>
        <w:t xml:space="preserve"> </w:t>
      </w:r>
      <w:r>
        <w:t>facteur</w:t>
      </w:r>
      <w:r>
        <w:rPr>
          <w:spacing w:val="30"/>
        </w:rPr>
        <w:t xml:space="preserve"> </w:t>
      </w:r>
      <w:r>
        <w:t>important</w:t>
      </w:r>
      <w:r>
        <w:rPr>
          <w:spacing w:val="30"/>
        </w:rPr>
        <w:t xml:space="preserve"> </w:t>
      </w:r>
      <w:r>
        <w:t>derrière</w:t>
      </w:r>
      <w:r>
        <w:rPr>
          <w:spacing w:val="30"/>
        </w:rPr>
        <w:t xml:space="preserve"> </w:t>
      </w:r>
      <w:r>
        <w:t>l’augmentation</w:t>
      </w:r>
      <w:r>
        <w:rPr>
          <w:spacing w:val="30"/>
        </w:rPr>
        <w:t xml:space="preserve"> </w:t>
      </w:r>
      <w:r>
        <w:t>des</w:t>
      </w:r>
      <w:r>
        <w:rPr>
          <w:spacing w:val="30"/>
        </w:rPr>
        <w:t xml:space="preserve"> </w:t>
      </w:r>
      <w:r>
        <w:t>primes</w:t>
      </w:r>
      <w:r>
        <w:rPr>
          <w:spacing w:val="30"/>
        </w:rPr>
        <w:t xml:space="preserve"> </w:t>
      </w:r>
      <w:r>
        <w:t>est</w:t>
      </w:r>
      <w:r>
        <w:rPr>
          <w:spacing w:val="30"/>
        </w:rPr>
        <w:t xml:space="preserve"> </w:t>
      </w:r>
      <w:r>
        <w:t>la</w:t>
      </w:r>
      <w:r>
        <w:rPr>
          <w:spacing w:val="30"/>
        </w:rPr>
        <w:t xml:space="preserve"> </w:t>
      </w:r>
      <w:r>
        <w:t>part</w:t>
      </w:r>
      <w:r>
        <w:rPr>
          <w:spacing w:val="30"/>
        </w:rPr>
        <w:t xml:space="preserve"> </w:t>
      </w:r>
      <w:r>
        <w:t>croissante du</w:t>
      </w:r>
      <w:r>
        <w:rPr>
          <w:spacing w:val="-1"/>
        </w:rPr>
        <w:t xml:space="preserve"> </w:t>
      </w:r>
      <w:r>
        <w:t>financement du système de santé supportée par les primes</w:t>
      </w:r>
      <w:r w:rsidR="00AC53D0">
        <w:t xml:space="preserve"> </w:t>
      </w:r>
      <w:r w:rsidR="00AC53D0">
        <w:fldChar w:fldCharType="begin"/>
      </w:r>
      <w:r w:rsidR="00E568D0">
        <w:instrText xml:space="preserve"> ADDIN ZOTERO_ITEM CSL_CITATION {"citationID":"2iZSNB3v","properties":{"formattedCitation":"(Wille et Gilli 2022)","plainCitation":"(Wille et Gilli 2022)","dontUpdate":true,"noteIndex":0},"citationItems":[{"id":5668,"uris":["http://zotero.org/groups/6347865/items/X65HTREX"],"itemData":{"id":5668,"type":"article-journal","citation-key":"willePrimesAugmententQue2022","container-title":"Bulletin des médecins suisses","issue":"21-22","page":"702-704","title":"Les primes augmentent plus que les coûts","volume":"103","author":[{"family":"Wille","given":"Nora"},{"family":"Gilli","given":"Yvonne"}],"issued":{"date-parts":[["2022"]]}}}],"schema":"https://github.com/citation-style-language/schema/raw/master/csl-citation.json"} </w:instrText>
      </w:r>
      <w:r w:rsidR="00AC53D0">
        <w:fldChar w:fldCharType="separate"/>
      </w:r>
      <w:r w:rsidR="00AC53D0" w:rsidRPr="00AC53D0">
        <w:t xml:space="preserve">(Wille </w:t>
      </w:r>
      <w:r w:rsidR="00AC53D0">
        <w:t>&amp;</w:t>
      </w:r>
      <w:r w:rsidR="00AC53D0" w:rsidRPr="00AC53D0">
        <w:t xml:space="preserve"> Gilli</w:t>
      </w:r>
      <w:r w:rsidR="00AC53D0">
        <w:t>,</w:t>
      </w:r>
      <w:r w:rsidR="00AC53D0" w:rsidRPr="00AC53D0">
        <w:t xml:space="preserve"> 2022</w:t>
      </w:r>
      <w:r w:rsidR="00AC53D0">
        <w:t>, p.703-704</w:t>
      </w:r>
      <w:r w:rsidR="00AC53D0" w:rsidRPr="00AC53D0">
        <w:t>)</w:t>
      </w:r>
      <w:r w:rsidR="00AC53D0">
        <w:fldChar w:fldCharType="end"/>
      </w:r>
      <w:r>
        <w:rPr>
          <w:spacing w:val="-2"/>
        </w:rPr>
        <w:t>.</w:t>
      </w:r>
    </w:p>
    <w:p w14:paraId="79D65248" w14:textId="77777777" w:rsidR="008725D2" w:rsidRDefault="00000000">
      <w:pPr>
        <w:pStyle w:val="Corpsdetexte"/>
        <w:spacing w:before="12"/>
        <w:ind w:left="0"/>
        <w:jc w:val="left"/>
        <w:rPr>
          <w:sz w:val="20"/>
        </w:rPr>
      </w:pPr>
      <w:r>
        <w:rPr>
          <w:noProof/>
          <w:sz w:val="20"/>
        </w:rPr>
        <w:drawing>
          <wp:anchor distT="0" distB="0" distL="0" distR="0" simplePos="0" relativeHeight="251668480" behindDoc="1" locked="0" layoutInCell="1" allowOverlap="1" wp14:anchorId="042A3D81" wp14:editId="63862F77">
            <wp:simplePos x="0" y="0"/>
            <wp:positionH relativeFrom="page">
              <wp:posOffset>2096928</wp:posOffset>
            </wp:positionH>
            <wp:positionV relativeFrom="paragraph">
              <wp:posOffset>169149</wp:posOffset>
            </wp:positionV>
            <wp:extent cx="3433540" cy="34221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433540" cy="3422141"/>
                    </a:xfrm>
                    <a:prstGeom prst="rect">
                      <a:avLst/>
                    </a:prstGeom>
                  </pic:spPr>
                </pic:pic>
              </a:graphicData>
            </a:graphic>
          </wp:anchor>
        </w:drawing>
      </w:r>
    </w:p>
    <w:p w14:paraId="2E1F9FC0" w14:textId="77777777" w:rsidR="008725D2" w:rsidRPr="00270DCA" w:rsidRDefault="008725D2">
      <w:pPr>
        <w:pStyle w:val="Corpsdetexte"/>
        <w:spacing w:before="20"/>
        <w:ind w:left="0"/>
        <w:jc w:val="left"/>
      </w:pPr>
    </w:p>
    <w:p w14:paraId="0E404B84" w14:textId="4A7BED8D" w:rsidR="008725D2" w:rsidRPr="00270DCA" w:rsidRDefault="00000000">
      <w:pPr>
        <w:ind w:left="28"/>
        <w:jc w:val="center"/>
        <w:rPr>
          <w:sz w:val="24"/>
          <w:szCs w:val="24"/>
        </w:rPr>
      </w:pPr>
      <w:bookmarkStart w:id="9" w:name="_bookmark9"/>
      <w:bookmarkEnd w:id="9"/>
      <w:r w:rsidRPr="00270DCA">
        <w:rPr>
          <w:sz w:val="24"/>
          <w:szCs w:val="24"/>
        </w:rPr>
        <w:t>Fig</w:t>
      </w:r>
      <w:r w:rsidR="00E4231E">
        <w:rPr>
          <w:sz w:val="24"/>
          <w:szCs w:val="24"/>
        </w:rPr>
        <w:t>ure</w:t>
      </w:r>
      <w:r w:rsidRPr="00270DCA">
        <w:rPr>
          <w:spacing w:val="-6"/>
          <w:sz w:val="24"/>
          <w:szCs w:val="24"/>
        </w:rPr>
        <w:t xml:space="preserve"> </w:t>
      </w:r>
      <w:r w:rsidRPr="00270DCA">
        <w:rPr>
          <w:sz w:val="24"/>
          <w:szCs w:val="24"/>
        </w:rPr>
        <w:t>2.</w:t>
      </w:r>
      <w:r w:rsidRPr="00270DCA">
        <w:rPr>
          <w:spacing w:val="-5"/>
          <w:sz w:val="24"/>
          <w:szCs w:val="24"/>
        </w:rPr>
        <w:t xml:space="preserve"> </w:t>
      </w:r>
      <w:r w:rsidRPr="00270DCA">
        <w:rPr>
          <w:sz w:val="24"/>
          <w:szCs w:val="24"/>
        </w:rPr>
        <w:t>–</w:t>
      </w:r>
      <w:r w:rsidRPr="00270DCA">
        <w:rPr>
          <w:spacing w:val="-5"/>
          <w:sz w:val="24"/>
          <w:szCs w:val="24"/>
        </w:rPr>
        <w:t xml:space="preserve"> </w:t>
      </w:r>
      <w:r w:rsidRPr="00270DCA">
        <w:rPr>
          <w:sz w:val="24"/>
          <w:szCs w:val="24"/>
        </w:rPr>
        <w:t>Financement</w:t>
      </w:r>
      <w:r w:rsidRPr="00270DCA">
        <w:rPr>
          <w:spacing w:val="-4"/>
          <w:sz w:val="24"/>
          <w:szCs w:val="24"/>
        </w:rPr>
        <w:t xml:space="preserve"> </w:t>
      </w:r>
      <w:r w:rsidRPr="00270DCA">
        <w:rPr>
          <w:sz w:val="24"/>
          <w:szCs w:val="24"/>
        </w:rPr>
        <w:t>du</w:t>
      </w:r>
      <w:r w:rsidRPr="00270DCA">
        <w:rPr>
          <w:spacing w:val="-3"/>
          <w:sz w:val="24"/>
          <w:szCs w:val="24"/>
        </w:rPr>
        <w:t xml:space="preserve"> </w:t>
      </w:r>
      <w:r w:rsidRPr="00270DCA">
        <w:rPr>
          <w:sz w:val="24"/>
          <w:szCs w:val="24"/>
        </w:rPr>
        <w:t>système</w:t>
      </w:r>
      <w:r w:rsidRPr="00270DCA">
        <w:rPr>
          <w:spacing w:val="-4"/>
          <w:sz w:val="24"/>
          <w:szCs w:val="24"/>
        </w:rPr>
        <w:t xml:space="preserve"> </w:t>
      </w:r>
      <w:r w:rsidRPr="00270DCA">
        <w:rPr>
          <w:sz w:val="24"/>
          <w:szCs w:val="24"/>
        </w:rPr>
        <w:t>de</w:t>
      </w:r>
      <w:r w:rsidRPr="00270DCA">
        <w:rPr>
          <w:spacing w:val="-4"/>
          <w:sz w:val="24"/>
          <w:szCs w:val="24"/>
        </w:rPr>
        <w:t xml:space="preserve"> </w:t>
      </w:r>
      <w:r w:rsidRPr="00270DCA">
        <w:rPr>
          <w:sz w:val="24"/>
          <w:szCs w:val="24"/>
        </w:rPr>
        <w:t>santé</w:t>
      </w:r>
      <w:r w:rsidRPr="00270DCA">
        <w:rPr>
          <w:spacing w:val="-3"/>
          <w:sz w:val="24"/>
          <w:szCs w:val="24"/>
        </w:rPr>
        <w:t xml:space="preserve"> </w:t>
      </w:r>
      <w:r w:rsidRPr="00270DCA">
        <w:rPr>
          <w:sz w:val="24"/>
          <w:szCs w:val="24"/>
        </w:rPr>
        <w:t>en</w:t>
      </w:r>
      <w:r w:rsidRPr="00270DCA">
        <w:rPr>
          <w:spacing w:val="-4"/>
          <w:sz w:val="24"/>
          <w:szCs w:val="24"/>
        </w:rPr>
        <w:t xml:space="preserve"> </w:t>
      </w:r>
      <w:r w:rsidRPr="00270DCA">
        <w:rPr>
          <w:sz w:val="24"/>
          <w:szCs w:val="24"/>
        </w:rPr>
        <w:t>Suisse</w:t>
      </w:r>
      <w:r w:rsidRPr="00270DCA">
        <w:rPr>
          <w:spacing w:val="-3"/>
          <w:sz w:val="24"/>
          <w:szCs w:val="24"/>
        </w:rPr>
        <w:t xml:space="preserve"> </w:t>
      </w:r>
      <w:r w:rsidRPr="00270DCA">
        <w:rPr>
          <w:sz w:val="24"/>
          <w:szCs w:val="24"/>
        </w:rPr>
        <w:t>selon</w:t>
      </w:r>
      <w:r w:rsidRPr="00270DCA">
        <w:rPr>
          <w:spacing w:val="-4"/>
          <w:sz w:val="24"/>
          <w:szCs w:val="24"/>
        </w:rPr>
        <w:t xml:space="preserve"> </w:t>
      </w:r>
      <w:r w:rsidRPr="00270DCA">
        <w:rPr>
          <w:sz w:val="24"/>
          <w:szCs w:val="24"/>
        </w:rPr>
        <w:t>la</w:t>
      </w:r>
      <w:r w:rsidRPr="00270DCA">
        <w:rPr>
          <w:spacing w:val="-3"/>
          <w:sz w:val="24"/>
          <w:szCs w:val="24"/>
        </w:rPr>
        <w:t xml:space="preserve"> </w:t>
      </w:r>
      <w:r w:rsidRPr="00270DCA">
        <w:rPr>
          <w:sz w:val="24"/>
          <w:szCs w:val="24"/>
        </w:rPr>
        <w:t>source:</w:t>
      </w:r>
      <w:r w:rsidRPr="00270DCA">
        <w:rPr>
          <w:spacing w:val="-4"/>
          <w:sz w:val="24"/>
          <w:szCs w:val="24"/>
        </w:rPr>
        <w:t xml:space="preserve"> </w:t>
      </w:r>
      <w:r w:rsidRPr="00270DCA">
        <w:rPr>
          <w:sz w:val="24"/>
          <w:szCs w:val="24"/>
        </w:rPr>
        <w:t>1995-2023.</w:t>
      </w:r>
      <w:r w:rsidRPr="00270DCA">
        <w:rPr>
          <w:spacing w:val="-3"/>
          <w:sz w:val="24"/>
          <w:szCs w:val="24"/>
        </w:rPr>
        <w:t xml:space="preserve"> </w:t>
      </w:r>
      <w:r w:rsidRPr="00270DCA">
        <w:rPr>
          <w:sz w:val="24"/>
          <w:szCs w:val="24"/>
        </w:rPr>
        <w:t>Source:</w:t>
      </w:r>
      <w:r w:rsidRPr="00270DCA">
        <w:rPr>
          <w:spacing w:val="-4"/>
          <w:sz w:val="24"/>
          <w:szCs w:val="24"/>
        </w:rPr>
        <w:t xml:space="preserve"> OFS.</w:t>
      </w:r>
    </w:p>
    <w:p w14:paraId="539DB45C" w14:textId="77777777" w:rsidR="008725D2" w:rsidRDefault="008725D2">
      <w:pPr>
        <w:pStyle w:val="Corpsdetexte"/>
        <w:spacing w:before="58"/>
        <w:ind w:left="0"/>
        <w:jc w:val="left"/>
        <w:rPr>
          <w:sz w:val="16"/>
        </w:rPr>
      </w:pPr>
    </w:p>
    <w:p w14:paraId="641D0A1B" w14:textId="705ADB02" w:rsidR="008725D2" w:rsidRDefault="00000000" w:rsidP="00F979B2">
      <w:pPr>
        <w:pStyle w:val="Corpsdetexte"/>
        <w:spacing w:before="0" w:line="283" w:lineRule="auto"/>
        <w:ind w:left="0" w:right="95"/>
      </w:pPr>
      <w:r>
        <w:t>Comme le montre la</w:t>
      </w:r>
      <w:r w:rsidR="00E6437A">
        <w:t xml:space="preserve"> figure 2</w:t>
      </w:r>
      <w:r>
        <w:t>, le financement du système de santé est en très grande partie supportée par les ménages à travers le paiement des primes de l’assurance-maladie obligatoire, la participation directe aux frais (paiements «</w:t>
      </w:r>
      <w:r>
        <w:rPr>
          <w:spacing w:val="-15"/>
        </w:rPr>
        <w:t xml:space="preserve"> </w:t>
      </w:r>
      <w:r>
        <w:t>out-of-</w:t>
      </w:r>
      <w:proofErr w:type="spellStart"/>
      <w:r>
        <w:t>pocket</w:t>
      </w:r>
      <w:proofErr w:type="spellEnd"/>
      <w:r>
        <w:rPr>
          <w:spacing w:val="-15"/>
        </w:rPr>
        <w:t xml:space="preserve"> </w:t>
      </w:r>
      <w:r>
        <w:t xml:space="preserve">») et le paiement de primes pour les </w:t>
      </w:r>
      <w:r w:rsidR="0072031D">
        <w:t>assurances-maladies</w:t>
      </w:r>
      <w:r>
        <w:t xml:space="preserve"> complémentaire. Le reste du financement est supporté par les cantons à travers des aides financières aux ménages à faible revenu pour l’allègement des primes et les paiements directs pour des prestations (financement des hôpitaux publics). Les entreprises ne contribuent en revanche presque pas au financement. En 2023, les primes LAMal</w:t>
      </w:r>
      <w:r>
        <w:rPr>
          <w:spacing w:val="-15"/>
        </w:rPr>
        <w:t xml:space="preserve"> </w:t>
      </w:r>
      <w:r>
        <w:t>représentaient</w:t>
      </w:r>
      <w:r>
        <w:rPr>
          <w:spacing w:val="-15"/>
        </w:rPr>
        <w:t xml:space="preserve"> </w:t>
      </w:r>
      <w:r>
        <w:t>31%</w:t>
      </w:r>
      <w:r>
        <w:rPr>
          <w:spacing w:val="-15"/>
        </w:rPr>
        <w:t xml:space="preserve"> </w:t>
      </w:r>
      <w:r>
        <w:t>du</w:t>
      </w:r>
      <w:r>
        <w:rPr>
          <w:spacing w:val="-15"/>
        </w:rPr>
        <w:t xml:space="preserve"> </w:t>
      </w:r>
      <w:r>
        <w:t>financement</w:t>
      </w:r>
      <w:r>
        <w:rPr>
          <w:spacing w:val="-15"/>
        </w:rPr>
        <w:t xml:space="preserve"> </w:t>
      </w:r>
      <w:r>
        <w:t>total,</w:t>
      </w:r>
      <w:r>
        <w:rPr>
          <w:spacing w:val="-15"/>
        </w:rPr>
        <w:t xml:space="preserve"> </w:t>
      </w:r>
      <w:r>
        <w:t>les</w:t>
      </w:r>
      <w:r>
        <w:rPr>
          <w:spacing w:val="-15"/>
        </w:rPr>
        <w:t xml:space="preserve"> </w:t>
      </w:r>
      <w:r>
        <w:t>paiement</w:t>
      </w:r>
      <w:r>
        <w:rPr>
          <w:spacing w:val="-15"/>
        </w:rPr>
        <w:t xml:space="preserve"> </w:t>
      </w:r>
      <w:r>
        <w:t>out-of-</w:t>
      </w:r>
      <w:proofErr w:type="spellStart"/>
      <w:r>
        <w:t>pocket</w:t>
      </w:r>
      <w:proofErr w:type="spellEnd"/>
      <w:r>
        <w:rPr>
          <w:spacing w:val="-15"/>
        </w:rPr>
        <w:t xml:space="preserve"> </w:t>
      </w:r>
      <w:r>
        <w:t>21,8%</w:t>
      </w:r>
      <w:r>
        <w:rPr>
          <w:spacing w:val="-15"/>
        </w:rPr>
        <w:t xml:space="preserve"> </w:t>
      </w:r>
      <w:r>
        <w:t>et</w:t>
      </w:r>
      <w:r>
        <w:rPr>
          <w:spacing w:val="-15"/>
        </w:rPr>
        <w:t xml:space="preserve"> </w:t>
      </w:r>
      <w:r>
        <w:t>les</w:t>
      </w:r>
      <w:r>
        <w:rPr>
          <w:spacing w:val="-15"/>
        </w:rPr>
        <w:t xml:space="preserve"> </w:t>
      </w:r>
      <w:r>
        <w:t xml:space="preserve">primes LCA (assurance-complémentaire) 7,6% pour un total d’environ 60% à la charge des ménages. Les cantons finançaient 30,5% du total, 19,8% à travers les prestations et 10,7% à travers les </w:t>
      </w:r>
      <w:r>
        <w:rPr>
          <w:spacing w:val="-2"/>
        </w:rPr>
        <w:t>subventions.</w:t>
      </w:r>
    </w:p>
    <w:p w14:paraId="15F79F9E" w14:textId="76BDA513" w:rsidR="008725D2" w:rsidRDefault="00000000" w:rsidP="00F979B2">
      <w:pPr>
        <w:pStyle w:val="Corpsdetexte"/>
        <w:spacing w:line="283" w:lineRule="auto"/>
        <w:ind w:left="0" w:right="95"/>
      </w:pPr>
      <w:r>
        <w:t xml:space="preserve">La part des primes LAMal a, comme souligné par </w:t>
      </w:r>
      <w:hyperlink w:anchor="_bookmark77" w:history="1">
        <w:r w:rsidR="008725D2" w:rsidRPr="00062E6A">
          <w:t xml:space="preserve">Wille </w:t>
        </w:r>
        <w:r w:rsidR="00062E6A" w:rsidRPr="00062E6A">
          <w:t>&amp;</w:t>
        </w:r>
        <w:r w:rsidR="008725D2" w:rsidRPr="00062E6A">
          <w:t xml:space="preserve"> </w:t>
        </w:r>
        <w:r w:rsidR="00EE2A03" w:rsidRPr="00062E6A">
          <w:t>Gilli</w:t>
        </w:r>
        <w:r w:rsidR="008725D2" w:rsidRPr="00062E6A">
          <w:t xml:space="preserve"> (</w:t>
        </w:r>
        <w:r w:rsidR="00EE2A03" w:rsidRPr="00062E6A">
          <w:t>2022</w:t>
        </w:r>
        <w:r w:rsidR="008725D2" w:rsidRPr="00062E6A">
          <w:t>)</w:t>
        </w:r>
      </w:hyperlink>
      <w:r>
        <w:t xml:space="preserve">, effectivement bien </w:t>
      </w:r>
      <w:r>
        <w:lastRenderedPageBreak/>
        <w:t xml:space="preserve">augmenté depuis 1995, lorsqu’elle représentait 22,6% du total. Pour ces derniers, </w:t>
      </w:r>
      <w:r w:rsidR="00270DCA">
        <w:t xml:space="preserve">cette augmentation </w:t>
      </w:r>
      <w:r w:rsidR="0072031D">
        <w:t>s’explique</w:t>
      </w:r>
      <w:r w:rsidR="0072031D">
        <w:rPr>
          <w:spacing w:val="11"/>
        </w:rPr>
        <w:t xml:space="preserve"> </w:t>
      </w:r>
      <w:r w:rsidR="0072031D">
        <w:t>par</w:t>
      </w:r>
      <w:r w:rsidR="0072031D">
        <w:rPr>
          <w:spacing w:val="11"/>
        </w:rPr>
        <w:t xml:space="preserve"> </w:t>
      </w:r>
      <w:r w:rsidR="0072031D">
        <w:t>les</w:t>
      </w:r>
      <w:r w:rsidR="0072031D">
        <w:rPr>
          <w:spacing w:val="11"/>
        </w:rPr>
        <w:t xml:space="preserve"> </w:t>
      </w:r>
      <w:r w:rsidR="0072031D">
        <w:t>différences</w:t>
      </w:r>
      <w:r w:rsidR="0072031D">
        <w:rPr>
          <w:spacing w:val="12"/>
        </w:rPr>
        <w:t xml:space="preserve"> </w:t>
      </w:r>
      <w:r w:rsidR="0072031D">
        <w:t>entre</w:t>
      </w:r>
      <w:r w:rsidR="0072031D">
        <w:rPr>
          <w:spacing w:val="11"/>
        </w:rPr>
        <w:t xml:space="preserve"> </w:t>
      </w:r>
      <w:r w:rsidR="0072031D">
        <w:t>les</w:t>
      </w:r>
      <w:r w:rsidR="0072031D">
        <w:rPr>
          <w:spacing w:val="11"/>
        </w:rPr>
        <w:t xml:space="preserve"> </w:t>
      </w:r>
      <w:r w:rsidR="0072031D">
        <w:t>différentes</w:t>
      </w:r>
      <w:r w:rsidR="0072031D">
        <w:rPr>
          <w:spacing w:val="11"/>
        </w:rPr>
        <w:t xml:space="preserve"> </w:t>
      </w:r>
      <w:r w:rsidR="0072031D">
        <w:t>clés</w:t>
      </w:r>
      <w:r w:rsidR="0072031D">
        <w:rPr>
          <w:spacing w:val="11"/>
        </w:rPr>
        <w:t xml:space="preserve"> </w:t>
      </w:r>
      <w:r w:rsidR="0072031D">
        <w:t>de</w:t>
      </w:r>
      <w:r w:rsidR="0072031D">
        <w:rPr>
          <w:spacing w:val="12"/>
        </w:rPr>
        <w:t xml:space="preserve"> </w:t>
      </w:r>
      <w:r w:rsidR="0072031D">
        <w:t>répartition</w:t>
      </w:r>
      <w:r w:rsidR="0072031D">
        <w:rPr>
          <w:spacing w:val="11"/>
        </w:rPr>
        <w:t xml:space="preserve"> </w:t>
      </w:r>
      <w:r w:rsidR="0072031D">
        <w:t>des finan</w:t>
      </w:r>
      <w:r>
        <w:t>cements des prestations ambulatoires et stationnaires, qui ne sont pas uniformes en Suisse, car les soins ambulatoires (sans hospitalisation) sont financés entièrement par les assurés tandis que</w:t>
      </w:r>
      <w:r>
        <w:rPr>
          <w:spacing w:val="-13"/>
        </w:rPr>
        <w:t xml:space="preserve"> </w:t>
      </w:r>
      <w:r>
        <w:t>les</w:t>
      </w:r>
      <w:r>
        <w:rPr>
          <w:spacing w:val="-13"/>
        </w:rPr>
        <w:t xml:space="preserve"> </w:t>
      </w:r>
      <w:r>
        <w:t>soins</w:t>
      </w:r>
      <w:r>
        <w:rPr>
          <w:spacing w:val="-13"/>
        </w:rPr>
        <w:t xml:space="preserve"> </w:t>
      </w:r>
      <w:r>
        <w:t>hospitaliers</w:t>
      </w:r>
      <w:r>
        <w:rPr>
          <w:spacing w:val="-13"/>
        </w:rPr>
        <w:t xml:space="preserve"> </w:t>
      </w:r>
      <w:r>
        <w:t>sont</w:t>
      </w:r>
      <w:r>
        <w:rPr>
          <w:spacing w:val="-13"/>
        </w:rPr>
        <w:t xml:space="preserve"> </w:t>
      </w:r>
      <w:r>
        <w:t>financés</w:t>
      </w:r>
      <w:r>
        <w:rPr>
          <w:spacing w:val="-13"/>
        </w:rPr>
        <w:t xml:space="preserve"> </w:t>
      </w:r>
      <w:r>
        <w:t>à</w:t>
      </w:r>
      <w:r>
        <w:rPr>
          <w:spacing w:val="-13"/>
        </w:rPr>
        <w:t xml:space="preserve"> </w:t>
      </w:r>
      <w:r>
        <w:t>55%</w:t>
      </w:r>
      <w:r>
        <w:rPr>
          <w:spacing w:val="-13"/>
        </w:rPr>
        <w:t xml:space="preserve"> </w:t>
      </w:r>
      <w:r>
        <w:t>par</w:t>
      </w:r>
      <w:r>
        <w:rPr>
          <w:spacing w:val="-13"/>
        </w:rPr>
        <w:t xml:space="preserve"> </w:t>
      </w:r>
      <w:r>
        <w:t>les</w:t>
      </w:r>
      <w:r>
        <w:rPr>
          <w:spacing w:val="-13"/>
        </w:rPr>
        <w:t xml:space="preserve"> </w:t>
      </w:r>
      <w:r>
        <w:t>cantons</w:t>
      </w:r>
      <w:r>
        <w:rPr>
          <w:spacing w:val="-13"/>
        </w:rPr>
        <w:t xml:space="preserve"> </w:t>
      </w:r>
      <w:r>
        <w:t>et</w:t>
      </w:r>
      <w:r>
        <w:rPr>
          <w:spacing w:val="-13"/>
        </w:rPr>
        <w:t xml:space="preserve"> </w:t>
      </w:r>
      <w:r>
        <w:t>45%</w:t>
      </w:r>
      <w:r>
        <w:rPr>
          <w:spacing w:val="-13"/>
        </w:rPr>
        <w:t xml:space="preserve"> </w:t>
      </w:r>
      <w:r>
        <w:t>par</w:t>
      </w:r>
      <w:r>
        <w:rPr>
          <w:spacing w:val="-13"/>
        </w:rPr>
        <w:t xml:space="preserve"> </w:t>
      </w:r>
      <w:r>
        <w:t>les</w:t>
      </w:r>
      <w:r>
        <w:rPr>
          <w:spacing w:val="-13"/>
        </w:rPr>
        <w:t xml:space="preserve"> </w:t>
      </w:r>
      <w:bookmarkStart w:id="10" w:name="_bookmark10"/>
      <w:bookmarkEnd w:id="10"/>
      <w:r>
        <w:t>assurés</w:t>
      </w:r>
      <w:hyperlink w:anchor="_bookmark11" w:history="1">
        <w:r w:rsidR="008725D2">
          <w:t>5</w:t>
        </w:r>
      </w:hyperlink>
      <w:r>
        <w:t>.</w:t>
      </w:r>
      <w:r>
        <w:rPr>
          <w:spacing w:val="-13"/>
        </w:rPr>
        <w:t xml:space="preserve"> </w:t>
      </w:r>
      <w:r>
        <w:t>Selon</w:t>
      </w:r>
      <w:r>
        <w:rPr>
          <w:spacing w:val="-13"/>
        </w:rPr>
        <w:t xml:space="preserve"> </w:t>
      </w:r>
      <w:r>
        <w:t>eux, une partie de l’augmentation des primes s’expliquerait donc par l’augmentation croissante de la part des soins ambulatoires au détriment des soins hospitaliers. La note de l’organisation professionnelle</w:t>
      </w:r>
      <w:r>
        <w:rPr>
          <w:spacing w:val="36"/>
        </w:rPr>
        <w:t xml:space="preserve"> </w:t>
      </w:r>
      <w:r>
        <w:t>des</w:t>
      </w:r>
      <w:r>
        <w:rPr>
          <w:spacing w:val="36"/>
        </w:rPr>
        <w:t xml:space="preserve"> </w:t>
      </w:r>
      <w:r>
        <w:t>médecins</w:t>
      </w:r>
      <w:r>
        <w:rPr>
          <w:spacing w:val="36"/>
        </w:rPr>
        <w:t xml:space="preserve"> </w:t>
      </w:r>
      <w:r>
        <w:t>suisses</w:t>
      </w:r>
      <w:r>
        <w:rPr>
          <w:spacing w:val="36"/>
        </w:rPr>
        <w:t xml:space="preserve"> </w:t>
      </w:r>
      <w:r>
        <w:t>en</w:t>
      </w:r>
      <w:r>
        <w:rPr>
          <w:spacing w:val="36"/>
        </w:rPr>
        <w:t xml:space="preserve"> </w:t>
      </w:r>
      <w:r>
        <w:t>tirait</w:t>
      </w:r>
      <w:r>
        <w:rPr>
          <w:spacing w:val="36"/>
        </w:rPr>
        <w:t xml:space="preserve"> </w:t>
      </w:r>
      <w:r>
        <w:t>la</w:t>
      </w:r>
      <w:r>
        <w:rPr>
          <w:spacing w:val="36"/>
        </w:rPr>
        <w:t xml:space="preserve"> </w:t>
      </w:r>
      <w:r>
        <w:t>conclusion</w:t>
      </w:r>
      <w:r>
        <w:rPr>
          <w:spacing w:val="36"/>
        </w:rPr>
        <w:t xml:space="preserve"> </w:t>
      </w:r>
      <w:r>
        <w:t>que</w:t>
      </w:r>
      <w:r>
        <w:rPr>
          <w:spacing w:val="36"/>
        </w:rPr>
        <w:t xml:space="preserve"> </w:t>
      </w:r>
      <w:r>
        <w:t>la</w:t>
      </w:r>
      <w:r>
        <w:rPr>
          <w:spacing w:val="36"/>
        </w:rPr>
        <w:t xml:space="preserve"> </w:t>
      </w:r>
      <w:r>
        <w:t>distinction</w:t>
      </w:r>
      <w:r>
        <w:rPr>
          <w:spacing w:val="36"/>
        </w:rPr>
        <w:t xml:space="preserve"> </w:t>
      </w:r>
      <w:r>
        <w:t>entre</w:t>
      </w:r>
      <w:r>
        <w:rPr>
          <w:spacing w:val="36"/>
        </w:rPr>
        <w:t xml:space="preserve"> </w:t>
      </w:r>
      <w:r>
        <w:t>primes et</w:t>
      </w:r>
      <w:r>
        <w:rPr>
          <w:spacing w:val="26"/>
        </w:rPr>
        <w:t xml:space="preserve"> </w:t>
      </w:r>
      <w:r>
        <w:t>coûts</w:t>
      </w:r>
      <w:r>
        <w:rPr>
          <w:spacing w:val="40"/>
        </w:rPr>
        <w:t xml:space="preserve"> </w:t>
      </w:r>
      <w:r>
        <w:t>offrait</w:t>
      </w:r>
      <w:r>
        <w:rPr>
          <w:spacing w:val="40"/>
        </w:rPr>
        <w:t xml:space="preserve"> </w:t>
      </w:r>
      <w:r>
        <w:t>«</w:t>
      </w:r>
      <w:r>
        <w:rPr>
          <w:spacing w:val="-15"/>
        </w:rPr>
        <w:t xml:space="preserve"> </w:t>
      </w:r>
      <w:r>
        <w:t>une</w:t>
      </w:r>
      <w:r>
        <w:rPr>
          <w:spacing w:val="40"/>
        </w:rPr>
        <w:t xml:space="preserve"> </w:t>
      </w:r>
      <w:r>
        <w:t>marge</w:t>
      </w:r>
      <w:r>
        <w:rPr>
          <w:spacing w:val="40"/>
        </w:rPr>
        <w:t xml:space="preserve"> </w:t>
      </w:r>
      <w:r>
        <w:t>de</w:t>
      </w:r>
      <w:r>
        <w:rPr>
          <w:spacing w:val="40"/>
        </w:rPr>
        <w:t xml:space="preserve"> </w:t>
      </w:r>
      <w:r w:rsidR="00203BB0">
        <w:t>manœuvre</w:t>
      </w:r>
      <w:r>
        <w:rPr>
          <w:spacing w:val="40"/>
        </w:rPr>
        <w:t xml:space="preserve"> </w:t>
      </w:r>
      <w:r>
        <w:t>politique</w:t>
      </w:r>
      <w:r>
        <w:rPr>
          <w:spacing w:val="-15"/>
        </w:rPr>
        <w:t xml:space="preserve"> </w:t>
      </w:r>
      <w:r>
        <w:t>»</w:t>
      </w:r>
      <w:r>
        <w:rPr>
          <w:spacing w:val="40"/>
        </w:rPr>
        <w:t xml:space="preserve"> </w:t>
      </w:r>
      <w:r>
        <w:t>qui</w:t>
      </w:r>
      <w:r>
        <w:rPr>
          <w:spacing w:val="40"/>
        </w:rPr>
        <w:t xml:space="preserve"> </w:t>
      </w:r>
      <w:r>
        <w:t>consistait</w:t>
      </w:r>
      <w:r>
        <w:rPr>
          <w:spacing w:val="40"/>
        </w:rPr>
        <w:t xml:space="preserve"> </w:t>
      </w:r>
      <w:r>
        <w:t>à</w:t>
      </w:r>
      <w:r>
        <w:rPr>
          <w:spacing w:val="40"/>
        </w:rPr>
        <w:t xml:space="preserve"> </w:t>
      </w:r>
      <w:r>
        <w:t>aborder</w:t>
      </w:r>
      <w:r>
        <w:rPr>
          <w:spacing w:val="40"/>
        </w:rPr>
        <w:t xml:space="preserve"> </w:t>
      </w:r>
      <w:r>
        <w:t>la</w:t>
      </w:r>
      <w:r>
        <w:rPr>
          <w:spacing w:val="40"/>
        </w:rPr>
        <w:t xml:space="preserve"> </w:t>
      </w:r>
      <w:r>
        <w:t>question du financement uniforme des prestations «</w:t>
      </w:r>
      <w:r>
        <w:rPr>
          <w:spacing w:val="-15"/>
        </w:rPr>
        <w:t xml:space="preserve"> </w:t>
      </w:r>
      <w:r>
        <w:t>en discussion depuis dix ans</w:t>
      </w:r>
      <w:r>
        <w:rPr>
          <w:spacing w:val="-15"/>
        </w:rPr>
        <w:t xml:space="preserve"> </w:t>
      </w:r>
      <w:r>
        <w:t xml:space="preserve">» </w:t>
      </w:r>
      <w:r w:rsidR="00077F0A" w:rsidRPr="00062E6A">
        <w:t xml:space="preserve">(Wille </w:t>
      </w:r>
      <w:r w:rsidR="00062E6A" w:rsidRPr="00062E6A">
        <w:t>&amp;</w:t>
      </w:r>
      <w:r w:rsidR="00077F0A" w:rsidRPr="00062E6A">
        <w:t xml:space="preserve"> Gilli, </w:t>
      </w:r>
      <w:r w:rsidR="00062E6A">
        <w:t>p.</w:t>
      </w:r>
      <w:r w:rsidR="00077F0A" w:rsidRPr="00062E6A">
        <w:t>704)</w:t>
      </w:r>
      <w:r>
        <w:t>.</w:t>
      </w:r>
    </w:p>
    <w:p w14:paraId="57B32991" w14:textId="6A9C69F8" w:rsidR="008725D2" w:rsidRDefault="00000000" w:rsidP="00F979B2">
      <w:pPr>
        <w:pStyle w:val="Corpsdetexte"/>
        <w:spacing w:before="194" w:line="283" w:lineRule="auto"/>
        <w:ind w:left="0" w:right="98"/>
      </w:pPr>
      <w:r>
        <w:t>L’uniformisation</w:t>
      </w:r>
      <w:r>
        <w:rPr>
          <w:spacing w:val="-15"/>
        </w:rPr>
        <w:t xml:space="preserve"> </w:t>
      </w:r>
      <w:r>
        <w:t>en</w:t>
      </w:r>
      <w:r>
        <w:rPr>
          <w:spacing w:val="-3"/>
        </w:rPr>
        <w:t xml:space="preserve"> </w:t>
      </w:r>
      <w:r>
        <w:t>question</w:t>
      </w:r>
      <w:r>
        <w:rPr>
          <w:spacing w:val="-2"/>
        </w:rPr>
        <w:t xml:space="preserve"> </w:t>
      </w:r>
      <w:r>
        <w:t>est</w:t>
      </w:r>
      <w:r>
        <w:rPr>
          <w:spacing w:val="-2"/>
        </w:rPr>
        <w:t xml:space="preserve"> </w:t>
      </w:r>
      <w:r>
        <w:t>depuis</w:t>
      </w:r>
      <w:r>
        <w:rPr>
          <w:spacing w:val="-2"/>
        </w:rPr>
        <w:t xml:space="preserve"> </w:t>
      </w:r>
      <w:r>
        <w:t>devenue</w:t>
      </w:r>
      <w:r>
        <w:rPr>
          <w:spacing w:val="-2"/>
        </w:rPr>
        <w:t xml:space="preserve"> </w:t>
      </w:r>
      <w:r>
        <w:t>la</w:t>
      </w:r>
      <w:r>
        <w:rPr>
          <w:spacing w:val="-2"/>
        </w:rPr>
        <w:t xml:space="preserve"> </w:t>
      </w:r>
      <w:r>
        <w:t>réforme</w:t>
      </w:r>
      <w:r>
        <w:rPr>
          <w:spacing w:val="-2"/>
        </w:rPr>
        <w:t xml:space="preserve"> </w:t>
      </w:r>
      <w:r>
        <w:t>«</w:t>
      </w:r>
      <w:r>
        <w:rPr>
          <w:spacing w:val="-15"/>
        </w:rPr>
        <w:t xml:space="preserve"> </w:t>
      </w:r>
      <w:r>
        <w:t>EFAS</w:t>
      </w:r>
      <w:r>
        <w:rPr>
          <w:spacing w:val="-15"/>
        </w:rPr>
        <w:t xml:space="preserve"> </w:t>
      </w:r>
      <w:r>
        <w:t>»</w:t>
      </w:r>
      <w:r>
        <w:rPr>
          <w:spacing w:val="-2"/>
        </w:rPr>
        <w:t xml:space="preserve"> </w:t>
      </w:r>
      <w:r>
        <w:t>pour</w:t>
      </w:r>
      <w:r>
        <w:rPr>
          <w:spacing w:val="-2"/>
        </w:rPr>
        <w:t xml:space="preserve"> </w:t>
      </w:r>
      <w:r>
        <w:t>un</w:t>
      </w:r>
      <w:r>
        <w:rPr>
          <w:spacing w:val="-2"/>
        </w:rPr>
        <w:t xml:space="preserve"> </w:t>
      </w:r>
      <w:r>
        <w:t>financement uniforme des prestations ambulatoires et stationnaire, qui est souvent décrite comme «</w:t>
      </w:r>
      <w:r>
        <w:rPr>
          <w:spacing w:val="-15"/>
        </w:rPr>
        <w:t xml:space="preserve"> </w:t>
      </w:r>
      <w:r>
        <w:t>l’une des</w:t>
      </w:r>
      <w:r>
        <w:rPr>
          <w:spacing w:val="40"/>
        </w:rPr>
        <w:t xml:space="preserve"> </w:t>
      </w:r>
      <w:r>
        <w:t>plus</w:t>
      </w:r>
      <w:r>
        <w:rPr>
          <w:spacing w:val="40"/>
        </w:rPr>
        <w:t xml:space="preserve"> </w:t>
      </w:r>
      <w:r>
        <w:t>importantes</w:t>
      </w:r>
      <w:r>
        <w:rPr>
          <w:spacing w:val="40"/>
        </w:rPr>
        <w:t xml:space="preserve"> </w:t>
      </w:r>
      <w:r>
        <w:t>du</w:t>
      </w:r>
      <w:r>
        <w:rPr>
          <w:spacing w:val="40"/>
        </w:rPr>
        <w:t xml:space="preserve"> </w:t>
      </w:r>
      <w:r>
        <w:t>système</w:t>
      </w:r>
      <w:r>
        <w:rPr>
          <w:spacing w:val="40"/>
        </w:rPr>
        <w:t xml:space="preserve"> </w:t>
      </w:r>
      <w:r>
        <w:t>de</w:t>
      </w:r>
      <w:r>
        <w:rPr>
          <w:spacing w:val="40"/>
        </w:rPr>
        <w:t xml:space="preserve"> </w:t>
      </w:r>
      <w:r>
        <w:t>santé</w:t>
      </w:r>
      <w:r>
        <w:rPr>
          <w:spacing w:val="40"/>
        </w:rPr>
        <w:t xml:space="preserve"> </w:t>
      </w:r>
      <w:r>
        <w:t>suisse</w:t>
      </w:r>
      <w:r>
        <w:rPr>
          <w:spacing w:val="40"/>
        </w:rPr>
        <w:t xml:space="preserve"> </w:t>
      </w:r>
      <w:r>
        <w:t>depuis</w:t>
      </w:r>
      <w:r>
        <w:rPr>
          <w:spacing w:val="40"/>
        </w:rPr>
        <w:t xml:space="preserve"> </w:t>
      </w:r>
      <w:r>
        <w:t>l’introduction</w:t>
      </w:r>
      <w:r>
        <w:rPr>
          <w:spacing w:val="40"/>
        </w:rPr>
        <w:t xml:space="preserve"> </w:t>
      </w:r>
      <w:r>
        <w:t>de</w:t>
      </w:r>
      <w:r>
        <w:rPr>
          <w:spacing w:val="40"/>
        </w:rPr>
        <w:t xml:space="preserve"> </w:t>
      </w:r>
      <w:r>
        <w:t>la</w:t>
      </w:r>
      <w:r>
        <w:rPr>
          <w:spacing w:val="40"/>
        </w:rPr>
        <w:t xml:space="preserve"> </w:t>
      </w:r>
      <w:r>
        <w:t>LAMal</w:t>
      </w:r>
      <w:r>
        <w:rPr>
          <w:spacing w:val="40"/>
        </w:rPr>
        <w:t xml:space="preserve"> </w:t>
      </w:r>
      <w:r>
        <w:t>en 1996</w:t>
      </w:r>
      <w:r>
        <w:rPr>
          <w:spacing w:val="-15"/>
        </w:rPr>
        <w:t xml:space="preserve"> </w:t>
      </w:r>
      <w:r>
        <w:t>»</w:t>
      </w:r>
      <w:r w:rsidR="00062E6A">
        <w:t xml:space="preserve"> </w:t>
      </w:r>
      <w:r w:rsidR="00062E6A">
        <w:fldChar w:fldCharType="begin"/>
      </w:r>
      <w:r w:rsidR="00E568D0">
        <w:instrText xml:space="preserve"> ADDIN ZOTERO_ITEM CSL_CITATION {"citationID":"qllGblLF","properties":{"formattedCitation":"(Grandchamp et Spycher 2024)","plainCitation":"(Grandchamp et Spycher 2024)","dontUpdate":true,"noteIndex":0},"citationItems":[{"id":5057,"uris":["http://zotero.org/groups/6347865/items/I2YYTC39"],"itemData":{"id":5057,"type":"report","citation-key":"grandchampReformeFinancementUniforme2024","publisher":"UniSanté","publisher-place":"Lausanne","title":"La réforme du financement uniforme des soins sous la loupe","URL":"https://www.unisante.ch/fr/propos-dunisante/actualites/unisante-analyse-reforme-du-financement-uniforme-soins-efas","author":[{"family":"Grandchamp","given":"Chantal"},{"family":"Spycher","given":"Jacques"}],"issued":{"date-parts":[["2024",10,23]]}}}],"schema":"https://github.com/citation-style-language/schema/raw/master/csl-citation.json"} </w:instrText>
      </w:r>
      <w:r w:rsidR="00062E6A">
        <w:fldChar w:fldCharType="separate"/>
      </w:r>
      <w:r w:rsidR="00062E6A" w:rsidRPr="00062E6A">
        <w:t xml:space="preserve">(Grandchamp </w:t>
      </w:r>
      <w:r w:rsidR="00062E6A">
        <w:t>&amp;</w:t>
      </w:r>
      <w:r w:rsidR="00062E6A" w:rsidRPr="00062E6A">
        <w:t xml:space="preserve"> Spycher</w:t>
      </w:r>
      <w:r w:rsidR="00062E6A">
        <w:t>,</w:t>
      </w:r>
      <w:r w:rsidR="00062E6A" w:rsidRPr="00062E6A">
        <w:t xml:space="preserve"> 2024</w:t>
      </w:r>
      <w:r w:rsidR="00062E6A">
        <w:t>, p.2</w:t>
      </w:r>
      <w:r w:rsidR="00062E6A" w:rsidRPr="00062E6A">
        <w:t>)</w:t>
      </w:r>
      <w:r w:rsidR="00062E6A">
        <w:fldChar w:fldCharType="end"/>
      </w:r>
      <w:r>
        <w:t xml:space="preserve">. Acceptée en votation en novembre 2024, la réforme propose une clé de répartition unique pour tout type de prestation (26.9% pour les cantons, 73.1% pour les assurés), tout en donnant davantage de pouvoir aux caisses-maladie en leur déléguant les contributions en provenance des recettes cantonales. Alors que les </w:t>
      </w:r>
      <w:r w:rsidR="0072031D">
        <w:t>partisans</w:t>
      </w:r>
      <w:r>
        <w:t xml:space="preserve"> d’EFAS promettent que la réforme pourrait alléger l’augmentation des coûts et des primes,</w:t>
      </w:r>
      <w:r>
        <w:rPr>
          <w:spacing w:val="40"/>
        </w:rPr>
        <w:t xml:space="preserve"> </w:t>
      </w:r>
      <w:r>
        <w:t xml:space="preserve">une étude de </w:t>
      </w:r>
      <w:proofErr w:type="spellStart"/>
      <w:r>
        <w:t>Santésuisse</w:t>
      </w:r>
      <w:proofErr w:type="spellEnd"/>
      <w:r>
        <w:t xml:space="preserve"> avertit qu’avec l’inclusion des soins à la charge de la LAMal dans la réforme, «</w:t>
      </w:r>
      <w:r>
        <w:rPr>
          <w:spacing w:val="-15"/>
        </w:rPr>
        <w:t xml:space="preserve"> </w:t>
      </w:r>
      <w:r>
        <w:t>les prestations nettes des assureurs-maladie et des payeurs de primes seront plus élevées</w:t>
      </w:r>
      <w:r>
        <w:rPr>
          <w:spacing w:val="-3"/>
        </w:rPr>
        <w:t xml:space="preserve"> </w:t>
      </w:r>
      <w:r>
        <w:t>que si nous maintenons le système actuellement en vigueur.</w:t>
      </w:r>
      <w:r>
        <w:rPr>
          <w:spacing w:val="-15"/>
        </w:rPr>
        <w:t xml:space="preserve"> </w:t>
      </w:r>
      <w:r>
        <w:t>»</w:t>
      </w:r>
      <w:r w:rsidR="0098231D">
        <w:t xml:space="preserve"> </w:t>
      </w:r>
      <w:r w:rsidR="0098231D">
        <w:fldChar w:fldCharType="begin"/>
      </w:r>
      <w:r w:rsidR="00E568D0">
        <w:instrText xml:space="preserve"> ADDIN ZOTERO_ITEM CSL_CITATION {"citationID":"eS6BmT9U","properties":{"formattedCitation":"(Sant\\uc0\\u233{}suisse 2023)","plainCitation":"(Santésuisse 2023)","dontUpdate":true,"noteIndex":0},"citationItems":[{"id":5377,"uris":["http://zotero.org/groups/6347865/items/VAVSP8FX"],"itemData":{"id":5377,"type":"document","citation-key":"santesuisseFinancementUniformePrestations2023","publisher":"SantéSuisse","title":"Financement uniforme des prestations ambulatoires et stationnaires: incidence sur les payeurs de primes","URL":"https://www.santesuisse.ch/fileadmin/sas_content/2023-06-28_Studie_EFAS_FR_def.pdf","author":[{"family":"Santésuisse","given":""}],"issued":{"date-parts":[["2023",5]]}}}],"schema":"https://github.com/citation-style-language/schema/raw/master/csl-citation.json"} </w:instrText>
      </w:r>
      <w:r w:rsidR="0098231D">
        <w:fldChar w:fldCharType="separate"/>
      </w:r>
      <w:r w:rsidR="0098231D" w:rsidRPr="0098231D">
        <w:t>(Santésuisse</w:t>
      </w:r>
      <w:r w:rsidR="0098231D">
        <w:t>,</w:t>
      </w:r>
      <w:r w:rsidR="0098231D" w:rsidRPr="0098231D">
        <w:t xml:space="preserve"> 2023</w:t>
      </w:r>
      <w:r w:rsidR="0098231D">
        <w:t>, p.10</w:t>
      </w:r>
      <w:r w:rsidR="0098231D" w:rsidRPr="0098231D">
        <w:t>)</w:t>
      </w:r>
      <w:r w:rsidR="0098231D">
        <w:fldChar w:fldCharType="end"/>
      </w:r>
      <w:r>
        <w:t>. Une</w:t>
      </w:r>
      <w:r>
        <w:rPr>
          <w:spacing w:val="-5"/>
        </w:rPr>
        <w:t xml:space="preserve"> </w:t>
      </w:r>
      <w:r>
        <w:t>étude</w:t>
      </w:r>
      <w:r>
        <w:rPr>
          <w:spacing w:val="-5"/>
        </w:rPr>
        <w:t xml:space="preserve"> </w:t>
      </w:r>
      <w:r>
        <w:t>d’</w:t>
      </w:r>
      <w:proofErr w:type="spellStart"/>
      <w:r>
        <w:t>Unisanté</w:t>
      </w:r>
      <w:proofErr w:type="spellEnd"/>
      <w:r>
        <w:rPr>
          <w:spacing w:val="-5"/>
        </w:rPr>
        <w:t xml:space="preserve"> </w:t>
      </w:r>
      <w:r>
        <w:t>conclut</w:t>
      </w:r>
      <w:r>
        <w:rPr>
          <w:spacing w:val="-5"/>
        </w:rPr>
        <w:t xml:space="preserve"> </w:t>
      </w:r>
      <w:r>
        <w:t>quant</w:t>
      </w:r>
      <w:r>
        <w:rPr>
          <w:spacing w:val="-5"/>
        </w:rPr>
        <w:t xml:space="preserve"> </w:t>
      </w:r>
      <w:r>
        <w:t>à</w:t>
      </w:r>
      <w:r>
        <w:rPr>
          <w:spacing w:val="-5"/>
        </w:rPr>
        <w:t xml:space="preserve"> </w:t>
      </w:r>
      <w:r>
        <w:t>elle</w:t>
      </w:r>
      <w:r>
        <w:rPr>
          <w:spacing w:val="-5"/>
        </w:rPr>
        <w:t xml:space="preserve"> </w:t>
      </w:r>
      <w:r>
        <w:t>qu’il</w:t>
      </w:r>
      <w:r>
        <w:rPr>
          <w:spacing w:val="-5"/>
        </w:rPr>
        <w:t xml:space="preserve"> </w:t>
      </w:r>
      <w:r>
        <w:t>est</w:t>
      </w:r>
      <w:r>
        <w:rPr>
          <w:spacing w:val="-5"/>
        </w:rPr>
        <w:t xml:space="preserve"> </w:t>
      </w:r>
      <w:r>
        <w:t>difficile</w:t>
      </w:r>
      <w:r>
        <w:rPr>
          <w:spacing w:val="-5"/>
        </w:rPr>
        <w:t xml:space="preserve"> </w:t>
      </w:r>
      <w:r>
        <w:t>de</w:t>
      </w:r>
      <w:r>
        <w:rPr>
          <w:spacing w:val="-5"/>
        </w:rPr>
        <w:t xml:space="preserve"> </w:t>
      </w:r>
      <w:r w:rsidR="00BD128A">
        <w:t>prévoir</w:t>
      </w:r>
      <w:r>
        <w:rPr>
          <w:spacing w:val="-5"/>
        </w:rPr>
        <w:t xml:space="preserve"> </w:t>
      </w:r>
      <w:r>
        <w:t>si</w:t>
      </w:r>
      <w:r>
        <w:rPr>
          <w:spacing w:val="-5"/>
        </w:rPr>
        <w:t xml:space="preserve"> </w:t>
      </w:r>
      <w:r>
        <w:t>cette</w:t>
      </w:r>
      <w:r>
        <w:rPr>
          <w:spacing w:val="-5"/>
        </w:rPr>
        <w:t xml:space="preserve"> </w:t>
      </w:r>
      <w:r>
        <w:t>réforme</w:t>
      </w:r>
      <w:r>
        <w:rPr>
          <w:spacing w:val="-5"/>
        </w:rPr>
        <w:t xml:space="preserve"> </w:t>
      </w:r>
      <w:r>
        <w:t>aura</w:t>
      </w:r>
      <w:r>
        <w:rPr>
          <w:spacing w:val="-5"/>
        </w:rPr>
        <w:t xml:space="preserve"> </w:t>
      </w:r>
      <w:r>
        <w:t>un impact réel positif sur les problèmes structurels des coûts de la santé ainsi que sur l’évolution des</w:t>
      </w:r>
      <w:r>
        <w:rPr>
          <w:spacing w:val="-9"/>
        </w:rPr>
        <w:t xml:space="preserve"> </w:t>
      </w:r>
      <w:r>
        <w:t>primes</w:t>
      </w:r>
      <w:r>
        <w:rPr>
          <w:spacing w:val="-9"/>
        </w:rPr>
        <w:t xml:space="preserve"> </w:t>
      </w:r>
      <w:r w:rsidRPr="0098231D">
        <w:t>(</w:t>
      </w:r>
      <w:hyperlink w:anchor="_bookmark49" w:history="1">
        <w:r w:rsidR="008725D2" w:rsidRPr="0098231D">
          <w:t>Grandchamp</w:t>
        </w:r>
        <w:r w:rsidR="008725D2" w:rsidRPr="0098231D">
          <w:rPr>
            <w:spacing w:val="-9"/>
          </w:rPr>
          <w:t xml:space="preserve"> </w:t>
        </w:r>
        <w:r w:rsidR="0098231D" w:rsidRPr="0098231D">
          <w:t>&amp;</w:t>
        </w:r>
        <w:r w:rsidR="008725D2" w:rsidRPr="0098231D">
          <w:rPr>
            <w:spacing w:val="-9"/>
          </w:rPr>
          <w:t xml:space="preserve"> </w:t>
        </w:r>
        <w:r w:rsidR="008725D2" w:rsidRPr="0098231D">
          <w:t>Spycher</w:t>
        </w:r>
        <w:r w:rsidR="008725D2" w:rsidRPr="0098231D">
          <w:rPr>
            <w:spacing w:val="-9"/>
          </w:rPr>
          <w:t xml:space="preserve"> </w:t>
        </w:r>
        <w:r w:rsidR="008725D2" w:rsidRPr="0098231D">
          <w:t>2024</w:t>
        </w:r>
      </w:hyperlink>
      <w:r w:rsidRPr="0098231D">
        <w:t>)</w:t>
      </w:r>
      <w:r>
        <w:t>.</w:t>
      </w:r>
      <w:r>
        <w:rPr>
          <w:spacing w:val="-9"/>
        </w:rPr>
        <w:t xml:space="preserve"> </w:t>
      </w:r>
      <w:r>
        <w:t>Il</w:t>
      </w:r>
      <w:r>
        <w:rPr>
          <w:spacing w:val="-9"/>
        </w:rPr>
        <w:t xml:space="preserve"> </w:t>
      </w:r>
      <w:r>
        <w:t>est</w:t>
      </w:r>
      <w:r>
        <w:rPr>
          <w:spacing w:val="-9"/>
        </w:rPr>
        <w:t xml:space="preserve"> </w:t>
      </w:r>
      <w:r>
        <w:t>donc</w:t>
      </w:r>
      <w:r>
        <w:rPr>
          <w:spacing w:val="-9"/>
        </w:rPr>
        <w:t xml:space="preserve"> </w:t>
      </w:r>
      <w:r>
        <w:t>difficile</w:t>
      </w:r>
      <w:r>
        <w:rPr>
          <w:spacing w:val="-9"/>
        </w:rPr>
        <w:t xml:space="preserve"> </w:t>
      </w:r>
      <w:r>
        <w:t>d’imaginer</w:t>
      </w:r>
      <w:r>
        <w:rPr>
          <w:spacing w:val="-9"/>
        </w:rPr>
        <w:t xml:space="preserve"> </w:t>
      </w:r>
      <w:r>
        <w:t>qu’EFAS</w:t>
      </w:r>
      <w:r>
        <w:rPr>
          <w:spacing w:val="-9"/>
        </w:rPr>
        <w:t xml:space="preserve"> </w:t>
      </w:r>
      <w:r>
        <w:t>résoudra</w:t>
      </w:r>
      <w:r>
        <w:rPr>
          <w:spacing w:val="-9"/>
        </w:rPr>
        <w:t xml:space="preserve"> </w:t>
      </w:r>
      <w:r>
        <w:t xml:space="preserve">à long terme l’objectif de frein à l’augmentation des coûts de la santé et des primes fixé par la </w:t>
      </w:r>
      <w:r>
        <w:rPr>
          <w:spacing w:val="-2"/>
        </w:rPr>
        <w:t>LAMal.</w:t>
      </w:r>
    </w:p>
    <w:p w14:paraId="0F4E9039" w14:textId="6105E0E3" w:rsidR="008725D2" w:rsidRDefault="00000000" w:rsidP="00F979B2">
      <w:pPr>
        <w:pStyle w:val="Corpsdetexte"/>
        <w:spacing w:before="197" w:line="283" w:lineRule="auto"/>
        <w:ind w:left="0" w:right="98"/>
      </w:pPr>
      <w:r>
        <w:t>Au début de l’année 2026, le journal économique</w:t>
      </w:r>
      <w:r w:rsidR="00BD128A">
        <w:t xml:space="preserve"> suisse</w:t>
      </w:r>
      <w:r>
        <w:t xml:space="preserve"> </w:t>
      </w:r>
      <w:proofErr w:type="spellStart"/>
      <w:r>
        <w:t>Agefi</w:t>
      </w:r>
      <w:proofErr w:type="spellEnd"/>
      <w:r>
        <w:t xml:space="preserve"> publiait une note spéciale afin de tirer le bilan de trente ans de la LAMal. Parmi les cinq objectifs de la LAMal listés ci-dessus, l’</w:t>
      </w:r>
      <w:proofErr w:type="spellStart"/>
      <w:r>
        <w:t>Agefi</w:t>
      </w:r>
      <w:proofErr w:type="spellEnd"/>
      <w:r>
        <w:t xml:space="preserve"> considère que seuls les objectifs d’accès aux soins de base pour tous et de solidarité</w:t>
      </w:r>
      <w:r>
        <w:rPr>
          <w:spacing w:val="40"/>
        </w:rPr>
        <w:t xml:space="preserve"> </w:t>
      </w:r>
      <w:r>
        <w:t>ont été atteint. Concernant ce dernier point, le journal notait que l’introduction d’une prime indépendante du risque, l’obligation de s’assurer ainsi que la politique de subvention pour les primes de l’assurance-maladie obligatoire en faveur des ménages à faible revenu suffisaient afin de garantir la solidarité à travers les groupes d’âge, le genre et les classes de revenu. Pourtant, cette même note affirme plus loin à l’appui d’un sondage qu’«</w:t>
      </w:r>
      <w:r>
        <w:rPr>
          <w:spacing w:val="-15"/>
        </w:rPr>
        <w:t xml:space="preserve"> </w:t>
      </w:r>
      <w:r>
        <w:t>en raison du niveau élevé des primes, un tiers des assurés seraient en effet prêts à renoncer à l’obligation d’avoir une assurance maladie</w:t>
      </w:r>
      <w:r>
        <w:rPr>
          <w:spacing w:val="-10"/>
        </w:rPr>
        <w:t xml:space="preserve"> </w:t>
      </w:r>
      <w:r>
        <w:t>»</w:t>
      </w:r>
      <w:r w:rsidR="0098231D">
        <w:t xml:space="preserve"> </w:t>
      </w:r>
      <w:r w:rsidR="0098231D">
        <w:fldChar w:fldCharType="begin"/>
      </w:r>
      <w:r w:rsidR="00E568D0">
        <w:instrText xml:space="preserve"> ADDIN ZOTERO_ITEM CSL_CITATION {"citationID":"bq4Mk4gV","properties":{"formattedCitation":"(Pray 2026)","plainCitation":"(Pray 2026)","dontUpdate":true,"noteIndex":0},"citationItems":[{"id":5769,"uris":["http://zotero.org/groups/6347865/items/UUMWP85A"],"itemData":{"id":5769,"type":"article-newspaper","abstract":"Pensée pour garantir l’universalité et la solidarité, la loi sur l’assurance maladie a profondément transformé le système suisse, sans toutefois répondre à toutes les attentes formulées lors de son adoption en 1996.","citation-key":"prayTrenteAnsLAMal2026","container-title":"AGEFI","language":"fr","title":"En trente ans, la LAMal n’a atteint que deux de ses cinq objectifs","URL":"https://agefi.com/actualites/politique/en-trente-ans-la-lamal-na-atteint-que-deux-de-ses-cinq-objectifs","author":[{"family":"Pray","given":"Nathalie"}],"accessed":{"date-parts":[["2026",1,9]]},"issued":{"date-parts":[["2026",1,8]]}}}],"schema":"https://github.com/citation-style-language/schema/raw/master/csl-citation.json"} </w:instrText>
      </w:r>
      <w:r w:rsidR="0098231D">
        <w:fldChar w:fldCharType="separate"/>
      </w:r>
      <w:r w:rsidR="0098231D" w:rsidRPr="0098231D">
        <w:t>(Pray</w:t>
      </w:r>
      <w:r w:rsidR="0098231D">
        <w:t>,</w:t>
      </w:r>
      <w:r w:rsidR="0098231D" w:rsidRPr="0098231D">
        <w:t xml:space="preserve"> 2026)</w:t>
      </w:r>
      <w:r w:rsidR="0098231D">
        <w:fldChar w:fldCharType="end"/>
      </w:r>
      <w:r>
        <w:t>.</w:t>
      </w:r>
    </w:p>
    <w:p w14:paraId="770094DB" w14:textId="169CAEA7" w:rsidR="008725D2" w:rsidRDefault="00000000" w:rsidP="00F979B2">
      <w:pPr>
        <w:pStyle w:val="Corpsdetexte"/>
        <w:spacing w:before="194" w:line="283" w:lineRule="auto"/>
        <w:ind w:left="0" w:right="140"/>
      </w:pPr>
      <w:r>
        <w:t>En</w:t>
      </w:r>
      <w:r>
        <w:rPr>
          <w:spacing w:val="40"/>
        </w:rPr>
        <w:t xml:space="preserve"> </w:t>
      </w:r>
      <w:r>
        <w:t>effet,</w:t>
      </w:r>
      <w:r>
        <w:rPr>
          <w:spacing w:val="40"/>
        </w:rPr>
        <w:t xml:space="preserve"> </w:t>
      </w:r>
      <w:r>
        <w:t>si</w:t>
      </w:r>
      <w:r>
        <w:rPr>
          <w:spacing w:val="40"/>
        </w:rPr>
        <w:t xml:space="preserve"> </w:t>
      </w:r>
      <w:r>
        <w:t>environ</w:t>
      </w:r>
      <w:r>
        <w:rPr>
          <w:spacing w:val="40"/>
        </w:rPr>
        <w:t xml:space="preserve"> </w:t>
      </w:r>
      <w:r>
        <w:t>un</w:t>
      </w:r>
      <w:r>
        <w:rPr>
          <w:spacing w:val="40"/>
        </w:rPr>
        <w:t xml:space="preserve"> </w:t>
      </w:r>
      <w:r>
        <w:t>tiers</w:t>
      </w:r>
      <w:r>
        <w:rPr>
          <w:spacing w:val="40"/>
        </w:rPr>
        <w:t xml:space="preserve"> </w:t>
      </w:r>
      <w:r>
        <w:t>des</w:t>
      </w:r>
      <w:r>
        <w:rPr>
          <w:spacing w:val="40"/>
        </w:rPr>
        <w:t xml:space="preserve"> </w:t>
      </w:r>
      <w:r>
        <w:t>assurés</w:t>
      </w:r>
      <w:r>
        <w:rPr>
          <w:spacing w:val="40"/>
        </w:rPr>
        <w:t xml:space="preserve"> </w:t>
      </w:r>
      <w:r>
        <w:t>se</w:t>
      </w:r>
      <w:r>
        <w:rPr>
          <w:spacing w:val="40"/>
        </w:rPr>
        <w:t xml:space="preserve"> </w:t>
      </w:r>
      <w:r>
        <w:t>déclare</w:t>
      </w:r>
      <w:r>
        <w:rPr>
          <w:spacing w:val="40"/>
        </w:rPr>
        <w:t xml:space="preserve"> </w:t>
      </w:r>
      <w:r>
        <w:t>prêt</w:t>
      </w:r>
      <w:r>
        <w:rPr>
          <w:spacing w:val="40"/>
        </w:rPr>
        <w:t xml:space="preserve"> </w:t>
      </w:r>
      <w:r>
        <w:t>à</w:t>
      </w:r>
      <w:r>
        <w:rPr>
          <w:spacing w:val="40"/>
        </w:rPr>
        <w:t xml:space="preserve"> </w:t>
      </w:r>
      <w:r>
        <w:t>renoncer</w:t>
      </w:r>
      <w:r>
        <w:rPr>
          <w:spacing w:val="40"/>
        </w:rPr>
        <w:t xml:space="preserve"> </w:t>
      </w:r>
      <w:r>
        <w:t>à</w:t>
      </w:r>
      <w:r>
        <w:rPr>
          <w:spacing w:val="40"/>
        </w:rPr>
        <w:t xml:space="preserve"> </w:t>
      </w:r>
      <w:r>
        <w:t>la</w:t>
      </w:r>
      <w:r>
        <w:rPr>
          <w:spacing w:val="40"/>
        </w:rPr>
        <w:t xml:space="preserve"> </w:t>
      </w:r>
      <w:r>
        <w:t>LAMal,</w:t>
      </w:r>
      <w:r>
        <w:rPr>
          <w:spacing w:val="40"/>
        </w:rPr>
        <w:t xml:space="preserve"> </w:t>
      </w:r>
      <w:r>
        <w:t>c’est parce que ce système d’assurance-maladie est très fortement régressif entre les différentes tranches de revenu. La LAMal contient néanmoins dès ses origines un principe de réduction des primes, qui oblige les cantons à accorder des subsides aux ménages à revenu modeste</w:t>
      </w:r>
      <w:r w:rsidR="00E6437A">
        <w:t xml:space="preserve"> </w:t>
      </w:r>
      <w:r w:rsidR="00E6437A">
        <w:fldChar w:fldCharType="begin"/>
      </w:r>
      <w:r w:rsidR="00E568D0">
        <w:instrText xml:space="preserve"> ADDIN ZOTERO_ITEM CSL_CITATION {"citationID":"QxKavZyn","properties":{"formattedCitation":"(Legentilhomme 2024a)","plainCitation":"(Legentilhomme 2024a)","dontUpdate":true,"noteIndex":0},"citationItems":[{"id":5536,"uris":["http://zotero.org/groups/6347865/items/3XULZVRA"],"itemData":{"id":5536,"type":"document","citation-key":"legentilhommeLhygieneInfantileProtection2024","publisher":"Département de la santé et de l'action sociale, Canton de Vaud","title":"De l'hygiène infantile à la protection du pouvoir d'achat. Un siècle de politique des subsides à l'assurance-maladie dans le canton de Vaud (1920-2024)","URL":"https://www.vd.ch/fileadmin/user_upload/organisation/dsas/DGCS/Rapport_subsides_2024_vfinale.pdf","author":[{"family":"Legentilhomme","given":"Geoffroy"}],"issued":{"date-parts":[["2024"]]}}}],"schema":"https://github.com/citation-style-language/schema/raw/master/csl-citation.json"} </w:instrText>
      </w:r>
      <w:r w:rsidR="00E6437A">
        <w:fldChar w:fldCharType="separate"/>
      </w:r>
      <w:r w:rsidR="00E6437A" w:rsidRPr="00E6437A">
        <w:t>(Legentilhomme</w:t>
      </w:r>
      <w:r w:rsidR="00E6437A">
        <w:t>,</w:t>
      </w:r>
      <w:r w:rsidR="00E6437A" w:rsidRPr="00E6437A">
        <w:t xml:space="preserve"> 2024a)</w:t>
      </w:r>
      <w:r w:rsidR="00E6437A">
        <w:fldChar w:fldCharType="end"/>
      </w:r>
      <w:r>
        <w:t>.</w:t>
      </w:r>
      <w:r>
        <w:rPr>
          <w:spacing w:val="8"/>
        </w:rPr>
        <w:t xml:space="preserve"> </w:t>
      </w:r>
      <w:r>
        <w:t>Les</w:t>
      </w:r>
      <w:r>
        <w:rPr>
          <w:spacing w:val="9"/>
        </w:rPr>
        <w:t xml:space="preserve"> </w:t>
      </w:r>
      <w:r>
        <w:t>derniers</w:t>
      </w:r>
      <w:r>
        <w:rPr>
          <w:spacing w:val="9"/>
        </w:rPr>
        <w:t xml:space="preserve"> </w:t>
      </w:r>
      <w:r>
        <w:t>chiffres</w:t>
      </w:r>
      <w:r>
        <w:rPr>
          <w:spacing w:val="9"/>
        </w:rPr>
        <w:t xml:space="preserve"> </w:t>
      </w:r>
      <w:r>
        <w:t>mis</w:t>
      </w:r>
      <w:r>
        <w:rPr>
          <w:spacing w:val="8"/>
        </w:rPr>
        <w:t xml:space="preserve"> </w:t>
      </w:r>
      <w:r>
        <w:t>à</w:t>
      </w:r>
      <w:r>
        <w:rPr>
          <w:spacing w:val="9"/>
        </w:rPr>
        <w:t xml:space="preserve"> </w:t>
      </w:r>
      <w:r>
        <w:t>disposition</w:t>
      </w:r>
      <w:r>
        <w:rPr>
          <w:spacing w:val="9"/>
        </w:rPr>
        <w:t xml:space="preserve"> </w:t>
      </w:r>
      <w:r>
        <w:t>par</w:t>
      </w:r>
      <w:r>
        <w:rPr>
          <w:spacing w:val="9"/>
        </w:rPr>
        <w:t xml:space="preserve"> </w:t>
      </w:r>
      <w:r>
        <w:t>l’OFS</w:t>
      </w:r>
      <w:r>
        <w:rPr>
          <w:spacing w:val="8"/>
        </w:rPr>
        <w:t xml:space="preserve"> </w:t>
      </w:r>
      <w:r>
        <w:t>montrent</w:t>
      </w:r>
      <w:r>
        <w:rPr>
          <w:spacing w:val="9"/>
        </w:rPr>
        <w:t xml:space="preserve"> </w:t>
      </w:r>
      <w:r>
        <w:t>qu’en</w:t>
      </w:r>
      <w:r>
        <w:rPr>
          <w:spacing w:val="9"/>
        </w:rPr>
        <w:t xml:space="preserve"> </w:t>
      </w:r>
      <w:r>
        <w:t>2020</w:t>
      </w:r>
      <w:r>
        <w:rPr>
          <w:spacing w:val="9"/>
        </w:rPr>
        <w:t xml:space="preserve"> </w:t>
      </w:r>
      <w:r>
        <w:t>environ</w:t>
      </w:r>
      <w:r>
        <w:rPr>
          <w:spacing w:val="8"/>
        </w:rPr>
        <w:t xml:space="preserve"> </w:t>
      </w:r>
      <w:r>
        <w:rPr>
          <w:spacing w:val="-4"/>
        </w:rPr>
        <w:t>2,37</w:t>
      </w:r>
      <w:bookmarkStart w:id="11" w:name="_bookmark11"/>
      <w:bookmarkEnd w:id="11"/>
      <w:r w:rsidR="00B7170A">
        <w:t xml:space="preserve"> </w:t>
      </w:r>
      <w:r>
        <w:t xml:space="preserve">millions de personnes bénéficiaient de ces subsides, correspondant environ à 1,4 millions de ménages, pour un taux de bénéficiaires de </w:t>
      </w:r>
      <w:r w:rsidR="0071627E">
        <w:t>27, %</w:t>
      </w:r>
      <w:r>
        <w:t>. Ce même taux était de 23% en 1996 (</w:t>
      </w:r>
      <w:hyperlink w:anchor="_bookmark12" w:history="1">
        <w:r w:rsidR="00E6437A">
          <w:t>f</w:t>
        </w:r>
        <w:r w:rsidR="008725D2">
          <w:t>ig</w:t>
        </w:r>
        <w:r w:rsidR="00E6437A">
          <w:t>ure</w:t>
        </w:r>
        <w:r w:rsidR="008725D2">
          <w:t xml:space="preserve"> 3</w:t>
        </w:r>
      </w:hyperlink>
      <w:r>
        <w:t>).</w:t>
      </w:r>
    </w:p>
    <w:p w14:paraId="6C5B94EF" w14:textId="77777777" w:rsidR="008725D2" w:rsidRDefault="00000000">
      <w:pPr>
        <w:pStyle w:val="Corpsdetexte"/>
        <w:spacing w:before="34"/>
        <w:ind w:left="0"/>
        <w:jc w:val="left"/>
        <w:rPr>
          <w:sz w:val="20"/>
        </w:rPr>
      </w:pPr>
      <w:r>
        <w:rPr>
          <w:noProof/>
          <w:sz w:val="20"/>
        </w:rPr>
        <w:lastRenderedPageBreak/>
        <w:drawing>
          <wp:anchor distT="0" distB="0" distL="0" distR="0" simplePos="0" relativeHeight="251669504" behindDoc="1" locked="0" layoutInCell="1" allowOverlap="1" wp14:anchorId="0A99553C" wp14:editId="37678F80">
            <wp:simplePos x="0" y="0"/>
            <wp:positionH relativeFrom="page">
              <wp:posOffset>918695</wp:posOffset>
            </wp:positionH>
            <wp:positionV relativeFrom="paragraph">
              <wp:posOffset>183200</wp:posOffset>
            </wp:positionV>
            <wp:extent cx="5346192" cy="2642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346192" cy="2642616"/>
                    </a:xfrm>
                    <a:prstGeom prst="rect">
                      <a:avLst/>
                    </a:prstGeom>
                  </pic:spPr>
                </pic:pic>
              </a:graphicData>
            </a:graphic>
          </wp:anchor>
        </w:drawing>
      </w:r>
    </w:p>
    <w:p w14:paraId="106D8CF0" w14:textId="77777777" w:rsidR="008725D2" w:rsidRDefault="008725D2">
      <w:pPr>
        <w:pStyle w:val="Corpsdetexte"/>
        <w:spacing w:before="174"/>
        <w:ind w:left="0"/>
        <w:jc w:val="left"/>
      </w:pPr>
    </w:p>
    <w:p w14:paraId="55C48D42" w14:textId="7F561159" w:rsidR="008725D2" w:rsidRPr="00ED1372" w:rsidRDefault="00000000">
      <w:pPr>
        <w:spacing w:line="260" w:lineRule="exact"/>
        <w:ind w:left="128" w:right="126"/>
        <w:jc w:val="center"/>
        <w:rPr>
          <w:sz w:val="20"/>
          <w:szCs w:val="20"/>
        </w:rPr>
      </w:pPr>
      <w:bookmarkStart w:id="12" w:name="_bookmark12"/>
      <w:bookmarkEnd w:id="12"/>
      <w:r w:rsidRPr="00ED1372">
        <w:rPr>
          <w:sz w:val="20"/>
          <w:szCs w:val="20"/>
        </w:rPr>
        <w:t>Fig</w:t>
      </w:r>
      <w:r w:rsidR="00E4231E">
        <w:rPr>
          <w:sz w:val="20"/>
          <w:szCs w:val="20"/>
        </w:rPr>
        <w:t>ure</w:t>
      </w:r>
      <w:r w:rsidRPr="00ED1372">
        <w:rPr>
          <w:spacing w:val="-9"/>
          <w:sz w:val="20"/>
          <w:szCs w:val="20"/>
        </w:rPr>
        <w:t xml:space="preserve"> </w:t>
      </w:r>
      <w:r w:rsidRPr="00ED1372">
        <w:rPr>
          <w:sz w:val="20"/>
          <w:szCs w:val="20"/>
        </w:rPr>
        <w:t>3.</w:t>
      </w:r>
      <w:r w:rsidRPr="00ED1372">
        <w:rPr>
          <w:spacing w:val="-9"/>
          <w:sz w:val="20"/>
          <w:szCs w:val="20"/>
        </w:rPr>
        <w:t xml:space="preserve"> </w:t>
      </w:r>
      <w:r w:rsidRPr="00ED1372">
        <w:rPr>
          <w:sz w:val="20"/>
          <w:szCs w:val="20"/>
        </w:rPr>
        <w:t>–</w:t>
      </w:r>
      <w:r w:rsidRPr="00ED1372">
        <w:rPr>
          <w:spacing w:val="-9"/>
          <w:sz w:val="20"/>
          <w:szCs w:val="20"/>
        </w:rPr>
        <w:t xml:space="preserve"> </w:t>
      </w:r>
      <w:r w:rsidRPr="00ED1372">
        <w:rPr>
          <w:sz w:val="20"/>
          <w:szCs w:val="20"/>
        </w:rPr>
        <w:t>Statistiques</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subventions</w:t>
      </w:r>
      <w:r w:rsidRPr="00ED1372">
        <w:rPr>
          <w:spacing w:val="-5"/>
          <w:sz w:val="20"/>
          <w:szCs w:val="20"/>
        </w:rPr>
        <w:t xml:space="preserve"> </w:t>
      </w:r>
      <w:r w:rsidRPr="00ED1372">
        <w:rPr>
          <w:sz w:val="20"/>
          <w:szCs w:val="20"/>
        </w:rPr>
        <w:t>aux</w:t>
      </w:r>
      <w:r w:rsidRPr="00ED1372">
        <w:rPr>
          <w:spacing w:val="-5"/>
          <w:sz w:val="20"/>
          <w:szCs w:val="20"/>
        </w:rPr>
        <w:t xml:space="preserve"> </w:t>
      </w:r>
      <w:r w:rsidRPr="00ED1372">
        <w:rPr>
          <w:sz w:val="20"/>
          <w:szCs w:val="20"/>
        </w:rPr>
        <w:t>primes</w:t>
      </w:r>
      <w:r w:rsidRPr="00ED1372">
        <w:rPr>
          <w:spacing w:val="-5"/>
          <w:sz w:val="20"/>
          <w:szCs w:val="20"/>
        </w:rPr>
        <w:t xml:space="preserve"> </w:t>
      </w:r>
      <w:r w:rsidRPr="00ED1372">
        <w:rPr>
          <w:sz w:val="20"/>
          <w:szCs w:val="20"/>
        </w:rPr>
        <w:t>de</w:t>
      </w:r>
      <w:r w:rsidRPr="00ED1372">
        <w:rPr>
          <w:spacing w:val="-5"/>
          <w:sz w:val="20"/>
          <w:szCs w:val="20"/>
        </w:rPr>
        <w:t xml:space="preserve"> </w:t>
      </w:r>
      <w:r w:rsidRPr="00ED1372">
        <w:rPr>
          <w:sz w:val="20"/>
          <w:szCs w:val="20"/>
        </w:rPr>
        <w:t>l’assurance-maladie</w:t>
      </w:r>
      <w:r w:rsidRPr="00ED1372">
        <w:rPr>
          <w:spacing w:val="-5"/>
          <w:sz w:val="20"/>
          <w:szCs w:val="20"/>
        </w:rPr>
        <w:t xml:space="preserve"> </w:t>
      </w:r>
      <w:r w:rsidRPr="00ED1372">
        <w:rPr>
          <w:sz w:val="20"/>
          <w:szCs w:val="20"/>
        </w:rPr>
        <w:t>obligatoire</w:t>
      </w:r>
      <w:r w:rsidRPr="00ED1372">
        <w:rPr>
          <w:spacing w:val="-5"/>
          <w:sz w:val="20"/>
          <w:szCs w:val="20"/>
        </w:rPr>
        <w:t xml:space="preserve"> </w:t>
      </w:r>
      <w:r w:rsidRPr="00ED1372">
        <w:rPr>
          <w:sz w:val="20"/>
          <w:szCs w:val="20"/>
        </w:rPr>
        <w:t>(à</w:t>
      </w:r>
      <w:r w:rsidRPr="00ED1372">
        <w:rPr>
          <w:spacing w:val="-5"/>
          <w:sz w:val="20"/>
          <w:szCs w:val="20"/>
        </w:rPr>
        <w:t xml:space="preserve"> </w:t>
      </w:r>
      <w:r w:rsidRPr="00ED1372">
        <w:rPr>
          <w:sz w:val="20"/>
          <w:szCs w:val="20"/>
        </w:rPr>
        <w:t>gauche)</w:t>
      </w:r>
      <w:r w:rsidRPr="00ED1372">
        <w:rPr>
          <w:spacing w:val="-5"/>
          <w:sz w:val="20"/>
          <w:szCs w:val="20"/>
        </w:rPr>
        <w:t xml:space="preserve"> </w:t>
      </w:r>
      <w:r w:rsidRPr="00ED1372">
        <w:rPr>
          <w:sz w:val="20"/>
          <w:szCs w:val="20"/>
        </w:rPr>
        <w:t>ainsi</w:t>
      </w:r>
      <w:r w:rsidRPr="00ED1372">
        <w:rPr>
          <w:spacing w:val="-5"/>
          <w:sz w:val="20"/>
          <w:szCs w:val="20"/>
        </w:rPr>
        <w:t xml:space="preserve"> </w:t>
      </w:r>
      <w:r w:rsidRPr="00ED1372">
        <w:rPr>
          <w:sz w:val="20"/>
          <w:szCs w:val="20"/>
        </w:rPr>
        <w:t>que</w:t>
      </w:r>
      <w:r w:rsidRPr="00ED1372">
        <w:rPr>
          <w:spacing w:val="-5"/>
          <w:sz w:val="20"/>
          <w:szCs w:val="20"/>
        </w:rPr>
        <w:t xml:space="preserve"> </w:t>
      </w:r>
      <w:r w:rsidRPr="00ED1372">
        <w:rPr>
          <w:sz w:val="20"/>
          <w:szCs w:val="20"/>
        </w:rPr>
        <w:t>de</w:t>
      </w:r>
      <w:r w:rsidRPr="00ED1372">
        <w:rPr>
          <w:spacing w:val="-5"/>
          <w:sz w:val="20"/>
          <w:szCs w:val="20"/>
        </w:rPr>
        <w:t xml:space="preserve"> </w:t>
      </w:r>
      <w:r w:rsidRPr="00ED1372">
        <w:rPr>
          <w:sz w:val="20"/>
          <w:szCs w:val="20"/>
        </w:rPr>
        <w:t>la</w:t>
      </w:r>
      <w:r w:rsidRPr="00ED1372">
        <w:rPr>
          <w:spacing w:val="-5"/>
          <w:sz w:val="20"/>
          <w:szCs w:val="20"/>
        </w:rPr>
        <w:t xml:space="preserve"> </w:t>
      </w:r>
      <w:r w:rsidRPr="00ED1372">
        <w:rPr>
          <w:sz w:val="20"/>
          <w:szCs w:val="20"/>
        </w:rPr>
        <w:t>part</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primes</w:t>
      </w:r>
      <w:r w:rsidRPr="00ED1372">
        <w:rPr>
          <w:spacing w:val="-5"/>
          <w:sz w:val="20"/>
          <w:szCs w:val="20"/>
        </w:rPr>
        <w:t xml:space="preserve"> </w:t>
      </w:r>
      <w:r w:rsidRPr="00ED1372">
        <w:rPr>
          <w:sz w:val="20"/>
          <w:szCs w:val="20"/>
        </w:rPr>
        <w:t>dans</w:t>
      </w:r>
      <w:r w:rsidRPr="00ED1372">
        <w:rPr>
          <w:spacing w:val="-5"/>
          <w:sz w:val="20"/>
          <w:szCs w:val="20"/>
        </w:rPr>
        <w:t xml:space="preserve"> </w:t>
      </w:r>
      <w:r w:rsidRPr="00ED1372">
        <w:rPr>
          <w:sz w:val="20"/>
          <w:szCs w:val="20"/>
        </w:rPr>
        <w:t>les</w:t>
      </w:r>
      <w:r w:rsidRPr="00ED1372">
        <w:rPr>
          <w:spacing w:val="-5"/>
          <w:sz w:val="20"/>
          <w:szCs w:val="20"/>
        </w:rPr>
        <w:t xml:space="preserve"> </w:t>
      </w:r>
      <w:r w:rsidRPr="00ED1372">
        <w:rPr>
          <w:sz w:val="20"/>
          <w:szCs w:val="20"/>
        </w:rPr>
        <w:t>dépenses</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ménages</w:t>
      </w:r>
      <w:r w:rsidRPr="00ED1372">
        <w:rPr>
          <w:spacing w:val="40"/>
          <w:sz w:val="20"/>
          <w:szCs w:val="20"/>
        </w:rPr>
        <w:t xml:space="preserve"> </w:t>
      </w:r>
      <w:r w:rsidRPr="00ED1372">
        <w:rPr>
          <w:sz w:val="20"/>
          <w:szCs w:val="20"/>
        </w:rPr>
        <w:t>(à</w:t>
      </w:r>
      <w:r w:rsidRPr="00ED1372">
        <w:rPr>
          <w:spacing w:val="11"/>
          <w:sz w:val="20"/>
          <w:szCs w:val="20"/>
        </w:rPr>
        <w:t xml:space="preserve"> </w:t>
      </w:r>
      <w:r w:rsidRPr="00ED1372">
        <w:rPr>
          <w:sz w:val="20"/>
          <w:szCs w:val="20"/>
        </w:rPr>
        <w:t>droite).</w:t>
      </w:r>
      <w:r w:rsidRPr="00ED1372">
        <w:rPr>
          <w:spacing w:val="11"/>
          <w:sz w:val="20"/>
          <w:szCs w:val="20"/>
        </w:rPr>
        <w:t xml:space="preserve"> </w:t>
      </w:r>
      <w:r w:rsidRPr="00ED1372">
        <w:rPr>
          <w:sz w:val="20"/>
          <w:szCs w:val="20"/>
        </w:rPr>
        <w:t>Dans</w:t>
      </w:r>
      <w:r w:rsidRPr="00ED1372">
        <w:rPr>
          <w:spacing w:val="11"/>
          <w:sz w:val="20"/>
          <w:szCs w:val="20"/>
        </w:rPr>
        <w:t xml:space="preserve"> </w:t>
      </w:r>
      <w:r w:rsidRPr="00ED1372">
        <w:rPr>
          <w:sz w:val="20"/>
          <w:szCs w:val="20"/>
        </w:rPr>
        <w:t>la</w:t>
      </w:r>
      <w:r w:rsidRPr="00ED1372">
        <w:rPr>
          <w:spacing w:val="11"/>
          <w:sz w:val="20"/>
          <w:szCs w:val="20"/>
        </w:rPr>
        <w:t xml:space="preserve"> </w:t>
      </w:r>
      <w:r w:rsidRPr="00ED1372">
        <w:rPr>
          <w:sz w:val="20"/>
          <w:szCs w:val="20"/>
        </w:rPr>
        <w:t>méthodologie</w:t>
      </w:r>
      <w:r w:rsidRPr="00ED1372">
        <w:rPr>
          <w:spacing w:val="11"/>
          <w:sz w:val="20"/>
          <w:szCs w:val="20"/>
        </w:rPr>
        <w:t xml:space="preserve"> </w:t>
      </w:r>
      <w:r w:rsidRPr="00ED1372">
        <w:rPr>
          <w:sz w:val="20"/>
          <w:szCs w:val="20"/>
        </w:rPr>
        <w:t>suivie</w:t>
      </w:r>
      <w:r w:rsidRPr="00ED1372">
        <w:rPr>
          <w:spacing w:val="11"/>
          <w:sz w:val="20"/>
          <w:szCs w:val="20"/>
        </w:rPr>
        <w:t xml:space="preserve"> </w:t>
      </w:r>
      <w:r w:rsidRPr="00ED1372">
        <w:rPr>
          <w:sz w:val="20"/>
          <w:szCs w:val="20"/>
        </w:rPr>
        <w:t>par</w:t>
      </w:r>
      <w:r w:rsidRPr="00ED1372">
        <w:rPr>
          <w:spacing w:val="11"/>
          <w:sz w:val="20"/>
          <w:szCs w:val="20"/>
        </w:rPr>
        <w:t xml:space="preserve"> </w:t>
      </w:r>
      <w:r w:rsidRPr="00ED1372">
        <w:rPr>
          <w:sz w:val="20"/>
          <w:szCs w:val="20"/>
        </w:rPr>
        <w:t>l’OFS,</w:t>
      </w:r>
      <w:r w:rsidRPr="00ED1372">
        <w:rPr>
          <w:spacing w:val="11"/>
          <w:sz w:val="20"/>
          <w:szCs w:val="20"/>
        </w:rPr>
        <w:t xml:space="preserve"> </w:t>
      </w:r>
      <w:r w:rsidRPr="00ED1372">
        <w:rPr>
          <w:sz w:val="20"/>
          <w:szCs w:val="20"/>
        </w:rPr>
        <w:t>le</w:t>
      </w:r>
      <w:r w:rsidRPr="00ED1372">
        <w:rPr>
          <w:spacing w:val="11"/>
          <w:sz w:val="20"/>
          <w:szCs w:val="20"/>
        </w:rPr>
        <w:t xml:space="preserve"> </w:t>
      </w:r>
      <w:r w:rsidRPr="00ED1372">
        <w:rPr>
          <w:sz w:val="20"/>
          <w:szCs w:val="20"/>
        </w:rPr>
        <w:t>revenu</w:t>
      </w:r>
      <w:r w:rsidRPr="00ED1372">
        <w:rPr>
          <w:spacing w:val="11"/>
          <w:sz w:val="20"/>
          <w:szCs w:val="20"/>
        </w:rPr>
        <w:t xml:space="preserve"> </w:t>
      </w:r>
      <w:r w:rsidRPr="00ED1372">
        <w:rPr>
          <w:sz w:val="20"/>
          <w:szCs w:val="20"/>
        </w:rPr>
        <w:t>brut</w:t>
      </w:r>
      <w:r w:rsidRPr="00ED1372">
        <w:rPr>
          <w:spacing w:val="11"/>
          <w:sz w:val="20"/>
          <w:szCs w:val="20"/>
        </w:rPr>
        <w:t xml:space="preserve"> </w:t>
      </w:r>
      <w:r w:rsidRPr="00ED1372">
        <w:rPr>
          <w:sz w:val="20"/>
          <w:szCs w:val="20"/>
        </w:rPr>
        <w:t>correspond</w:t>
      </w:r>
      <w:r w:rsidRPr="00ED1372">
        <w:rPr>
          <w:spacing w:val="11"/>
          <w:sz w:val="20"/>
          <w:szCs w:val="20"/>
        </w:rPr>
        <w:t xml:space="preserve"> </w:t>
      </w:r>
      <w:r w:rsidRPr="00ED1372">
        <w:rPr>
          <w:sz w:val="20"/>
          <w:szCs w:val="20"/>
        </w:rPr>
        <w:t>à</w:t>
      </w:r>
      <w:r w:rsidRPr="00ED1372">
        <w:rPr>
          <w:spacing w:val="11"/>
          <w:sz w:val="20"/>
          <w:szCs w:val="20"/>
        </w:rPr>
        <w:t xml:space="preserve"> </w:t>
      </w:r>
      <w:r w:rsidRPr="00ED1372">
        <w:rPr>
          <w:sz w:val="20"/>
          <w:szCs w:val="20"/>
        </w:rPr>
        <w:t>la</w:t>
      </w:r>
      <w:r w:rsidRPr="00ED1372">
        <w:rPr>
          <w:spacing w:val="11"/>
          <w:sz w:val="20"/>
          <w:szCs w:val="20"/>
        </w:rPr>
        <w:t xml:space="preserve"> </w:t>
      </w:r>
      <w:r w:rsidRPr="00ED1372">
        <w:rPr>
          <w:sz w:val="20"/>
          <w:szCs w:val="20"/>
        </w:rPr>
        <w:t>somme</w:t>
      </w:r>
      <w:r w:rsidRPr="00ED1372">
        <w:rPr>
          <w:spacing w:val="11"/>
          <w:sz w:val="20"/>
          <w:szCs w:val="20"/>
        </w:rPr>
        <w:t xml:space="preserve"> </w:t>
      </w:r>
      <w:r w:rsidRPr="00ED1372">
        <w:rPr>
          <w:sz w:val="20"/>
          <w:szCs w:val="20"/>
        </w:rPr>
        <w:t>du</w:t>
      </w:r>
      <w:r w:rsidRPr="00ED1372">
        <w:rPr>
          <w:spacing w:val="11"/>
          <w:sz w:val="20"/>
          <w:szCs w:val="20"/>
        </w:rPr>
        <w:t xml:space="preserve"> </w:t>
      </w:r>
      <w:r w:rsidRPr="00ED1372">
        <w:rPr>
          <w:sz w:val="20"/>
          <w:szCs w:val="20"/>
        </w:rPr>
        <w:t>revenu</w:t>
      </w:r>
      <w:r w:rsidRPr="00ED1372">
        <w:rPr>
          <w:spacing w:val="11"/>
          <w:sz w:val="20"/>
          <w:szCs w:val="20"/>
        </w:rPr>
        <w:t xml:space="preserve"> </w:t>
      </w:r>
      <w:r w:rsidRPr="00ED1372">
        <w:rPr>
          <w:sz w:val="20"/>
          <w:szCs w:val="20"/>
        </w:rPr>
        <w:t>primaire,</w:t>
      </w:r>
      <w:r w:rsidRPr="00ED1372">
        <w:rPr>
          <w:spacing w:val="11"/>
          <w:sz w:val="20"/>
          <w:szCs w:val="20"/>
        </w:rPr>
        <w:t xml:space="preserve"> </w:t>
      </w:r>
      <w:r w:rsidRPr="00ED1372">
        <w:rPr>
          <w:sz w:val="20"/>
          <w:szCs w:val="20"/>
        </w:rPr>
        <w:t>des</w:t>
      </w:r>
      <w:r w:rsidRPr="00ED1372">
        <w:rPr>
          <w:spacing w:val="11"/>
          <w:sz w:val="20"/>
          <w:szCs w:val="20"/>
        </w:rPr>
        <w:t xml:space="preserve"> </w:t>
      </w:r>
      <w:r w:rsidRPr="00ED1372">
        <w:rPr>
          <w:sz w:val="20"/>
          <w:szCs w:val="20"/>
        </w:rPr>
        <w:t>rentes</w:t>
      </w:r>
      <w:r w:rsidRPr="00ED1372">
        <w:rPr>
          <w:spacing w:val="11"/>
          <w:sz w:val="20"/>
          <w:szCs w:val="20"/>
        </w:rPr>
        <w:t xml:space="preserve"> </w:t>
      </w:r>
      <w:r w:rsidRPr="00ED1372">
        <w:rPr>
          <w:sz w:val="20"/>
          <w:szCs w:val="20"/>
        </w:rPr>
        <w:t>et</w:t>
      </w:r>
      <w:r w:rsidRPr="00ED1372">
        <w:rPr>
          <w:spacing w:val="11"/>
          <w:sz w:val="20"/>
          <w:szCs w:val="20"/>
        </w:rPr>
        <w:t xml:space="preserve"> </w:t>
      </w:r>
      <w:r w:rsidRPr="00ED1372">
        <w:rPr>
          <w:sz w:val="20"/>
          <w:szCs w:val="20"/>
        </w:rPr>
        <w:t>transferts</w:t>
      </w:r>
      <w:r w:rsidRPr="00ED1372">
        <w:rPr>
          <w:spacing w:val="11"/>
          <w:sz w:val="20"/>
          <w:szCs w:val="20"/>
        </w:rPr>
        <w:t xml:space="preserve"> </w:t>
      </w:r>
      <w:r w:rsidRPr="00ED1372">
        <w:rPr>
          <w:sz w:val="20"/>
          <w:szCs w:val="20"/>
        </w:rPr>
        <w:t>sociaux</w:t>
      </w:r>
      <w:r w:rsidRPr="00ED1372">
        <w:rPr>
          <w:spacing w:val="11"/>
          <w:sz w:val="20"/>
          <w:szCs w:val="20"/>
        </w:rPr>
        <w:t xml:space="preserve"> </w:t>
      </w:r>
      <w:r w:rsidRPr="00ED1372">
        <w:rPr>
          <w:sz w:val="20"/>
          <w:szCs w:val="20"/>
        </w:rPr>
        <w:t>et</w:t>
      </w:r>
      <w:r w:rsidRPr="00ED1372">
        <w:rPr>
          <w:spacing w:val="11"/>
          <w:sz w:val="20"/>
          <w:szCs w:val="20"/>
        </w:rPr>
        <w:t xml:space="preserve"> </w:t>
      </w:r>
      <w:r w:rsidRPr="00ED1372">
        <w:rPr>
          <w:sz w:val="20"/>
          <w:szCs w:val="20"/>
        </w:rPr>
        <w:t>des</w:t>
      </w:r>
      <w:r w:rsidRPr="00ED1372">
        <w:rPr>
          <w:spacing w:val="11"/>
          <w:sz w:val="20"/>
          <w:szCs w:val="20"/>
        </w:rPr>
        <w:t xml:space="preserve"> </w:t>
      </w:r>
      <w:r w:rsidRPr="00ED1372">
        <w:rPr>
          <w:sz w:val="20"/>
          <w:szCs w:val="20"/>
        </w:rPr>
        <w:t>transferts</w:t>
      </w:r>
      <w:r w:rsidRPr="00ED1372">
        <w:rPr>
          <w:spacing w:val="40"/>
          <w:sz w:val="20"/>
          <w:szCs w:val="20"/>
        </w:rPr>
        <w:t xml:space="preserve"> </w:t>
      </w:r>
      <w:r w:rsidRPr="00ED1372">
        <w:rPr>
          <w:sz w:val="20"/>
          <w:szCs w:val="20"/>
        </w:rPr>
        <w:t>entre ménages. Le revenu brut prend donc en compte les subsides pour les primes de l’assurance-maladie obligatoire. Source: OFS</w:t>
      </w:r>
    </w:p>
    <w:p w14:paraId="706BEE0C" w14:textId="77777777" w:rsidR="008725D2" w:rsidRDefault="008725D2">
      <w:pPr>
        <w:pStyle w:val="Corpsdetexte"/>
        <w:spacing w:before="81"/>
        <w:ind w:left="0"/>
        <w:jc w:val="left"/>
        <w:rPr>
          <w:sz w:val="14"/>
        </w:rPr>
      </w:pPr>
    </w:p>
    <w:p w14:paraId="779830BA" w14:textId="23C972CD" w:rsidR="008725D2" w:rsidRDefault="00000000" w:rsidP="00F979B2">
      <w:pPr>
        <w:pStyle w:val="Corpsdetexte"/>
        <w:spacing w:before="0" w:line="283" w:lineRule="auto"/>
        <w:ind w:left="0" w:right="98"/>
      </w:pPr>
      <w:r>
        <w:t>Les</w:t>
      </w:r>
      <w:r>
        <w:rPr>
          <w:spacing w:val="-6"/>
        </w:rPr>
        <w:t xml:space="preserve"> </w:t>
      </w:r>
      <w:r>
        <w:t>subventions</w:t>
      </w:r>
      <w:r>
        <w:rPr>
          <w:spacing w:val="-6"/>
        </w:rPr>
        <w:t xml:space="preserve"> </w:t>
      </w:r>
      <w:r>
        <w:t>aux</w:t>
      </w:r>
      <w:r>
        <w:rPr>
          <w:spacing w:val="-6"/>
        </w:rPr>
        <w:t xml:space="preserve"> </w:t>
      </w:r>
      <w:r>
        <w:t>primes</w:t>
      </w:r>
      <w:r>
        <w:rPr>
          <w:spacing w:val="-6"/>
        </w:rPr>
        <w:t xml:space="preserve"> </w:t>
      </w:r>
      <w:r>
        <w:t>permettent-elles</w:t>
      </w:r>
      <w:r>
        <w:rPr>
          <w:spacing w:val="-6"/>
        </w:rPr>
        <w:t xml:space="preserve"> </w:t>
      </w:r>
      <w:r>
        <w:t>de</w:t>
      </w:r>
      <w:r>
        <w:rPr>
          <w:spacing w:val="-6"/>
        </w:rPr>
        <w:t xml:space="preserve"> </w:t>
      </w:r>
      <w:r>
        <w:t>corriger</w:t>
      </w:r>
      <w:r>
        <w:rPr>
          <w:spacing w:val="-6"/>
        </w:rPr>
        <w:t xml:space="preserve"> </w:t>
      </w:r>
      <w:r>
        <w:t>la</w:t>
      </w:r>
      <w:r>
        <w:rPr>
          <w:spacing w:val="-6"/>
        </w:rPr>
        <w:t xml:space="preserve"> </w:t>
      </w:r>
      <w:proofErr w:type="spellStart"/>
      <w:r>
        <w:t>régressivité</w:t>
      </w:r>
      <w:proofErr w:type="spellEnd"/>
      <w:r>
        <w:rPr>
          <w:spacing w:val="-6"/>
        </w:rPr>
        <w:t xml:space="preserve"> </w:t>
      </w:r>
      <w:r>
        <w:t>de</w:t>
      </w:r>
      <w:r>
        <w:rPr>
          <w:spacing w:val="-6"/>
        </w:rPr>
        <w:t xml:space="preserve"> </w:t>
      </w:r>
      <w:r>
        <w:t>la</w:t>
      </w:r>
      <w:r>
        <w:rPr>
          <w:spacing w:val="-6"/>
        </w:rPr>
        <w:t xml:space="preserve"> </w:t>
      </w:r>
      <w:r>
        <w:t>LAMal</w:t>
      </w:r>
      <w:r>
        <w:rPr>
          <w:spacing w:val="-6"/>
        </w:rPr>
        <w:t xml:space="preserve"> </w:t>
      </w:r>
      <w:r>
        <w:t>?</w:t>
      </w:r>
      <w:r>
        <w:rPr>
          <w:spacing w:val="-6"/>
        </w:rPr>
        <w:t xml:space="preserve"> </w:t>
      </w:r>
      <w:r>
        <w:t>Bien</w:t>
      </w:r>
      <w:r>
        <w:rPr>
          <w:spacing w:val="-6"/>
        </w:rPr>
        <w:t xml:space="preserve"> </w:t>
      </w:r>
      <w:r>
        <w:t>que les subventions par ménage augmentent tendanciellement depuis 1996, leur augmentation est moins rapide que celle des primes moyennes. De plus, les données de l’enquête sur le budget des</w:t>
      </w:r>
      <w:r>
        <w:rPr>
          <w:spacing w:val="-10"/>
        </w:rPr>
        <w:t xml:space="preserve"> </w:t>
      </w:r>
      <w:r>
        <w:t>ménages</w:t>
      </w:r>
      <w:r>
        <w:rPr>
          <w:spacing w:val="-10"/>
        </w:rPr>
        <w:t xml:space="preserve"> </w:t>
      </w:r>
      <w:r>
        <w:t>conduites</w:t>
      </w:r>
      <w:r>
        <w:rPr>
          <w:spacing w:val="-10"/>
        </w:rPr>
        <w:t xml:space="preserve"> </w:t>
      </w:r>
      <w:r>
        <w:t>par</w:t>
      </w:r>
      <w:r>
        <w:rPr>
          <w:spacing w:val="-10"/>
        </w:rPr>
        <w:t xml:space="preserve"> </w:t>
      </w:r>
      <w:r>
        <w:t>l’OFS</w:t>
      </w:r>
      <w:r>
        <w:rPr>
          <w:spacing w:val="-10"/>
        </w:rPr>
        <w:t xml:space="preserve"> </w:t>
      </w:r>
      <w:r>
        <w:t>montrent</w:t>
      </w:r>
      <w:r>
        <w:rPr>
          <w:spacing w:val="-10"/>
        </w:rPr>
        <w:t xml:space="preserve"> </w:t>
      </w:r>
      <w:r>
        <w:t>que,</w:t>
      </w:r>
      <w:r>
        <w:rPr>
          <w:spacing w:val="-10"/>
        </w:rPr>
        <w:t xml:space="preserve"> </w:t>
      </w:r>
      <w:r>
        <w:t>même</w:t>
      </w:r>
      <w:r>
        <w:rPr>
          <w:spacing w:val="-10"/>
        </w:rPr>
        <w:t xml:space="preserve"> </w:t>
      </w:r>
      <w:r>
        <w:t>lorsque</w:t>
      </w:r>
      <w:r>
        <w:rPr>
          <w:spacing w:val="-10"/>
        </w:rPr>
        <w:t xml:space="preserve"> </w:t>
      </w:r>
      <w:r>
        <w:t>les</w:t>
      </w:r>
      <w:r>
        <w:rPr>
          <w:spacing w:val="-10"/>
        </w:rPr>
        <w:t xml:space="preserve"> </w:t>
      </w:r>
      <w:r>
        <w:t>subsides</w:t>
      </w:r>
      <w:r>
        <w:rPr>
          <w:spacing w:val="-10"/>
        </w:rPr>
        <w:t xml:space="preserve"> </w:t>
      </w:r>
      <w:r>
        <w:t>sont</w:t>
      </w:r>
      <w:r>
        <w:rPr>
          <w:spacing w:val="-10"/>
        </w:rPr>
        <w:t xml:space="preserve"> </w:t>
      </w:r>
      <w:r>
        <w:t>pris</w:t>
      </w:r>
      <w:r>
        <w:rPr>
          <w:spacing w:val="-10"/>
        </w:rPr>
        <w:t xml:space="preserve"> </w:t>
      </w:r>
      <w:r>
        <w:t>en</w:t>
      </w:r>
      <w:r>
        <w:rPr>
          <w:spacing w:val="-10"/>
        </w:rPr>
        <w:t xml:space="preserve"> </w:t>
      </w:r>
      <w:r>
        <w:t>compte, le poids des primes sur les ménages à faible revenu rend ce système très fortement inégalitaire et régressif. Si la part des dépenses dédiée aux primes a augmenté pour tous les niveaux de revenu,</w:t>
      </w:r>
      <w:r>
        <w:rPr>
          <w:spacing w:val="-1"/>
        </w:rPr>
        <w:t xml:space="preserve"> </w:t>
      </w:r>
      <w:r>
        <w:t>cette</w:t>
      </w:r>
      <w:r>
        <w:rPr>
          <w:spacing w:val="-1"/>
        </w:rPr>
        <w:t xml:space="preserve"> </w:t>
      </w:r>
      <w:r>
        <w:t>augmentation</w:t>
      </w:r>
      <w:r>
        <w:rPr>
          <w:spacing w:val="-1"/>
        </w:rPr>
        <w:t xml:space="preserve"> </w:t>
      </w:r>
      <w:r>
        <w:t>a</w:t>
      </w:r>
      <w:r>
        <w:rPr>
          <w:spacing w:val="-1"/>
        </w:rPr>
        <w:t xml:space="preserve"> </w:t>
      </w:r>
      <w:r>
        <w:t>été</w:t>
      </w:r>
      <w:r>
        <w:rPr>
          <w:spacing w:val="-1"/>
        </w:rPr>
        <w:t xml:space="preserve"> </w:t>
      </w:r>
      <w:r>
        <w:t>plus</w:t>
      </w:r>
      <w:r>
        <w:rPr>
          <w:spacing w:val="-1"/>
        </w:rPr>
        <w:t xml:space="preserve"> </w:t>
      </w:r>
      <w:r>
        <w:t>importante</w:t>
      </w:r>
      <w:r>
        <w:rPr>
          <w:spacing w:val="-1"/>
        </w:rPr>
        <w:t xml:space="preserve"> </w:t>
      </w:r>
      <w:r>
        <w:t>pour</w:t>
      </w:r>
      <w:r>
        <w:rPr>
          <w:spacing w:val="-1"/>
        </w:rPr>
        <w:t xml:space="preserve"> </w:t>
      </w:r>
      <w:r>
        <w:t>les</w:t>
      </w:r>
      <w:r>
        <w:rPr>
          <w:spacing w:val="-1"/>
        </w:rPr>
        <w:t xml:space="preserve"> </w:t>
      </w:r>
      <w:r>
        <w:t>quintiles</w:t>
      </w:r>
      <w:r>
        <w:rPr>
          <w:spacing w:val="-1"/>
        </w:rPr>
        <w:t xml:space="preserve"> </w:t>
      </w:r>
      <w:r>
        <w:t>les</w:t>
      </w:r>
      <w:r>
        <w:rPr>
          <w:spacing w:val="-1"/>
        </w:rPr>
        <w:t xml:space="preserve"> </w:t>
      </w:r>
      <w:r>
        <w:t>plus</w:t>
      </w:r>
      <w:r>
        <w:rPr>
          <w:spacing w:val="-1"/>
        </w:rPr>
        <w:t xml:space="preserve"> </w:t>
      </w:r>
      <w:r>
        <w:t>bas.</w:t>
      </w:r>
      <w:r>
        <w:rPr>
          <w:spacing w:val="-1"/>
        </w:rPr>
        <w:t xml:space="preserve"> </w:t>
      </w:r>
      <w:r>
        <w:t>En</w:t>
      </w:r>
      <w:r>
        <w:rPr>
          <w:spacing w:val="-1"/>
        </w:rPr>
        <w:t xml:space="preserve"> </w:t>
      </w:r>
      <w:r>
        <w:t>2006-2008, la part des dépenses était de 11,8% pour le premier quintile, 7,6% pour le deuxième quintile, 6,4%</w:t>
      </w:r>
      <w:r>
        <w:rPr>
          <w:spacing w:val="-1"/>
        </w:rPr>
        <w:t xml:space="preserve"> </w:t>
      </w:r>
      <w:r>
        <w:t>pour</w:t>
      </w:r>
      <w:r>
        <w:rPr>
          <w:spacing w:val="-1"/>
        </w:rPr>
        <w:t xml:space="preserve"> </w:t>
      </w:r>
      <w:r>
        <w:t>le</w:t>
      </w:r>
      <w:r>
        <w:rPr>
          <w:spacing w:val="-1"/>
        </w:rPr>
        <w:t xml:space="preserve"> </w:t>
      </w:r>
      <w:r>
        <w:t>troisième</w:t>
      </w:r>
      <w:r>
        <w:rPr>
          <w:spacing w:val="-1"/>
        </w:rPr>
        <w:t xml:space="preserve"> </w:t>
      </w:r>
      <w:r>
        <w:t>quintile,</w:t>
      </w:r>
      <w:r>
        <w:rPr>
          <w:spacing w:val="-1"/>
        </w:rPr>
        <w:t xml:space="preserve"> </w:t>
      </w:r>
      <w:r>
        <w:t>5,2%</w:t>
      </w:r>
      <w:r>
        <w:rPr>
          <w:spacing w:val="-1"/>
        </w:rPr>
        <w:t xml:space="preserve"> </w:t>
      </w:r>
      <w:r>
        <w:t>et</w:t>
      </w:r>
      <w:r>
        <w:rPr>
          <w:spacing w:val="-1"/>
        </w:rPr>
        <w:t xml:space="preserve"> </w:t>
      </w:r>
      <w:r>
        <w:t>3,4%</w:t>
      </w:r>
      <w:r>
        <w:rPr>
          <w:spacing w:val="-1"/>
        </w:rPr>
        <w:t xml:space="preserve"> </w:t>
      </w:r>
      <w:r>
        <w:t>pour</w:t>
      </w:r>
      <w:r>
        <w:rPr>
          <w:spacing w:val="-1"/>
        </w:rPr>
        <w:t xml:space="preserve"> </w:t>
      </w:r>
      <w:r>
        <w:t>le</w:t>
      </w:r>
      <w:r>
        <w:rPr>
          <w:spacing w:val="-1"/>
        </w:rPr>
        <w:t xml:space="preserve"> </w:t>
      </w:r>
      <w:r>
        <w:t>quatrième</w:t>
      </w:r>
      <w:r>
        <w:rPr>
          <w:spacing w:val="-1"/>
        </w:rPr>
        <w:t xml:space="preserve"> </w:t>
      </w:r>
      <w:r>
        <w:t>et</w:t>
      </w:r>
      <w:r>
        <w:rPr>
          <w:spacing w:val="-1"/>
        </w:rPr>
        <w:t xml:space="preserve"> </w:t>
      </w:r>
      <w:r>
        <w:t>cinquième</w:t>
      </w:r>
      <w:r>
        <w:rPr>
          <w:spacing w:val="-1"/>
        </w:rPr>
        <w:t xml:space="preserve"> </w:t>
      </w:r>
      <w:r>
        <w:t>décile</w:t>
      </w:r>
      <w:r>
        <w:rPr>
          <w:spacing w:val="-1"/>
        </w:rPr>
        <w:t xml:space="preserve"> </w:t>
      </w:r>
      <w:r>
        <w:t>du</w:t>
      </w:r>
      <w:r>
        <w:rPr>
          <w:spacing w:val="-1"/>
        </w:rPr>
        <w:t xml:space="preserve"> </w:t>
      </w:r>
      <w:r>
        <w:t>revenu disponible brut. En 2020-2021, cette part était de 16,4% pour le premier quintile et seulement de 4,1% pour le cinquième quintile, ce qui correspond à une augmentation de respectivement 4,67 et 0.7 points de pourcentage (</w:t>
      </w:r>
      <w:hyperlink w:anchor="_bookmark12" w:history="1">
        <w:r w:rsidR="00E4231E">
          <w:t>figure</w:t>
        </w:r>
        <w:r w:rsidR="008725D2">
          <w:t xml:space="preserve"> 3</w:t>
        </w:r>
      </w:hyperlink>
      <w:r>
        <w:t>). Malgré l’augmentation des subsides, les ménages appartenant aux tranches de revenu les plus faibles consacrent donc une part de plus en plus importante de leurs ressources financières au paiement des primes par rapport aux ménages plus aisés. L’objectif de solidarité de la LAMal est donc loin d’être atteint en ce qui concerne les inégalités de revenu.</w:t>
      </w:r>
    </w:p>
    <w:p w14:paraId="24923ED7" w14:textId="5921C9E5" w:rsidR="00F979B2" w:rsidRPr="00296F1F" w:rsidRDefault="00000000" w:rsidP="00F979B2">
      <w:pPr>
        <w:pStyle w:val="Corpsdetexte"/>
        <w:spacing w:before="196" w:line="283" w:lineRule="auto"/>
        <w:ind w:left="0" w:right="140"/>
        <w:rPr>
          <w:sz w:val="32"/>
          <w:szCs w:val="32"/>
        </w:rPr>
      </w:pPr>
      <w:r>
        <w:t>Comme</w:t>
      </w:r>
      <w:r>
        <w:rPr>
          <w:spacing w:val="25"/>
        </w:rPr>
        <w:t xml:space="preserve"> </w:t>
      </w:r>
      <w:r>
        <w:t>nous</w:t>
      </w:r>
      <w:r>
        <w:rPr>
          <w:spacing w:val="25"/>
        </w:rPr>
        <w:t xml:space="preserve"> </w:t>
      </w:r>
      <w:r>
        <w:t>l’avons</w:t>
      </w:r>
      <w:r>
        <w:rPr>
          <w:spacing w:val="25"/>
        </w:rPr>
        <w:t xml:space="preserve"> </w:t>
      </w:r>
      <w:r>
        <w:t>montré</w:t>
      </w:r>
      <w:r>
        <w:rPr>
          <w:spacing w:val="25"/>
        </w:rPr>
        <w:t xml:space="preserve"> </w:t>
      </w:r>
      <w:r>
        <w:t>dans</w:t>
      </w:r>
      <w:r>
        <w:rPr>
          <w:spacing w:val="25"/>
        </w:rPr>
        <w:t xml:space="preserve"> </w:t>
      </w:r>
      <w:r>
        <w:t>cette</w:t>
      </w:r>
      <w:r>
        <w:rPr>
          <w:spacing w:val="25"/>
        </w:rPr>
        <w:t xml:space="preserve"> </w:t>
      </w:r>
      <w:r>
        <w:t>section,</w:t>
      </w:r>
      <w:r>
        <w:rPr>
          <w:spacing w:val="25"/>
        </w:rPr>
        <w:t xml:space="preserve"> </w:t>
      </w:r>
      <w:r>
        <w:t>la</w:t>
      </w:r>
      <w:r>
        <w:rPr>
          <w:spacing w:val="25"/>
        </w:rPr>
        <w:t xml:space="preserve"> </w:t>
      </w:r>
      <w:r>
        <w:t>LAMal</w:t>
      </w:r>
      <w:r>
        <w:rPr>
          <w:spacing w:val="25"/>
        </w:rPr>
        <w:t xml:space="preserve"> </w:t>
      </w:r>
      <w:r>
        <w:t>peine</w:t>
      </w:r>
      <w:r>
        <w:rPr>
          <w:spacing w:val="25"/>
        </w:rPr>
        <w:t xml:space="preserve"> </w:t>
      </w:r>
      <w:r>
        <w:t>à</w:t>
      </w:r>
      <w:r>
        <w:rPr>
          <w:spacing w:val="25"/>
        </w:rPr>
        <w:t xml:space="preserve"> </w:t>
      </w:r>
      <w:r>
        <w:t>remplir</w:t>
      </w:r>
      <w:r>
        <w:rPr>
          <w:spacing w:val="25"/>
        </w:rPr>
        <w:t xml:space="preserve"> </w:t>
      </w:r>
      <w:r>
        <w:t>ses</w:t>
      </w:r>
      <w:r>
        <w:rPr>
          <w:spacing w:val="25"/>
        </w:rPr>
        <w:t xml:space="preserve"> </w:t>
      </w:r>
      <w:r>
        <w:t xml:space="preserve">objectifs de solidarité ainsi que de frein aux coûts de la santé et aux primes de l’assurance-maladie obligatoire. Pourtant, les dynamiques économiques présentée dans cette section peinent à engendrer un soutien politique en faveur d’une réforme de la LAMal corrigeant ses effets inégalitaires et régressifs. Pour tenter d’éclairer ce paradoxe, nous abordons dans la prochaine section la question des conditions socio-politiques derrière la </w:t>
      </w:r>
      <w:r w:rsidR="00046209">
        <w:t>persistance</w:t>
      </w:r>
      <w:r>
        <w:t xml:space="preserve"> de la </w:t>
      </w:r>
      <w:r w:rsidR="00F979B2">
        <w:t>LAMal.</w:t>
      </w:r>
    </w:p>
    <w:p w14:paraId="26A45224" w14:textId="08EFE422" w:rsidR="00F979B2" w:rsidRPr="00296F1F" w:rsidRDefault="00F979B2" w:rsidP="00F979B2">
      <w:pPr>
        <w:pStyle w:val="Titre2"/>
        <w:ind w:left="0"/>
        <w:rPr>
          <w:rFonts w:ascii="Times New Roman" w:hAnsi="Times New Roman" w:cs="Times New Roman"/>
          <w:sz w:val="32"/>
          <w:szCs w:val="32"/>
        </w:rPr>
      </w:pPr>
      <w:r>
        <w:rPr>
          <w:rFonts w:ascii="Times New Roman" w:hAnsi="Times New Roman" w:cs="Times New Roman"/>
          <w:sz w:val="32"/>
          <w:szCs w:val="32"/>
        </w:rPr>
        <w:t xml:space="preserve">4. Analyse </w:t>
      </w:r>
      <w:r w:rsidRPr="00296F1F">
        <w:rPr>
          <w:rFonts w:ascii="Times New Roman" w:hAnsi="Times New Roman" w:cs="Times New Roman"/>
          <w:sz w:val="32"/>
          <w:szCs w:val="32"/>
        </w:rPr>
        <w:t xml:space="preserve">des attentes sociales envers l’assurance-maladie obligatoire </w:t>
      </w:r>
    </w:p>
    <w:p w14:paraId="2438B943" w14:textId="77777777" w:rsidR="00F979B2" w:rsidRDefault="00000000" w:rsidP="00F979B2">
      <w:pPr>
        <w:pStyle w:val="Corpsdetexte"/>
        <w:spacing w:before="61" w:line="280" w:lineRule="auto"/>
        <w:ind w:left="0" w:right="127"/>
      </w:pPr>
      <w:r>
        <w:t>Afin</w:t>
      </w:r>
      <w:r>
        <w:rPr>
          <w:spacing w:val="40"/>
        </w:rPr>
        <w:t xml:space="preserve"> </w:t>
      </w:r>
      <w:r>
        <w:t>de</w:t>
      </w:r>
      <w:r>
        <w:rPr>
          <w:spacing w:val="40"/>
        </w:rPr>
        <w:t xml:space="preserve"> </w:t>
      </w:r>
      <w:r>
        <w:t>comprendre</w:t>
      </w:r>
      <w:r>
        <w:rPr>
          <w:spacing w:val="40"/>
        </w:rPr>
        <w:t xml:space="preserve"> </w:t>
      </w:r>
      <w:r>
        <w:t>la</w:t>
      </w:r>
      <w:r>
        <w:rPr>
          <w:spacing w:val="40"/>
        </w:rPr>
        <w:t xml:space="preserve"> </w:t>
      </w:r>
      <w:r>
        <w:t>trajectoire</w:t>
      </w:r>
      <w:r>
        <w:rPr>
          <w:spacing w:val="40"/>
        </w:rPr>
        <w:t xml:space="preserve"> </w:t>
      </w:r>
      <w:r>
        <w:t>de</w:t>
      </w:r>
      <w:r>
        <w:rPr>
          <w:spacing w:val="40"/>
        </w:rPr>
        <w:t xml:space="preserve"> </w:t>
      </w:r>
      <w:r>
        <w:t>changement</w:t>
      </w:r>
      <w:r>
        <w:rPr>
          <w:spacing w:val="40"/>
        </w:rPr>
        <w:t xml:space="preserve"> </w:t>
      </w:r>
      <w:r>
        <w:t>institutionnel</w:t>
      </w:r>
      <w:r>
        <w:rPr>
          <w:spacing w:val="40"/>
        </w:rPr>
        <w:t xml:space="preserve"> </w:t>
      </w:r>
      <w:r>
        <w:t>du</w:t>
      </w:r>
      <w:r>
        <w:rPr>
          <w:spacing w:val="40"/>
        </w:rPr>
        <w:t xml:space="preserve"> </w:t>
      </w:r>
      <w:r>
        <w:t>système</w:t>
      </w:r>
      <w:r>
        <w:rPr>
          <w:spacing w:val="40"/>
        </w:rPr>
        <w:t xml:space="preserve"> </w:t>
      </w:r>
      <w:r>
        <w:t>d’assurance-</w:t>
      </w:r>
      <w:r>
        <w:rPr>
          <w:spacing w:val="80"/>
        </w:rPr>
        <w:t xml:space="preserve"> </w:t>
      </w:r>
      <w:r>
        <w:lastRenderedPageBreak/>
        <w:t>maladie</w:t>
      </w:r>
      <w:r>
        <w:rPr>
          <w:spacing w:val="40"/>
        </w:rPr>
        <w:t xml:space="preserve"> </w:t>
      </w:r>
      <w:r>
        <w:t>en</w:t>
      </w:r>
      <w:r>
        <w:rPr>
          <w:spacing w:val="40"/>
        </w:rPr>
        <w:t xml:space="preserve"> </w:t>
      </w:r>
      <w:r>
        <w:t>suisse</w:t>
      </w:r>
      <w:r>
        <w:rPr>
          <w:spacing w:val="40"/>
        </w:rPr>
        <w:t xml:space="preserve"> </w:t>
      </w:r>
      <w:r>
        <w:t>à</w:t>
      </w:r>
      <w:r>
        <w:rPr>
          <w:spacing w:val="40"/>
        </w:rPr>
        <w:t xml:space="preserve"> </w:t>
      </w:r>
      <w:r>
        <w:t>partir</w:t>
      </w:r>
      <w:r>
        <w:rPr>
          <w:spacing w:val="40"/>
        </w:rPr>
        <w:t xml:space="preserve"> </w:t>
      </w:r>
      <w:r>
        <w:t>d’une</w:t>
      </w:r>
      <w:r>
        <w:rPr>
          <w:spacing w:val="40"/>
        </w:rPr>
        <w:t xml:space="preserve"> </w:t>
      </w:r>
      <w:r>
        <w:t>approche</w:t>
      </w:r>
      <w:r>
        <w:rPr>
          <w:spacing w:val="40"/>
        </w:rPr>
        <w:t xml:space="preserve"> </w:t>
      </w:r>
      <w:r>
        <w:t>néoréaliste,</w:t>
      </w:r>
      <w:r>
        <w:rPr>
          <w:spacing w:val="40"/>
        </w:rPr>
        <w:t xml:space="preserve"> </w:t>
      </w:r>
      <w:r>
        <w:t>l’analyse</w:t>
      </w:r>
      <w:r>
        <w:rPr>
          <w:spacing w:val="40"/>
        </w:rPr>
        <w:t xml:space="preserve"> </w:t>
      </w:r>
      <w:r>
        <w:t>des</w:t>
      </w:r>
      <w:r>
        <w:rPr>
          <w:spacing w:val="40"/>
        </w:rPr>
        <w:t xml:space="preserve"> </w:t>
      </w:r>
      <w:r>
        <w:t>attentes</w:t>
      </w:r>
      <w:r>
        <w:rPr>
          <w:spacing w:val="40"/>
        </w:rPr>
        <w:t xml:space="preserve"> </w:t>
      </w:r>
      <w:r>
        <w:t>sociales</w:t>
      </w:r>
      <w:r>
        <w:rPr>
          <w:spacing w:val="40"/>
        </w:rPr>
        <w:t xml:space="preserve"> </w:t>
      </w:r>
      <w:r>
        <w:t xml:space="preserve">des </w:t>
      </w:r>
      <w:r w:rsidR="0063300D">
        <w:t>Suisses</w:t>
      </w:r>
      <w:r>
        <w:t xml:space="preserve"> en matière d’assurance-maladie est essentielle. En effet, la condition de viabilité de la configuration de l’assurance obligatoire des soins dépend, comme pour les autres institutions du</w:t>
      </w:r>
      <w:r>
        <w:rPr>
          <w:spacing w:val="-1"/>
        </w:rPr>
        <w:t xml:space="preserve"> </w:t>
      </w:r>
      <w:r>
        <w:t>modèle</w:t>
      </w:r>
      <w:r>
        <w:rPr>
          <w:spacing w:val="-1"/>
        </w:rPr>
        <w:t xml:space="preserve"> </w:t>
      </w:r>
      <w:r>
        <w:t>suisse,</w:t>
      </w:r>
      <w:r>
        <w:rPr>
          <w:spacing w:val="-1"/>
        </w:rPr>
        <w:t xml:space="preserve"> </w:t>
      </w:r>
      <w:r>
        <w:t>de</w:t>
      </w:r>
      <w:r>
        <w:rPr>
          <w:spacing w:val="-1"/>
        </w:rPr>
        <w:t xml:space="preserve"> </w:t>
      </w:r>
      <w:r>
        <w:t>l’existence</w:t>
      </w:r>
      <w:r>
        <w:rPr>
          <w:spacing w:val="-1"/>
        </w:rPr>
        <w:t xml:space="preserve"> </w:t>
      </w:r>
      <w:r>
        <w:t>d’un</w:t>
      </w:r>
      <w:r>
        <w:rPr>
          <w:spacing w:val="-1"/>
        </w:rPr>
        <w:t xml:space="preserve"> </w:t>
      </w:r>
      <w:r>
        <w:t>bloc</w:t>
      </w:r>
      <w:r>
        <w:rPr>
          <w:spacing w:val="-1"/>
        </w:rPr>
        <w:t xml:space="preserve"> </w:t>
      </w:r>
      <w:r>
        <w:t>social</w:t>
      </w:r>
      <w:r>
        <w:rPr>
          <w:spacing w:val="-1"/>
        </w:rPr>
        <w:t xml:space="preserve"> </w:t>
      </w:r>
      <w:r>
        <w:t>dominant</w:t>
      </w:r>
      <w:r>
        <w:rPr>
          <w:spacing w:val="-1"/>
        </w:rPr>
        <w:t xml:space="preserve"> </w:t>
      </w:r>
      <w:r w:rsidR="009B3959">
        <w:t>agrégé</w:t>
      </w:r>
      <w:r>
        <w:rPr>
          <w:spacing w:val="-1"/>
        </w:rPr>
        <w:t xml:space="preserve"> </w:t>
      </w:r>
      <w:r>
        <w:t>par</w:t>
      </w:r>
      <w:r>
        <w:rPr>
          <w:spacing w:val="-1"/>
        </w:rPr>
        <w:t xml:space="preserve"> </w:t>
      </w:r>
      <w:r>
        <w:t>une</w:t>
      </w:r>
      <w:r>
        <w:rPr>
          <w:spacing w:val="-1"/>
        </w:rPr>
        <w:t xml:space="preserve"> </w:t>
      </w:r>
      <w:r>
        <w:t>stratégie</w:t>
      </w:r>
      <w:r>
        <w:rPr>
          <w:spacing w:val="-1"/>
        </w:rPr>
        <w:t xml:space="preserve"> </w:t>
      </w:r>
      <w:r>
        <w:t>politique. La prise en compte des attentes sociales est donc d’une importance cruciale, car ces dernières influencent l’élaboration des différentes stratégies politiques qui, à leur tour, vont influencer</w:t>
      </w:r>
      <w:r>
        <w:rPr>
          <w:spacing w:val="80"/>
        </w:rPr>
        <w:t xml:space="preserve"> </w:t>
      </w:r>
      <w:r>
        <w:t>la trajectoire de changement institutionnel.</w:t>
      </w:r>
    </w:p>
    <w:p w14:paraId="7350C10B" w14:textId="66B0E709" w:rsidR="00F979B2" w:rsidRDefault="00000000" w:rsidP="00F979B2">
      <w:pPr>
        <w:pStyle w:val="Corpsdetexte"/>
        <w:spacing w:before="61" w:line="280" w:lineRule="auto"/>
        <w:ind w:left="0" w:right="127"/>
      </w:pPr>
      <w:r>
        <w:t>L’analyse en classes latentes (ACL) conduite par</w:t>
      </w:r>
      <w:r w:rsidR="00735E06">
        <w:t xml:space="preserve"> </w:t>
      </w:r>
      <w:r w:rsidR="00735E06">
        <w:fldChar w:fldCharType="begin"/>
      </w:r>
      <w:r w:rsidR="00E568D0">
        <w:instrText xml:space="preserve"> ADDIN ZOTERO_ITEM CSL_CITATION {"citationID":"pHNslfvL","properties":{"formattedCitation":"(G\\uc0\\u252{}ney 2024)","plainCitation":"(Güney 2024)","dontUpdate":true,"noteIndex":0},"citationItems":[{"id":5891,"uris":["http://zotero.org/groups/6347865/items/YNZD4JPT"],"itemData":{"id":5891,"type":"document","abstract":"What were the political conditions and social bases for a neoliberal transformation of the Swiss socio-economic model in the last decades? The present master thesis seeks to explore the social bases behind the transformation and stability of the Swiss socio-economic model since the 80s. As a first step, long-run analyses of the socio-economic determinants of party support, political leaning and policy preferences are conducted. The results show evidence that, regarding party support, Switzerland’s political landscape appears to be structured by a brahmin left versus merchant right divide, as theorized by Piketty (2019). However, the results for political leaning show that, while right leaning evolved into a merchant pattern, left leaning became gradually endorsed by upper-middle income and high education groups. Finally, the results from a latent class analysis aimed at identifying the recomposition of the Swiss social blocs in the late 90s are presented. The selected model divides the late 90s’ Swiss population into twelve socio-political groups, and the different strategies that could have aggregated these clusters into social blocs are assessed. Using the concepts and methods of neorealism (Amable and Palombarini 2005, 2008), the objective of this master thesis is to provide the first steps into a broader analysis of the political economy of institutional change in Switzerland.","citation-key":"guneyPoliticalEconomyInstitutional2024","language":"eng","publisher":"Université de Genève","source":"archive-ouverte.unige.ch","title":"The Political Economy of Institutional Change and Social Blocs in Switzerland: a Neorealist Approach","title-short":"The Political Economy of Institutional Change and Social Blocs in Switzerland","URL":"https://archive-ouverte.unige.ch/unige:176868","author":[{"family":"Güney","given":"Celâl"}],"accessed":{"date-parts":[["2026",1,14]]},"issued":{"date-parts":[["2024",4,16]]}}}],"schema":"https://github.com/citation-style-language/schema/raw/master/csl-citation.json"} </w:instrText>
      </w:r>
      <w:r w:rsidR="00735E06">
        <w:fldChar w:fldCharType="separate"/>
      </w:r>
      <w:r w:rsidR="00735E06" w:rsidRPr="00735E06">
        <w:t xml:space="preserve">Güney </w:t>
      </w:r>
      <w:r w:rsidR="00735E06">
        <w:t>(</w:t>
      </w:r>
      <w:r w:rsidR="00735E06" w:rsidRPr="00735E06">
        <w:t>2024)</w:t>
      </w:r>
      <w:r w:rsidR="00735E06">
        <w:fldChar w:fldCharType="end"/>
      </w:r>
      <w:r>
        <w:t xml:space="preserve"> offre une vue détaillée du </w:t>
      </w:r>
      <w:r>
        <w:rPr>
          <w:w w:val="105"/>
        </w:rPr>
        <w:t>bloc</w:t>
      </w:r>
      <w:r>
        <w:rPr>
          <w:spacing w:val="-16"/>
          <w:w w:val="105"/>
        </w:rPr>
        <w:t xml:space="preserve"> </w:t>
      </w:r>
      <w:r>
        <w:rPr>
          <w:w w:val="105"/>
        </w:rPr>
        <w:t>libéral-conservateur</w:t>
      </w:r>
      <w:r>
        <w:rPr>
          <w:spacing w:val="-16"/>
          <w:w w:val="105"/>
        </w:rPr>
        <w:t xml:space="preserve"> </w:t>
      </w:r>
      <w:r>
        <w:rPr>
          <w:w w:val="105"/>
        </w:rPr>
        <w:t>qui</w:t>
      </w:r>
      <w:r>
        <w:rPr>
          <w:spacing w:val="-16"/>
          <w:w w:val="105"/>
        </w:rPr>
        <w:t xml:space="preserve"> </w:t>
      </w:r>
      <w:r>
        <w:rPr>
          <w:w w:val="105"/>
        </w:rPr>
        <w:t>est</w:t>
      </w:r>
      <w:r>
        <w:rPr>
          <w:spacing w:val="-15"/>
          <w:w w:val="105"/>
        </w:rPr>
        <w:t xml:space="preserve"> </w:t>
      </w:r>
      <w:r>
        <w:rPr>
          <w:w w:val="105"/>
        </w:rPr>
        <w:t>largement</w:t>
      </w:r>
      <w:r>
        <w:rPr>
          <w:spacing w:val="-16"/>
          <w:w w:val="105"/>
        </w:rPr>
        <w:t xml:space="preserve"> </w:t>
      </w:r>
      <w:r>
        <w:rPr>
          <w:w w:val="105"/>
        </w:rPr>
        <w:t>dominant</w:t>
      </w:r>
      <w:r>
        <w:rPr>
          <w:spacing w:val="-16"/>
          <w:w w:val="105"/>
        </w:rPr>
        <w:t xml:space="preserve"> </w:t>
      </w:r>
      <w:r>
        <w:rPr>
          <w:w w:val="105"/>
        </w:rPr>
        <w:t>dans</w:t>
      </w:r>
      <w:r>
        <w:rPr>
          <w:spacing w:val="-16"/>
          <w:w w:val="105"/>
        </w:rPr>
        <w:t xml:space="preserve"> </w:t>
      </w:r>
      <w:r>
        <w:rPr>
          <w:w w:val="105"/>
        </w:rPr>
        <w:t>l’espace</w:t>
      </w:r>
      <w:r>
        <w:rPr>
          <w:spacing w:val="-15"/>
          <w:w w:val="105"/>
        </w:rPr>
        <w:t xml:space="preserve"> </w:t>
      </w:r>
      <w:r>
        <w:rPr>
          <w:w w:val="105"/>
        </w:rPr>
        <w:t>politique</w:t>
      </w:r>
      <w:r>
        <w:rPr>
          <w:spacing w:val="-16"/>
          <w:w w:val="105"/>
        </w:rPr>
        <w:t xml:space="preserve"> </w:t>
      </w:r>
      <w:r>
        <w:rPr>
          <w:w w:val="105"/>
        </w:rPr>
        <w:t>en</w:t>
      </w:r>
      <w:r>
        <w:rPr>
          <w:spacing w:val="-16"/>
          <w:w w:val="105"/>
        </w:rPr>
        <w:t xml:space="preserve"> </w:t>
      </w:r>
      <w:r>
        <w:rPr>
          <w:w w:val="105"/>
        </w:rPr>
        <w:t xml:space="preserve">rassemblant </w:t>
      </w:r>
      <w:r>
        <w:t xml:space="preserve">environ 40% de la population adulte suisse. Ce bloc social est médié par la stratégie politique </w:t>
      </w:r>
      <w:r>
        <w:rPr>
          <w:w w:val="105"/>
        </w:rPr>
        <w:t>(néo)libérale</w:t>
      </w:r>
      <w:r>
        <w:rPr>
          <w:spacing w:val="-13"/>
          <w:w w:val="105"/>
        </w:rPr>
        <w:t xml:space="preserve"> </w:t>
      </w:r>
      <w:r>
        <w:rPr>
          <w:w w:val="105"/>
        </w:rPr>
        <w:t>du</w:t>
      </w:r>
      <w:r>
        <w:rPr>
          <w:spacing w:val="-13"/>
          <w:w w:val="105"/>
        </w:rPr>
        <w:t xml:space="preserve"> </w:t>
      </w:r>
      <w:r>
        <w:rPr>
          <w:w w:val="105"/>
        </w:rPr>
        <w:t>Centre,</w:t>
      </w:r>
      <w:r>
        <w:rPr>
          <w:spacing w:val="-13"/>
          <w:w w:val="105"/>
        </w:rPr>
        <w:t xml:space="preserve"> </w:t>
      </w:r>
      <w:r>
        <w:rPr>
          <w:w w:val="105"/>
        </w:rPr>
        <w:t>du</w:t>
      </w:r>
      <w:r>
        <w:rPr>
          <w:spacing w:val="-13"/>
          <w:w w:val="105"/>
        </w:rPr>
        <w:t xml:space="preserve"> </w:t>
      </w:r>
      <w:r>
        <w:rPr>
          <w:w w:val="105"/>
        </w:rPr>
        <w:t>Parti</w:t>
      </w:r>
      <w:r>
        <w:rPr>
          <w:spacing w:val="-13"/>
          <w:w w:val="105"/>
        </w:rPr>
        <w:t xml:space="preserve"> </w:t>
      </w:r>
      <w:r>
        <w:rPr>
          <w:w w:val="105"/>
        </w:rPr>
        <w:t>Libéral-Radical</w:t>
      </w:r>
      <w:r>
        <w:rPr>
          <w:spacing w:val="-13"/>
          <w:w w:val="105"/>
        </w:rPr>
        <w:t xml:space="preserve"> </w:t>
      </w:r>
      <w:r>
        <w:rPr>
          <w:w w:val="105"/>
        </w:rPr>
        <w:t>(PLR)</w:t>
      </w:r>
      <w:r>
        <w:rPr>
          <w:spacing w:val="-13"/>
          <w:w w:val="105"/>
        </w:rPr>
        <w:t xml:space="preserve"> </w:t>
      </w:r>
      <w:r>
        <w:rPr>
          <w:w w:val="105"/>
        </w:rPr>
        <w:t>et</w:t>
      </w:r>
      <w:r>
        <w:rPr>
          <w:spacing w:val="-13"/>
          <w:w w:val="105"/>
        </w:rPr>
        <w:t xml:space="preserve"> </w:t>
      </w:r>
      <w:r>
        <w:rPr>
          <w:w w:val="105"/>
        </w:rPr>
        <w:t>des</w:t>
      </w:r>
      <w:r>
        <w:rPr>
          <w:spacing w:val="-13"/>
          <w:w w:val="105"/>
        </w:rPr>
        <w:t xml:space="preserve"> </w:t>
      </w:r>
      <w:r>
        <w:rPr>
          <w:w w:val="105"/>
        </w:rPr>
        <w:t>associations</w:t>
      </w:r>
      <w:r>
        <w:rPr>
          <w:spacing w:val="-13"/>
          <w:w w:val="105"/>
        </w:rPr>
        <w:t xml:space="preserve"> </w:t>
      </w:r>
      <w:r>
        <w:rPr>
          <w:w w:val="105"/>
        </w:rPr>
        <w:t>patronales,</w:t>
      </w:r>
      <w:r>
        <w:rPr>
          <w:spacing w:val="-13"/>
          <w:w w:val="105"/>
        </w:rPr>
        <w:t xml:space="preserve"> </w:t>
      </w:r>
      <w:r>
        <w:rPr>
          <w:w w:val="105"/>
        </w:rPr>
        <w:t xml:space="preserve">ainsi que par la stratégie néolibérale-conservatrice de l’Union Démocratique du Centre (UDC). Les groupes sociaux qui sont quantitativement le plus représentés dans ce bloc sont les </w:t>
      </w:r>
      <w:r>
        <w:t>travailleurs de niveaux de revenus et d’éducation relativement faibles et moyens de la Suisse Alémanique. Il y aussi une forte présence de retraités, d’</w:t>
      </w:r>
      <w:r w:rsidR="0063300D">
        <w:t>artisans</w:t>
      </w:r>
      <w:r>
        <w:t xml:space="preserve">, de petits commerçants ainsi </w:t>
      </w:r>
      <w:r>
        <w:rPr>
          <w:w w:val="105"/>
        </w:rPr>
        <w:t>que d’agriculteurs.</w:t>
      </w:r>
    </w:p>
    <w:p w14:paraId="24EC4743" w14:textId="77777777" w:rsidR="00F979B2" w:rsidRDefault="00000000" w:rsidP="00F979B2">
      <w:pPr>
        <w:pStyle w:val="Corpsdetexte"/>
        <w:spacing w:before="61" w:line="280" w:lineRule="auto"/>
        <w:ind w:left="0" w:right="127"/>
      </w:pPr>
      <w:r>
        <w:t>Ces groupes sociaux constituent la partie conservatrice mais pas nécessairement néolibérale</w:t>
      </w:r>
      <w:r>
        <w:rPr>
          <w:spacing w:val="-13"/>
        </w:rPr>
        <w:t xml:space="preserve"> </w:t>
      </w:r>
      <w:r>
        <w:t>du</w:t>
      </w:r>
      <w:r>
        <w:rPr>
          <w:spacing w:val="-13"/>
        </w:rPr>
        <w:t xml:space="preserve"> </w:t>
      </w:r>
      <w:r>
        <w:t>bloc.</w:t>
      </w:r>
      <w:r>
        <w:rPr>
          <w:spacing w:val="-13"/>
        </w:rPr>
        <w:t xml:space="preserve"> </w:t>
      </w:r>
      <w:r>
        <w:t>Ils</w:t>
      </w:r>
      <w:r>
        <w:rPr>
          <w:spacing w:val="-13"/>
        </w:rPr>
        <w:t xml:space="preserve"> </w:t>
      </w:r>
      <w:r>
        <w:t>sont</w:t>
      </w:r>
      <w:r>
        <w:rPr>
          <w:spacing w:val="-13"/>
        </w:rPr>
        <w:t xml:space="preserve"> </w:t>
      </w:r>
      <w:r>
        <w:t>intégrés</w:t>
      </w:r>
      <w:r>
        <w:rPr>
          <w:spacing w:val="-13"/>
        </w:rPr>
        <w:t xml:space="preserve"> </w:t>
      </w:r>
      <w:r>
        <w:t>dans</w:t>
      </w:r>
      <w:r>
        <w:rPr>
          <w:spacing w:val="-13"/>
        </w:rPr>
        <w:t xml:space="preserve"> </w:t>
      </w:r>
      <w:r>
        <w:t>ce</w:t>
      </w:r>
      <w:r>
        <w:rPr>
          <w:spacing w:val="-13"/>
        </w:rPr>
        <w:t xml:space="preserve"> </w:t>
      </w:r>
      <w:r>
        <w:t>bloc</w:t>
      </w:r>
      <w:r>
        <w:rPr>
          <w:spacing w:val="-13"/>
        </w:rPr>
        <w:t xml:space="preserve"> </w:t>
      </w:r>
      <w:r>
        <w:t>à</w:t>
      </w:r>
      <w:r>
        <w:rPr>
          <w:spacing w:val="-13"/>
        </w:rPr>
        <w:t xml:space="preserve"> </w:t>
      </w:r>
      <w:r>
        <w:t>travers</w:t>
      </w:r>
      <w:r>
        <w:rPr>
          <w:spacing w:val="-13"/>
        </w:rPr>
        <w:t xml:space="preserve"> </w:t>
      </w:r>
      <w:r>
        <w:t>la</w:t>
      </w:r>
      <w:r>
        <w:rPr>
          <w:spacing w:val="-13"/>
        </w:rPr>
        <w:t xml:space="preserve"> </w:t>
      </w:r>
      <w:r>
        <w:t>médiation</w:t>
      </w:r>
      <w:r>
        <w:rPr>
          <w:spacing w:val="-13"/>
        </w:rPr>
        <w:t xml:space="preserve"> </w:t>
      </w:r>
      <w:r>
        <w:t>politique</w:t>
      </w:r>
      <w:r>
        <w:rPr>
          <w:spacing w:val="-13"/>
        </w:rPr>
        <w:t xml:space="preserve"> </w:t>
      </w:r>
      <w:r>
        <w:t>de</w:t>
      </w:r>
      <w:r>
        <w:rPr>
          <w:spacing w:val="-13"/>
        </w:rPr>
        <w:t xml:space="preserve"> </w:t>
      </w:r>
      <w:r>
        <w:t>l’UDC,</w:t>
      </w:r>
      <w:r>
        <w:rPr>
          <w:spacing w:val="-13"/>
        </w:rPr>
        <w:t xml:space="preserve"> </w:t>
      </w:r>
      <w:r>
        <w:t>qui</w:t>
      </w:r>
      <w:r>
        <w:rPr>
          <w:spacing w:val="-13"/>
        </w:rPr>
        <w:t xml:space="preserve"> </w:t>
      </w:r>
      <w:r>
        <w:t>satisfait les demandes de ces groupes en matière de politique migratoire restrictive, de protection du marché intérieur, de politique nativiste et non-intégration à l’Union Européenne. Certains de ces groupes, notamment les individus à faibles niveaux de revenu et d’éducation, expriment néanmoins une certaine opposition aux politiques néolibérales, par exemple en matière de réduction des dépenses sociales, mais n’en font pas une priorité dans la hiérarchie de leurs attentes,</w:t>
      </w:r>
      <w:r>
        <w:rPr>
          <w:spacing w:val="26"/>
        </w:rPr>
        <w:t xml:space="preserve"> </w:t>
      </w:r>
      <w:r>
        <w:t>celles-ci</w:t>
      </w:r>
      <w:r>
        <w:rPr>
          <w:spacing w:val="26"/>
        </w:rPr>
        <w:t xml:space="preserve"> </w:t>
      </w:r>
      <w:r>
        <w:t>étant</w:t>
      </w:r>
      <w:r>
        <w:rPr>
          <w:spacing w:val="26"/>
        </w:rPr>
        <w:t xml:space="preserve"> </w:t>
      </w:r>
      <w:r>
        <w:t>dominées</w:t>
      </w:r>
      <w:r>
        <w:rPr>
          <w:spacing w:val="26"/>
        </w:rPr>
        <w:t xml:space="preserve"> </w:t>
      </w:r>
      <w:r>
        <w:t>par</w:t>
      </w:r>
      <w:r>
        <w:rPr>
          <w:spacing w:val="26"/>
        </w:rPr>
        <w:t xml:space="preserve"> </w:t>
      </w:r>
      <w:r>
        <w:t>les</w:t>
      </w:r>
      <w:r>
        <w:rPr>
          <w:spacing w:val="26"/>
        </w:rPr>
        <w:t xml:space="preserve"> </w:t>
      </w:r>
      <w:r>
        <w:t>demandes</w:t>
      </w:r>
      <w:r>
        <w:rPr>
          <w:spacing w:val="26"/>
        </w:rPr>
        <w:t xml:space="preserve"> </w:t>
      </w:r>
      <w:r>
        <w:t>conservatrices</w:t>
      </w:r>
      <w:r>
        <w:rPr>
          <w:spacing w:val="26"/>
        </w:rPr>
        <w:t xml:space="preserve"> </w:t>
      </w:r>
      <w:r>
        <w:t>en</w:t>
      </w:r>
      <w:r>
        <w:rPr>
          <w:spacing w:val="26"/>
        </w:rPr>
        <w:t xml:space="preserve"> </w:t>
      </w:r>
      <w:r>
        <w:t>matière</w:t>
      </w:r>
      <w:r>
        <w:rPr>
          <w:spacing w:val="26"/>
        </w:rPr>
        <w:t xml:space="preserve"> </w:t>
      </w:r>
      <w:r>
        <w:t>d’immigration et de nativisme.</w:t>
      </w:r>
      <w:r w:rsidR="0063300D">
        <w:t xml:space="preserve"> </w:t>
      </w:r>
      <w:r>
        <w:t>La</w:t>
      </w:r>
      <w:r>
        <w:rPr>
          <w:spacing w:val="-2"/>
        </w:rPr>
        <w:t xml:space="preserve"> </w:t>
      </w:r>
      <w:r>
        <w:t>partie</w:t>
      </w:r>
      <w:r>
        <w:rPr>
          <w:spacing w:val="-2"/>
        </w:rPr>
        <w:t xml:space="preserve"> </w:t>
      </w:r>
      <w:r>
        <w:t>libérale</w:t>
      </w:r>
      <w:r>
        <w:rPr>
          <w:spacing w:val="-2"/>
        </w:rPr>
        <w:t xml:space="preserve"> </w:t>
      </w:r>
      <w:r>
        <w:t>du</w:t>
      </w:r>
      <w:r>
        <w:rPr>
          <w:spacing w:val="-2"/>
        </w:rPr>
        <w:t xml:space="preserve"> </w:t>
      </w:r>
      <w:r>
        <w:t>bloc</w:t>
      </w:r>
      <w:r>
        <w:rPr>
          <w:spacing w:val="-2"/>
        </w:rPr>
        <w:t xml:space="preserve"> </w:t>
      </w:r>
      <w:r>
        <w:t>est</w:t>
      </w:r>
      <w:r>
        <w:rPr>
          <w:spacing w:val="-2"/>
        </w:rPr>
        <w:t xml:space="preserve"> </w:t>
      </w:r>
      <w:r>
        <w:t>quant</w:t>
      </w:r>
      <w:r>
        <w:rPr>
          <w:spacing w:val="-2"/>
        </w:rPr>
        <w:t xml:space="preserve"> </w:t>
      </w:r>
      <w:r>
        <w:t>à</w:t>
      </w:r>
      <w:r>
        <w:rPr>
          <w:spacing w:val="-2"/>
        </w:rPr>
        <w:t xml:space="preserve"> </w:t>
      </w:r>
      <w:r>
        <w:t>elle</w:t>
      </w:r>
      <w:r>
        <w:rPr>
          <w:spacing w:val="-2"/>
        </w:rPr>
        <w:t xml:space="preserve"> </w:t>
      </w:r>
      <w:r>
        <w:t>constituée</w:t>
      </w:r>
      <w:r>
        <w:rPr>
          <w:spacing w:val="-2"/>
        </w:rPr>
        <w:t xml:space="preserve"> </w:t>
      </w:r>
      <w:r>
        <w:t>de</w:t>
      </w:r>
      <w:r>
        <w:rPr>
          <w:spacing w:val="-2"/>
        </w:rPr>
        <w:t xml:space="preserve"> </w:t>
      </w:r>
      <w:r>
        <w:t>travailleurs</w:t>
      </w:r>
      <w:r>
        <w:rPr>
          <w:spacing w:val="-2"/>
        </w:rPr>
        <w:t xml:space="preserve"> </w:t>
      </w:r>
      <w:r>
        <w:t>qualifiés</w:t>
      </w:r>
      <w:r>
        <w:rPr>
          <w:spacing w:val="-2"/>
        </w:rPr>
        <w:t xml:space="preserve"> </w:t>
      </w:r>
      <w:r>
        <w:t>et</w:t>
      </w:r>
      <w:r>
        <w:rPr>
          <w:spacing w:val="-2"/>
        </w:rPr>
        <w:t xml:space="preserve"> </w:t>
      </w:r>
      <w:r>
        <w:t>de</w:t>
      </w:r>
      <w:r>
        <w:rPr>
          <w:spacing w:val="-2"/>
        </w:rPr>
        <w:t xml:space="preserve"> </w:t>
      </w:r>
      <w:r>
        <w:t xml:space="preserve">managers </w:t>
      </w:r>
      <w:proofErr w:type="spellStart"/>
      <w:r>
        <w:t>pluôt</w:t>
      </w:r>
      <w:proofErr w:type="spellEnd"/>
      <w:r>
        <w:t xml:space="preserve"> jeunes à haut niveaux de revenus et d’éducation, surreprésentés en Suisse Alémanique, </w:t>
      </w:r>
      <w:r>
        <w:rPr>
          <w:w w:val="105"/>
        </w:rPr>
        <w:t xml:space="preserve">qui soutiennent le PLR ou le Centre et expriment des attentes fortement néolibérales et soutiennent l’intégration européenne. Une frange similaire est davantage âgée et contre </w:t>
      </w:r>
      <w:r>
        <w:t xml:space="preserve">l’Union Européenne, mais exprime un degré similaire de soutien aux politiques néolibérales. Ces franges néolibérales ne représentent qu’environ 10% de la population suisse active, tandis </w:t>
      </w:r>
      <w:r>
        <w:rPr>
          <w:w w:val="105"/>
        </w:rPr>
        <w:t>que les non-néolibéraux conservateurs en constituent un tiers.</w:t>
      </w:r>
    </w:p>
    <w:p w14:paraId="50CFCA0D" w14:textId="7E684EA6" w:rsidR="00F979B2" w:rsidRDefault="00000000" w:rsidP="00F979B2">
      <w:pPr>
        <w:pStyle w:val="Corpsdetexte"/>
        <w:spacing w:before="61" w:line="280" w:lineRule="auto"/>
        <w:ind w:left="0" w:right="127"/>
        <w:sectPr w:rsidR="00F979B2">
          <w:footerReference w:type="default" r:id="rId13"/>
          <w:pgSz w:w="11910" w:h="16840"/>
          <w:pgMar w:top="1220" w:right="1275" w:bottom="1100" w:left="1275" w:header="0" w:footer="904" w:gutter="0"/>
          <w:cols w:space="720"/>
        </w:sectPr>
      </w:pPr>
      <w:r>
        <w:t xml:space="preserve">Face à ce bloc dominant se trouve un bloc de gauche </w:t>
      </w:r>
      <w:r w:rsidR="0063300D">
        <w:t>agrégé</w:t>
      </w:r>
      <w:r>
        <w:t xml:space="preserve"> par la médiation politique du Parti Socialiste, des Verts et des principaux syndicats des travailleurs comme l’UNIA. Ce bloc minoritaire est constitué en majorité de spécialistes socio-culturels (professeurs, chercheurs, journalistes, travailleurs sociaux…) et de managers à hauts niveaux d’éducation, mais pas for- cément aisés financièrement. Ces groupes expriment des attentes favorables à l’intervention</w:t>
      </w:r>
      <w:r>
        <w:rPr>
          <w:spacing w:val="80"/>
        </w:rPr>
        <w:t xml:space="preserve"> </w:t>
      </w:r>
      <w:r>
        <w:t>de</w:t>
      </w:r>
      <w:r>
        <w:rPr>
          <w:spacing w:val="-6"/>
        </w:rPr>
        <w:t xml:space="preserve"> </w:t>
      </w:r>
      <w:r>
        <w:t>l’État,</w:t>
      </w:r>
      <w:r>
        <w:rPr>
          <w:spacing w:val="-6"/>
        </w:rPr>
        <w:t xml:space="preserve"> </w:t>
      </w:r>
      <w:r>
        <w:t>à</w:t>
      </w:r>
      <w:r>
        <w:rPr>
          <w:spacing w:val="-6"/>
        </w:rPr>
        <w:t xml:space="preserve"> </w:t>
      </w:r>
      <w:r>
        <w:t>la</w:t>
      </w:r>
      <w:r>
        <w:rPr>
          <w:spacing w:val="-6"/>
        </w:rPr>
        <w:t xml:space="preserve"> </w:t>
      </w:r>
      <w:r>
        <w:t>protection</w:t>
      </w:r>
      <w:r>
        <w:rPr>
          <w:spacing w:val="-6"/>
        </w:rPr>
        <w:t xml:space="preserve"> </w:t>
      </w:r>
      <w:r>
        <w:t>sociale,</w:t>
      </w:r>
      <w:r>
        <w:rPr>
          <w:spacing w:val="-6"/>
        </w:rPr>
        <w:t xml:space="preserve"> </w:t>
      </w:r>
      <w:r>
        <w:t>à</w:t>
      </w:r>
      <w:r>
        <w:rPr>
          <w:spacing w:val="-6"/>
        </w:rPr>
        <w:t xml:space="preserve"> </w:t>
      </w:r>
      <w:r>
        <w:t>l’intégration</w:t>
      </w:r>
      <w:r>
        <w:rPr>
          <w:spacing w:val="-6"/>
        </w:rPr>
        <w:t xml:space="preserve"> </w:t>
      </w:r>
      <w:r>
        <w:t>européenne</w:t>
      </w:r>
      <w:r>
        <w:rPr>
          <w:spacing w:val="-6"/>
        </w:rPr>
        <w:t xml:space="preserve"> </w:t>
      </w:r>
      <w:r>
        <w:t>et</w:t>
      </w:r>
      <w:r>
        <w:rPr>
          <w:spacing w:val="-6"/>
        </w:rPr>
        <w:t xml:space="preserve"> </w:t>
      </w:r>
      <w:r>
        <w:t>ne</w:t>
      </w:r>
      <w:r>
        <w:rPr>
          <w:spacing w:val="-6"/>
        </w:rPr>
        <w:t xml:space="preserve"> </w:t>
      </w:r>
      <w:r>
        <w:t>s’opposent</w:t>
      </w:r>
      <w:r>
        <w:rPr>
          <w:spacing w:val="-6"/>
        </w:rPr>
        <w:t xml:space="preserve"> </w:t>
      </w:r>
      <w:r>
        <w:t>pas</w:t>
      </w:r>
      <w:r>
        <w:rPr>
          <w:spacing w:val="-6"/>
        </w:rPr>
        <w:t xml:space="preserve"> </w:t>
      </w:r>
      <w:r>
        <w:rPr>
          <w:spacing w:val="-2"/>
        </w:rPr>
        <w:t>l’immigration</w:t>
      </w:r>
      <w:r w:rsidR="00F979B2">
        <w:rPr>
          <w:spacing w:val="-2"/>
        </w:rPr>
        <w:t>.</w:t>
      </w:r>
    </w:p>
    <w:p w14:paraId="5470707F" w14:textId="43325442" w:rsidR="007407E7" w:rsidRPr="00D241ED" w:rsidRDefault="00000000" w:rsidP="00F979B2">
      <w:pPr>
        <w:pStyle w:val="Corpsdetexte"/>
        <w:spacing w:before="133" w:line="283" w:lineRule="auto"/>
        <w:ind w:left="0" w:right="98"/>
        <w:rPr>
          <w:spacing w:val="-2"/>
          <w:rPrChange w:id="13" w:author="Celâl Guney" w:date="2026-09-20T18:56:00Z" w16du:dateUtc="2026-09-20T16:56:00Z">
            <w:rPr/>
          </w:rPrChange>
        </w:rPr>
      </w:pPr>
      <w:r>
        <w:lastRenderedPageBreak/>
        <w:t>En ce qui concerne l’assurance-maladie obligatoire, les attentes des composantes de ces deux</w:t>
      </w:r>
      <w:r>
        <w:rPr>
          <w:spacing w:val="40"/>
        </w:rPr>
        <w:t xml:space="preserve"> </w:t>
      </w:r>
      <w:r>
        <w:t>blocs</w:t>
      </w:r>
      <w:r>
        <w:rPr>
          <w:spacing w:val="40"/>
        </w:rPr>
        <w:t xml:space="preserve"> </w:t>
      </w:r>
      <w:r>
        <w:t>ne</w:t>
      </w:r>
      <w:r>
        <w:rPr>
          <w:spacing w:val="40"/>
        </w:rPr>
        <w:t xml:space="preserve"> </w:t>
      </w:r>
      <w:r>
        <w:t>sont</w:t>
      </w:r>
      <w:r>
        <w:rPr>
          <w:spacing w:val="40"/>
        </w:rPr>
        <w:t xml:space="preserve"> </w:t>
      </w:r>
      <w:r>
        <w:t>que</w:t>
      </w:r>
      <w:r>
        <w:rPr>
          <w:spacing w:val="40"/>
        </w:rPr>
        <w:t xml:space="preserve"> </w:t>
      </w:r>
      <w:r>
        <w:t>très</w:t>
      </w:r>
      <w:r>
        <w:rPr>
          <w:spacing w:val="40"/>
        </w:rPr>
        <w:t xml:space="preserve"> </w:t>
      </w:r>
      <w:r>
        <w:t>peu</w:t>
      </w:r>
      <w:r>
        <w:rPr>
          <w:spacing w:val="40"/>
        </w:rPr>
        <w:t xml:space="preserve"> </w:t>
      </w:r>
      <w:r>
        <w:t>identifiées.</w:t>
      </w:r>
      <w:r>
        <w:rPr>
          <w:spacing w:val="40"/>
        </w:rPr>
        <w:t xml:space="preserve"> </w:t>
      </w:r>
      <w:r>
        <w:t>Cette</w:t>
      </w:r>
      <w:r>
        <w:rPr>
          <w:spacing w:val="40"/>
        </w:rPr>
        <w:t xml:space="preserve"> </w:t>
      </w:r>
      <w:r>
        <w:t>question</w:t>
      </w:r>
      <w:r>
        <w:rPr>
          <w:spacing w:val="40"/>
        </w:rPr>
        <w:t xml:space="preserve"> </w:t>
      </w:r>
      <w:r>
        <w:t>est</w:t>
      </w:r>
      <w:r>
        <w:rPr>
          <w:spacing w:val="40"/>
        </w:rPr>
        <w:t xml:space="preserve"> </w:t>
      </w:r>
      <w:r>
        <w:t>pourtant</w:t>
      </w:r>
      <w:r>
        <w:rPr>
          <w:spacing w:val="40"/>
        </w:rPr>
        <w:t xml:space="preserve"> </w:t>
      </w:r>
      <w:r>
        <w:t>fondamentale</w:t>
      </w:r>
      <w:r>
        <w:rPr>
          <w:spacing w:val="40"/>
        </w:rPr>
        <w:t xml:space="preserve"> </w:t>
      </w:r>
      <w:r>
        <w:t xml:space="preserve">car, dans une perspective néoréaliste, l’impossibilité de toute réforme s’attaquant au caractère néolibéral de l’assurance-maladie obligatoire pourrait s’expliquer par l’hypothèse suivante: si les initiatives s’attaquant au caractère régressif et inégalitaire de l’assurance obligatoire des soins échouent, c’est parce qu’elles ne sont pas alignées sur les attentes des groupes les plus importants du </w:t>
      </w:r>
      <w:del w:id="14" w:author="Celâl Guney" w:date="2026-09-20T18:38:00Z" w16du:dateUtc="2026-09-20T16:38:00Z">
        <w:r w:rsidDel="007407E7">
          <w:delText>bloc social dominant, à savoir le bloc libéral-conservateur</w:delText>
        </w:r>
      </w:del>
      <w:ins w:id="15" w:author="Celâl Guney" w:date="2026-09-20T18:38:00Z" w16du:dateUtc="2026-09-20T16:38:00Z">
        <w:r w:rsidR="007407E7">
          <w:t>bloc</w:t>
        </w:r>
      </w:ins>
      <w:ins w:id="16" w:author="Celâl Guney" w:date="2026-09-20T18:39:00Z" w16du:dateUtc="2026-09-20T16:39:00Z">
        <w:r w:rsidR="007407E7">
          <w:t xml:space="preserve"> libéral-conservateur (le bloc social dominant suisse)</w:t>
        </w:r>
      </w:ins>
      <w:r>
        <w:t xml:space="preserve">. </w:t>
      </w:r>
      <w:bookmarkStart w:id="17" w:name="_Hlk240796832"/>
      <w:r>
        <w:t xml:space="preserve">En d’autres termes, les attentes des composantes fondamentales du bloc social dominant suisse s’opposent </w:t>
      </w:r>
      <w:r w:rsidR="007C2782">
        <w:t xml:space="preserve">à </w:t>
      </w:r>
      <w:r>
        <w:t xml:space="preserve">toute mesure allégeant les primes à travers une remise en cause du principe de décentralisation, de </w:t>
      </w:r>
      <w:proofErr w:type="spellStart"/>
      <w:r w:rsidRPr="0063300D">
        <w:rPr>
          <w:iCs/>
        </w:rPr>
        <w:t>managed</w:t>
      </w:r>
      <w:proofErr w:type="spellEnd"/>
      <w:r w:rsidRPr="0063300D">
        <w:rPr>
          <w:iCs/>
        </w:rPr>
        <w:t xml:space="preserve"> </w:t>
      </w:r>
      <w:proofErr w:type="spellStart"/>
      <w:r w:rsidRPr="0063300D">
        <w:rPr>
          <w:iCs/>
        </w:rPr>
        <w:t>competition</w:t>
      </w:r>
      <w:proofErr w:type="spellEnd"/>
      <w:r w:rsidRPr="0063300D">
        <w:t>,</w:t>
      </w:r>
      <w:r>
        <w:t xml:space="preserve"> ou bien une intervention jugée trop forte de l’État.</w:t>
      </w:r>
      <w:r w:rsidR="00112147">
        <w:t xml:space="preserve"> </w:t>
      </w:r>
      <w:r>
        <w:t>Toutefois, comme nous l’avons vu ci-dessus, le bloc libéral-conservateur a une forte composante populaire qui, théoriquement, pourrait supporter des initiatives de réforme de l’assurance-maladie</w:t>
      </w:r>
      <w:r>
        <w:rPr>
          <w:spacing w:val="34"/>
        </w:rPr>
        <w:t xml:space="preserve"> </w:t>
      </w:r>
      <w:r>
        <w:t>en</w:t>
      </w:r>
      <w:r>
        <w:rPr>
          <w:spacing w:val="34"/>
        </w:rPr>
        <w:t xml:space="preserve"> </w:t>
      </w:r>
      <w:r>
        <w:t>provenance</w:t>
      </w:r>
      <w:r>
        <w:rPr>
          <w:spacing w:val="34"/>
        </w:rPr>
        <w:t xml:space="preserve"> </w:t>
      </w:r>
      <w:r>
        <w:t>du</w:t>
      </w:r>
      <w:r>
        <w:rPr>
          <w:spacing w:val="34"/>
        </w:rPr>
        <w:t xml:space="preserve"> </w:t>
      </w:r>
      <w:r>
        <w:t>bloc</w:t>
      </w:r>
      <w:r>
        <w:rPr>
          <w:spacing w:val="34"/>
        </w:rPr>
        <w:t xml:space="preserve"> </w:t>
      </w:r>
      <w:r>
        <w:t>de</w:t>
      </w:r>
      <w:r>
        <w:rPr>
          <w:spacing w:val="34"/>
        </w:rPr>
        <w:t xml:space="preserve"> </w:t>
      </w:r>
      <w:r>
        <w:t>gauche</w:t>
      </w:r>
      <w:bookmarkEnd w:id="17"/>
      <w:r>
        <w:t>.</w:t>
      </w:r>
      <w:r>
        <w:rPr>
          <w:spacing w:val="34"/>
        </w:rPr>
        <w:t xml:space="preserve"> </w:t>
      </w:r>
      <w:bookmarkStart w:id="18" w:name="_Hlk240796871"/>
      <w:del w:id="19" w:author="Celâl Guney" w:date="2026-09-20T18:37:00Z" w16du:dateUtc="2026-09-20T16:37:00Z">
        <w:r w:rsidDel="007407E7">
          <w:delText>Afin</w:delText>
        </w:r>
        <w:r w:rsidDel="007407E7">
          <w:rPr>
            <w:spacing w:val="34"/>
          </w:rPr>
          <w:delText xml:space="preserve"> </w:delText>
        </w:r>
        <w:r w:rsidDel="007407E7">
          <w:delText>de</w:delText>
        </w:r>
        <w:r w:rsidDel="007407E7">
          <w:rPr>
            <w:spacing w:val="34"/>
          </w:rPr>
          <w:delText xml:space="preserve"> </w:delText>
        </w:r>
        <w:r w:rsidDel="007407E7">
          <w:delText>comprendre</w:delText>
        </w:r>
        <w:r w:rsidDel="007407E7">
          <w:rPr>
            <w:spacing w:val="34"/>
          </w:rPr>
          <w:delText xml:space="preserve"> </w:delText>
        </w:r>
        <w:r w:rsidDel="007407E7">
          <w:delText>ce</w:delText>
        </w:r>
        <w:r w:rsidDel="007407E7">
          <w:rPr>
            <w:spacing w:val="34"/>
          </w:rPr>
          <w:delText xml:space="preserve"> </w:delText>
        </w:r>
        <w:r w:rsidDel="007407E7">
          <w:delText>paradoxe</w:delText>
        </w:r>
        <w:r w:rsidDel="007407E7">
          <w:rPr>
            <w:spacing w:val="34"/>
          </w:rPr>
          <w:delText xml:space="preserve"> </w:delText>
        </w:r>
        <w:r w:rsidDel="007407E7">
          <w:delText>et de</w:delText>
        </w:r>
        <w:r w:rsidDel="007407E7">
          <w:rPr>
            <w:spacing w:val="40"/>
          </w:rPr>
          <w:delText xml:space="preserve"> </w:delText>
        </w:r>
        <w:r w:rsidDel="007407E7">
          <w:delText>tester</w:delText>
        </w:r>
        <w:r w:rsidDel="007407E7">
          <w:rPr>
            <w:spacing w:val="40"/>
          </w:rPr>
          <w:delText xml:space="preserve"> </w:delText>
        </w:r>
        <w:r w:rsidDel="007407E7">
          <w:delText>notre</w:delText>
        </w:r>
        <w:r w:rsidDel="007407E7">
          <w:rPr>
            <w:spacing w:val="40"/>
          </w:rPr>
          <w:delText xml:space="preserve"> </w:delText>
        </w:r>
        <w:r w:rsidDel="007407E7">
          <w:delText>hypothèse,</w:delText>
        </w:r>
        <w:r w:rsidDel="007407E7">
          <w:rPr>
            <w:spacing w:val="40"/>
          </w:rPr>
          <w:delText xml:space="preserve"> </w:delText>
        </w:r>
        <w:r w:rsidDel="007407E7">
          <w:delText>nous</w:delText>
        </w:r>
        <w:r w:rsidDel="007407E7">
          <w:rPr>
            <w:spacing w:val="40"/>
          </w:rPr>
          <w:delText xml:space="preserve"> </w:delText>
        </w:r>
        <w:r w:rsidDel="007407E7">
          <w:delText>nous</w:delText>
        </w:r>
        <w:r w:rsidDel="007407E7">
          <w:rPr>
            <w:spacing w:val="40"/>
          </w:rPr>
          <w:delText xml:space="preserve"> </w:delText>
        </w:r>
        <w:r w:rsidDel="007407E7">
          <w:delText>penchons</w:delText>
        </w:r>
        <w:r w:rsidDel="007407E7">
          <w:rPr>
            <w:spacing w:val="40"/>
          </w:rPr>
          <w:delText xml:space="preserve"> </w:delText>
        </w:r>
        <w:r w:rsidDel="007407E7">
          <w:delText>désormais</w:delText>
        </w:r>
        <w:r w:rsidDel="007407E7">
          <w:rPr>
            <w:spacing w:val="40"/>
          </w:rPr>
          <w:delText xml:space="preserve"> </w:delText>
        </w:r>
        <w:r w:rsidDel="007407E7">
          <w:delText>sur</w:delText>
        </w:r>
        <w:r w:rsidDel="007407E7">
          <w:rPr>
            <w:spacing w:val="40"/>
          </w:rPr>
          <w:delText xml:space="preserve"> </w:delText>
        </w:r>
        <w:r w:rsidDel="007407E7">
          <w:delText>une</w:delText>
        </w:r>
        <w:r w:rsidDel="007407E7">
          <w:rPr>
            <w:spacing w:val="40"/>
          </w:rPr>
          <w:delText xml:space="preserve"> </w:delText>
        </w:r>
        <w:r w:rsidDel="007407E7">
          <w:delText>analyse</w:delText>
        </w:r>
        <w:r w:rsidDel="007407E7">
          <w:rPr>
            <w:spacing w:val="40"/>
          </w:rPr>
          <w:delText xml:space="preserve"> </w:delText>
        </w:r>
        <w:r w:rsidDel="007407E7">
          <w:delText>des</w:delText>
        </w:r>
        <w:r w:rsidDel="007407E7">
          <w:rPr>
            <w:spacing w:val="40"/>
          </w:rPr>
          <w:delText xml:space="preserve"> </w:delText>
        </w:r>
        <w:r w:rsidDel="007407E7">
          <w:delText xml:space="preserve">facteurs socio-économiques et idéologiques influençant le soutien à deux dimensions du système d’assurance-maladie </w:delText>
        </w:r>
        <w:r w:rsidR="0071627E" w:rsidDel="007407E7">
          <w:delText>obligatoire :</w:delText>
        </w:r>
        <w:r w:rsidDel="007407E7">
          <w:delText xml:space="preserve"> la question de l’augmentation de la franchise minimale ainsi que</w:delText>
        </w:r>
        <w:r w:rsidDel="007407E7">
          <w:rPr>
            <w:spacing w:val="2"/>
          </w:rPr>
          <w:delText xml:space="preserve"> </w:delText>
        </w:r>
        <w:r w:rsidDel="007407E7">
          <w:delText>l’initiative</w:delText>
        </w:r>
        <w:r w:rsidDel="007407E7">
          <w:rPr>
            <w:spacing w:val="3"/>
          </w:rPr>
          <w:delText xml:space="preserve"> </w:delText>
        </w:r>
        <w:r w:rsidDel="007407E7">
          <w:delText>pour</w:delText>
        </w:r>
        <w:r w:rsidDel="007407E7">
          <w:rPr>
            <w:spacing w:val="3"/>
          </w:rPr>
          <w:delText xml:space="preserve"> </w:delText>
        </w:r>
        <w:r w:rsidDel="007407E7">
          <w:delText>l’allègement</w:delText>
        </w:r>
        <w:r w:rsidDel="007407E7">
          <w:rPr>
            <w:spacing w:val="3"/>
          </w:rPr>
          <w:delText xml:space="preserve"> </w:delText>
        </w:r>
        <w:r w:rsidDel="007407E7">
          <w:delText>des</w:delText>
        </w:r>
        <w:r w:rsidDel="007407E7">
          <w:rPr>
            <w:spacing w:val="3"/>
          </w:rPr>
          <w:delText xml:space="preserve"> </w:delText>
        </w:r>
        <w:r w:rsidDel="007407E7">
          <w:delText>primes</w:delText>
        </w:r>
        <w:r w:rsidDel="007407E7">
          <w:rPr>
            <w:spacing w:val="3"/>
          </w:rPr>
          <w:delText xml:space="preserve"> </w:delText>
        </w:r>
        <w:r w:rsidDel="007407E7">
          <w:delText>qui</w:delText>
        </w:r>
        <w:r w:rsidDel="007407E7">
          <w:rPr>
            <w:spacing w:val="3"/>
          </w:rPr>
          <w:delText xml:space="preserve"> </w:delText>
        </w:r>
        <w:r w:rsidDel="007407E7">
          <w:delText>fut</w:delText>
        </w:r>
        <w:r w:rsidDel="007407E7">
          <w:rPr>
            <w:spacing w:val="3"/>
          </w:rPr>
          <w:delText xml:space="preserve"> </w:delText>
        </w:r>
        <w:r w:rsidDel="007407E7">
          <w:delText>refusée</w:delText>
        </w:r>
        <w:r w:rsidDel="007407E7">
          <w:rPr>
            <w:spacing w:val="3"/>
          </w:rPr>
          <w:delText xml:space="preserve"> </w:delText>
        </w:r>
        <w:r w:rsidDel="007407E7">
          <w:delText>en</w:delText>
        </w:r>
        <w:r w:rsidDel="007407E7">
          <w:rPr>
            <w:spacing w:val="2"/>
          </w:rPr>
          <w:delText xml:space="preserve"> </w:delText>
        </w:r>
        <w:r w:rsidDel="007407E7">
          <w:delText>fin</w:delText>
        </w:r>
        <w:r w:rsidDel="007407E7">
          <w:rPr>
            <w:spacing w:val="3"/>
          </w:rPr>
          <w:delText xml:space="preserve"> </w:delText>
        </w:r>
        <w:r w:rsidDel="007407E7">
          <w:delText>2024</w:delText>
        </w:r>
        <w:r w:rsidDel="007407E7">
          <w:rPr>
            <w:spacing w:val="3"/>
          </w:rPr>
          <w:delText xml:space="preserve"> </w:delText>
        </w:r>
        <w:r w:rsidDel="007407E7">
          <w:delText>en</w:delText>
        </w:r>
        <w:r w:rsidDel="007407E7">
          <w:rPr>
            <w:spacing w:val="3"/>
          </w:rPr>
          <w:delText xml:space="preserve"> </w:delText>
        </w:r>
        <w:r w:rsidDel="007407E7">
          <w:delText>votation</w:delText>
        </w:r>
        <w:r w:rsidDel="007407E7">
          <w:rPr>
            <w:spacing w:val="3"/>
          </w:rPr>
          <w:delText xml:space="preserve"> </w:delText>
        </w:r>
        <w:r w:rsidDel="007407E7">
          <w:rPr>
            <w:spacing w:val="-2"/>
          </w:rPr>
          <w:delText>populaire.</w:delText>
        </w:r>
      </w:del>
      <w:bookmarkEnd w:id="18"/>
    </w:p>
    <w:p w14:paraId="35170581" w14:textId="0867DD70" w:rsidR="008725D2" w:rsidDel="007407E7" w:rsidRDefault="00000000" w:rsidP="002D63AC">
      <w:pPr>
        <w:pStyle w:val="Corpsdetexte"/>
        <w:spacing w:before="194" w:line="283" w:lineRule="auto"/>
        <w:ind w:left="0" w:right="140"/>
        <w:rPr>
          <w:del w:id="20" w:author="Celâl Guney" w:date="2026-09-20T18:40:00Z" w16du:dateUtc="2026-09-20T16:40:00Z"/>
          <w:spacing w:val="-2"/>
        </w:rPr>
      </w:pPr>
      <w:del w:id="21" w:author="Celâl Guney" w:date="2026-09-20T18:40:00Z" w16du:dateUtc="2026-09-20T16:40:00Z">
        <w:r w:rsidDel="007407E7">
          <w:delText>Ces deux dimensions de l’économie politique de l’assurance-maladie sont celles qui sont en outre possible d’analyser au niveau individuel à travers les données d’enquête disponibles en</w:delText>
        </w:r>
        <w:r w:rsidDel="007407E7">
          <w:rPr>
            <w:spacing w:val="20"/>
          </w:rPr>
          <w:delText xml:space="preserve"> </w:delText>
        </w:r>
        <w:r w:rsidDel="007407E7">
          <w:delText>Suisse.</w:delText>
        </w:r>
        <w:r w:rsidDel="007407E7">
          <w:rPr>
            <w:spacing w:val="20"/>
          </w:rPr>
          <w:delText xml:space="preserve"> </w:delText>
        </w:r>
        <w:r w:rsidDel="007407E7">
          <w:delText>Nous</w:delText>
        </w:r>
        <w:r w:rsidDel="007407E7">
          <w:rPr>
            <w:spacing w:val="19"/>
          </w:rPr>
          <w:delText xml:space="preserve"> </w:delText>
        </w:r>
        <w:r w:rsidDel="007407E7">
          <w:delText>pouvons</w:delText>
        </w:r>
        <w:r w:rsidDel="007407E7">
          <w:rPr>
            <w:spacing w:val="20"/>
          </w:rPr>
          <w:delText xml:space="preserve"> </w:delText>
        </w:r>
        <w:r w:rsidDel="007407E7">
          <w:delText>à</w:delText>
        </w:r>
        <w:r w:rsidDel="007407E7">
          <w:rPr>
            <w:spacing w:val="20"/>
          </w:rPr>
          <w:delText xml:space="preserve"> </w:delText>
        </w:r>
        <w:r w:rsidDel="007407E7">
          <w:delText>cet</w:delText>
        </w:r>
        <w:r w:rsidDel="007407E7">
          <w:rPr>
            <w:spacing w:val="19"/>
          </w:rPr>
          <w:delText xml:space="preserve"> </w:delText>
        </w:r>
        <w:r w:rsidDel="007407E7">
          <w:delText>égard</w:delText>
        </w:r>
        <w:r w:rsidDel="007407E7">
          <w:rPr>
            <w:spacing w:val="20"/>
          </w:rPr>
          <w:delText xml:space="preserve"> </w:delText>
        </w:r>
        <w:r w:rsidDel="007407E7">
          <w:delText>nous</w:delText>
        </w:r>
        <w:r w:rsidDel="007407E7">
          <w:rPr>
            <w:spacing w:val="20"/>
          </w:rPr>
          <w:delText xml:space="preserve"> </w:delText>
        </w:r>
        <w:r w:rsidDel="007407E7">
          <w:delText>baser</w:delText>
        </w:r>
        <w:r w:rsidDel="007407E7">
          <w:rPr>
            <w:spacing w:val="19"/>
          </w:rPr>
          <w:delText xml:space="preserve"> </w:delText>
        </w:r>
        <w:r w:rsidDel="007407E7">
          <w:delText>sur</w:delText>
        </w:r>
        <w:r w:rsidDel="007407E7">
          <w:rPr>
            <w:spacing w:val="20"/>
          </w:rPr>
          <w:delText xml:space="preserve"> </w:delText>
        </w:r>
        <w:r w:rsidDel="007407E7">
          <w:delText>l’enquête</w:delText>
        </w:r>
        <w:r w:rsidDel="007407E7">
          <w:rPr>
            <w:spacing w:val="20"/>
          </w:rPr>
          <w:delText xml:space="preserve"> </w:delText>
        </w:r>
        <w:r w:rsidDel="007407E7">
          <w:delText>panel</w:delText>
        </w:r>
        <w:r w:rsidDel="007407E7">
          <w:rPr>
            <w:spacing w:val="19"/>
          </w:rPr>
          <w:delText xml:space="preserve"> </w:delText>
        </w:r>
        <w:r w:rsidDel="007407E7">
          <w:delText>de</w:delText>
        </w:r>
        <w:r w:rsidR="00735E06" w:rsidDel="007407E7">
          <w:delText xml:space="preserve"> </w:delText>
        </w:r>
        <w:r w:rsidR="00735E06" w:rsidDel="007407E7">
          <w:fldChar w:fldCharType="begin"/>
        </w:r>
        <w:r w:rsidR="00735E06" w:rsidDel="007407E7">
          <w:delInstrText xml:space="preserve"> ADDIN ZOTERO_ITEM CSL_CITATION {"citationID":"XSYdcxpv","properties":{"formattedCitation":"(Selects 2025)","plainCitation":"(Selects 2025)","noteIndex":0},"citationItems":[{"id":5408,"uris":["http://zotero.org/groups/6347865/items/6HXIQANE"],"itemData":{"id":5408,"type":"dataset","DOI":"10.48573/V7EW-1T60","language":"en","publisher":"FORS data service","source":"DOI.org (Datacite)","title":"Selects 2023 Panel Survey (waves 1-4)","URL":"https://www.swissubase.ch/en/catalogue/studies/20738/latest/datasets/2626/3552/version-history","version":"2.0","author":[{"literal":"Selects"}],"accessed":{"date-parts":[["2026",1,18]]},"issued":{"date-parts":[["2025"]]}}}],"schema":"https://github.com/citation-style-language/schema/raw/master/csl-citation.json"} </w:delInstrText>
        </w:r>
        <w:r w:rsidR="00735E06" w:rsidDel="007407E7">
          <w:fldChar w:fldCharType="separate"/>
        </w:r>
        <w:r w:rsidR="00735E06" w:rsidRPr="00735E06" w:rsidDel="007407E7">
          <w:delText xml:space="preserve">Selects </w:delText>
        </w:r>
        <w:r w:rsidR="00735E06" w:rsidDel="007407E7">
          <w:delText>(</w:delText>
        </w:r>
        <w:r w:rsidR="00735E06" w:rsidRPr="00735E06" w:rsidDel="007407E7">
          <w:delText>2025)</w:delText>
        </w:r>
        <w:r w:rsidR="00735E06" w:rsidDel="007407E7">
          <w:fldChar w:fldCharType="end"/>
        </w:r>
        <w:r w:rsidDel="007407E7">
          <w:delText>,</w:delText>
        </w:r>
        <w:r w:rsidDel="007407E7">
          <w:rPr>
            <w:spacing w:val="19"/>
          </w:rPr>
          <w:delText xml:space="preserve"> </w:delText>
        </w:r>
        <w:r w:rsidDel="007407E7">
          <w:delText>dont le questionnaire de la première vague de sondage conduite après les élections nationales de 2023 contient une question portant sur l’avis des répondants vis-à-vis de l’augmentation de la franchise minimale de base de l’assurance-maladie obligatoire. Le soutien pour cette mesure peut être considérée comme un proxy suffisant à une attente sociale néolibérale en matière d’assurance-maladie. Défendue au parlement suisse par le PLR et Le Centre, cette mesure est souvent évoquée comme une solution permettant de «</w:delText>
        </w:r>
        <w:r w:rsidDel="007407E7">
          <w:rPr>
            <w:spacing w:val="-15"/>
          </w:rPr>
          <w:delText xml:space="preserve"> </w:delText>
        </w:r>
        <w:r w:rsidDel="007407E7">
          <w:delText>sensibiliser aux coûts</w:delText>
        </w:r>
        <w:r w:rsidDel="007407E7">
          <w:rPr>
            <w:spacing w:val="-15"/>
          </w:rPr>
          <w:delText xml:space="preserve"> </w:delText>
        </w:r>
        <w:r w:rsidDel="007407E7">
          <w:delText xml:space="preserve">» les personnes choisissant la franchise la plus basse permise par le système. La quatrième vague du panel Selects 2023, conduite entre septembre et novembre 2024, contient quant à elle une question portant sur le choix de vote à l’initiative pour l’allègement des primes de l’assurance-maladie </w:delText>
        </w:r>
        <w:r w:rsidDel="007407E7">
          <w:rPr>
            <w:spacing w:val="-2"/>
          </w:rPr>
          <w:delText>obligatoire.</w:delText>
        </w:r>
      </w:del>
    </w:p>
    <w:p w14:paraId="7819FEC1" w14:textId="66EA8496" w:rsidR="00D241ED" w:rsidRPr="00D241ED" w:rsidRDefault="007407E7" w:rsidP="008F57B1">
      <w:pPr>
        <w:pStyle w:val="Corpsdetexte"/>
        <w:spacing w:before="194" w:line="283" w:lineRule="auto"/>
        <w:ind w:left="0" w:right="140"/>
        <w:rPr>
          <w:ins w:id="22" w:author="Celâl Guney" w:date="2026-09-20T19:02:00Z" w16du:dateUtc="2026-09-20T17:02:00Z"/>
          <w:spacing w:val="-2"/>
        </w:rPr>
        <w:pPrChange w:id="23" w:author="Celâl Guney" w:date="2026-09-20T19:05:00Z" w16du:dateUtc="2026-09-20T17:05:00Z">
          <w:pPr>
            <w:pStyle w:val="Corpsdetexte"/>
            <w:spacing w:before="194" w:line="283" w:lineRule="auto"/>
            <w:ind w:right="140"/>
          </w:pPr>
        </w:pPrChange>
      </w:pPr>
      <w:ins w:id="24" w:author="Celâl Guney" w:date="2026-09-20T18:40:00Z" w16du:dateUtc="2026-09-20T16:40:00Z">
        <w:r>
          <w:rPr>
            <w:spacing w:val="-2"/>
          </w:rPr>
          <w:t>Afin de comprendre ce paradoxe et tester notre hypothèse, nous nous penchons sur un</w:t>
        </w:r>
      </w:ins>
      <w:ins w:id="25" w:author="Celâl Guney" w:date="2026-09-20T18:41:00Z" w16du:dateUtc="2026-09-20T16:41:00Z">
        <w:r>
          <w:rPr>
            <w:spacing w:val="-2"/>
          </w:rPr>
          <w:t>e analyse des attentes des groupes socio-politiques suisses (en d’autres termes, les composantes du bloc libéral-conservateur et du bloc de gauche)</w:t>
        </w:r>
      </w:ins>
      <w:ins w:id="26" w:author="Celâl Guney" w:date="2026-09-20T18:42:00Z" w16du:dateUtc="2026-09-20T16:42:00Z">
        <w:r>
          <w:rPr>
            <w:spacing w:val="-2"/>
          </w:rPr>
          <w:t xml:space="preserve"> à l’égard des réformes du système de santé suisse et de son système d’assurance-maladie obligatoire</w:t>
        </w:r>
        <w:r w:rsidR="00E568D0">
          <w:rPr>
            <w:spacing w:val="-2"/>
          </w:rPr>
          <w:t xml:space="preserve">. </w:t>
        </w:r>
      </w:ins>
      <w:ins w:id="27" w:author="Celâl Guney" w:date="2026-09-20T18:44:00Z" w16du:dateUtc="2026-09-20T16:44:00Z">
        <w:r w:rsidR="00E568D0">
          <w:rPr>
            <w:spacing w:val="-2"/>
          </w:rPr>
          <w:t xml:space="preserve">Le jeu de données Vox </w:t>
        </w:r>
      </w:ins>
      <w:ins w:id="28" w:author="Celâl Guney" w:date="2026-09-20T18:59:00Z" w16du:dateUtc="2026-09-20T16:59:00Z">
        <w:r w:rsidR="00D241ED">
          <w:rPr>
            <w:spacing w:val="-2"/>
          </w:rPr>
          <w:t xml:space="preserve">à l’occasion </w:t>
        </w:r>
      </w:ins>
      <w:ins w:id="29" w:author="Celâl Guney" w:date="2026-09-20T19:00:00Z" w16du:dateUtc="2026-09-20T17:00:00Z">
        <w:r w:rsidR="00D241ED">
          <w:rPr>
            <w:spacing w:val="-2"/>
          </w:rPr>
          <w:t>de la votation du 9 juin 2024</w:t>
        </w:r>
      </w:ins>
      <w:ins w:id="30" w:author="Celâl Guney" w:date="2026-09-20T18:44:00Z" w16du:dateUtc="2026-09-20T16:44:00Z">
        <w:r w:rsidR="00E568D0">
          <w:rPr>
            <w:spacing w:val="-2"/>
          </w:rPr>
          <w:t xml:space="preserve"> </w:t>
        </w:r>
      </w:ins>
      <w:r w:rsidR="00E568D0">
        <w:rPr>
          <w:spacing w:val="-2"/>
        </w:rPr>
        <w:fldChar w:fldCharType="begin"/>
      </w:r>
      <w:r w:rsidR="00E568D0">
        <w:rPr>
          <w:spacing w:val="-2"/>
        </w:rPr>
        <w:instrText xml:space="preserve"> ADDIN ZOTERO_ITEM CSL_CITATION {"citationID":"Ex3tXzAI","properties":{"formattedCitation":"(Longchamp et al., s.\\uc0\\u160{}d.)","plainCitation":"(Longchamp et al., s. d.)","noteIndex":0},"citationItems":[{"id":7234,"uris":["http://zotero.org/groups/6347865/items/9LRLXDWD"],"itemData":{"id":7234,"type":"dataset","DOI":"10.48573/F88T-KA36","language":"de","publisher":"FORS","source":"DOI.org (Datacite)","title":"Vox 145 - Abstimmung 09.06.2024","URL":"https://www.swissubase.ch/en/catalogue/studies/225/latest/datasets/3230/4251/version-history","version":"1.0","author":[{"family":"Longchamp","given":"Claude"},{"family":"Vatter","given":"Adrian"},{"family":"Widmer","given":"Thomas"},{"family":"Sciarini","given":"Pascal"},{"family":"Klöti","given":"Ulrich"},{"family":"Hardmeier","given":"Sibylle"},{"family":"Linder","given":"Wolf"},{"family":"Kriesi","given":"Hanspeter"},{"family":"Wisler","given":"Dominique"},{"family":"Hirter","given":"Hans"},{"family":"Golder","given":"Lukas"},{"family":"Ballmer-Cao","given":"Thanh-Huyen"},{"family":"Kübler","given":"Daniel"},{"family":"Rousselot","given":"Bianca"},{"family":"Naï","given":"Alessandro"},{"family":"Mousson","given":"Martina"},{"family":"Delgrande Jordan","given":"Marina"},{"family":"Marquis","given":"Lionel"},{"family":"Bieri","given":"Urs"},{"family":"Milic","given":"Thomas"},{"family":"Rellstab","given":"Sara"}],"accessed":{"date-parts":[["2026",9,20]]}}}],"schema":"https://github.com/citation-style-language/schema/raw/master/csl-citation.json"} </w:instrText>
      </w:r>
      <w:r w:rsidR="00E568D0">
        <w:rPr>
          <w:spacing w:val="-2"/>
        </w:rPr>
        <w:fldChar w:fldCharType="separate"/>
      </w:r>
      <w:r w:rsidR="00E568D0" w:rsidRPr="00E568D0">
        <w:t xml:space="preserve">(Longchamp et al., </w:t>
      </w:r>
      <w:ins w:id="31" w:author="Celâl Guney" w:date="2026-09-20T18:45:00Z" w16du:dateUtc="2026-09-20T16:45:00Z">
        <w:r w:rsidR="00E568D0">
          <w:t>2024</w:t>
        </w:r>
      </w:ins>
      <w:del w:id="32" w:author="Celâl Guney" w:date="2026-09-20T18:45:00Z" w16du:dateUtc="2026-09-20T16:45:00Z">
        <w:r w:rsidR="00E568D0" w:rsidRPr="00E568D0" w:rsidDel="00E568D0">
          <w:delText>s. d.</w:delText>
        </w:r>
      </w:del>
      <w:r w:rsidR="00E568D0" w:rsidRPr="00E568D0">
        <w:t>)</w:t>
      </w:r>
      <w:r w:rsidR="00E568D0">
        <w:rPr>
          <w:spacing w:val="-2"/>
        </w:rPr>
        <w:fldChar w:fldCharType="end"/>
      </w:r>
      <w:ins w:id="33" w:author="Celâl Guney" w:date="2026-09-20T18:46:00Z" w16du:dateUtc="2026-09-20T16:46:00Z">
        <w:r w:rsidR="00E568D0">
          <w:rPr>
            <w:spacing w:val="-2"/>
          </w:rPr>
          <w:t xml:space="preserve"> permet en outre d’analyser le soutien des citoyens suisses à 8 propositions de réformes du système de santé suisse qui ont animé le débat politique suisse ces derniè</w:t>
        </w:r>
      </w:ins>
      <w:ins w:id="34" w:author="Celâl Guney" w:date="2026-09-20T18:47:00Z" w16du:dateUtc="2026-09-20T16:47:00Z">
        <w:r w:rsidR="00E568D0">
          <w:rPr>
            <w:spacing w:val="-2"/>
          </w:rPr>
          <w:t>res années</w:t>
        </w:r>
      </w:ins>
      <w:ins w:id="35" w:author="Celâl Guney" w:date="2026-09-20T18:56:00Z" w16du:dateUtc="2026-09-20T16:56:00Z">
        <w:r w:rsidR="00D241ED">
          <w:rPr>
            <w:rStyle w:val="Appelnotedebasdep"/>
            <w:spacing w:val="-2"/>
          </w:rPr>
          <w:footnoteReference w:id="5"/>
        </w:r>
      </w:ins>
      <w:ins w:id="43" w:author="Celâl Guney" w:date="2026-09-20T18:47:00Z" w16du:dateUtc="2026-09-20T16:47:00Z">
        <w:r w:rsidR="00E568D0">
          <w:rPr>
            <w:spacing w:val="-2"/>
          </w:rPr>
          <w:t>. Les réponses à ces 8 variables permettent d’identifier le soutien à une réforme néolibérale ou s</w:t>
        </w:r>
      </w:ins>
      <w:ins w:id="44" w:author="Celâl Guney" w:date="2026-09-20T18:48:00Z" w16du:dateUtc="2026-09-20T16:48:00Z">
        <w:r w:rsidR="00E568D0">
          <w:rPr>
            <w:spacing w:val="-2"/>
          </w:rPr>
          <w:t xml:space="preserve">ociale du système de santé. </w:t>
        </w:r>
      </w:ins>
      <w:ins w:id="45" w:author="Celâl Guney" w:date="2026-09-20T19:02:00Z" w16du:dateUtc="2026-09-20T17:02:00Z">
        <w:r w:rsidR="00D241ED" w:rsidRPr="00D241ED">
          <w:rPr>
            <w:spacing w:val="-2"/>
          </w:rPr>
          <w:t xml:space="preserve">Les deux premières dimensions concernent la forme que devrait prendre une augmentation d’impôt afin de résoudre le problème de financement du système de santé : par une augmentation de la TVA ou bien par une augmentation de l’impôt fédéral direct. La troisième dimension </w:t>
        </w:r>
      </w:ins>
      <w:ins w:id="46" w:author="Celâl Guney" w:date="2026-09-20T19:03:00Z" w16du:dateUtc="2026-09-20T17:03:00Z">
        <w:r w:rsidR="00D241ED">
          <w:rPr>
            <w:spacing w:val="-2"/>
          </w:rPr>
          <w:t>concerne</w:t>
        </w:r>
      </w:ins>
      <w:ins w:id="47" w:author="Celâl Guney" w:date="2026-09-20T19:02:00Z" w16du:dateUtc="2026-09-20T17:02:00Z">
        <w:r w:rsidR="00D241ED" w:rsidRPr="00D241ED">
          <w:rPr>
            <w:spacing w:val="-2"/>
          </w:rPr>
          <w:t xml:space="preserve"> le soutien à la création d’une caisse unique et la quatrième à une indexation des primes d’assurance-maladie sur le revenu. Quatre autres dimensions concernent des réformes souvent proposées par les milieux bourgeois suisses (presse économique libérale comme l’</w:t>
        </w:r>
        <w:proofErr w:type="spellStart"/>
        <w:r w:rsidR="00D241ED" w:rsidRPr="00D241ED">
          <w:rPr>
            <w:spacing w:val="-2"/>
          </w:rPr>
          <w:t>agefi</w:t>
        </w:r>
        <w:proofErr w:type="spellEnd"/>
        <w:r w:rsidR="00D241ED" w:rsidRPr="00D241ED">
          <w:rPr>
            <w:spacing w:val="-2"/>
          </w:rPr>
          <w:t xml:space="preserve">, le </w:t>
        </w:r>
        <w:proofErr w:type="spellStart"/>
        <w:r w:rsidR="00D241ED" w:rsidRPr="00D241ED">
          <w:rPr>
            <w:spacing w:val="-2"/>
          </w:rPr>
          <w:t>think</w:t>
        </w:r>
        <w:proofErr w:type="spellEnd"/>
        <w:r w:rsidR="00D241ED" w:rsidRPr="00D241ED">
          <w:rPr>
            <w:spacing w:val="-2"/>
          </w:rPr>
          <w:t xml:space="preserve"> </w:t>
        </w:r>
        <w:proofErr w:type="spellStart"/>
        <w:r w:rsidR="00D241ED" w:rsidRPr="00D241ED">
          <w:rPr>
            <w:spacing w:val="-2"/>
          </w:rPr>
          <w:t>thank</w:t>
        </w:r>
        <w:proofErr w:type="spellEnd"/>
        <w:r w:rsidR="00D241ED" w:rsidRPr="00D241ED">
          <w:rPr>
            <w:spacing w:val="-2"/>
          </w:rPr>
          <w:t xml:space="preserve"> </w:t>
        </w:r>
        <w:proofErr w:type="spellStart"/>
        <w:r w:rsidR="00D241ED" w:rsidRPr="00D241ED">
          <w:rPr>
            <w:spacing w:val="-2"/>
          </w:rPr>
          <w:t>avenirsuisse</w:t>
        </w:r>
        <w:proofErr w:type="spellEnd"/>
        <w:r w:rsidR="00D241ED" w:rsidRPr="00D241ED">
          <w:rPr>
            <w:spacing w:val="-2"/>
          </w:rPr>
          <w:t xml:space="preserve"> ou l’association patronale </w:t>
        </w:r>
        <w:proofErr w:type="spellStart"/>
        <w:r w:rsidR="00D241ED" w:rsidRPr="00D241ED">
          <w:rPr>
            <w:spacing w:val="-2"/>
          </w:rPr>
          <w:t>economiesuisse</w:t>
        </w:r>
        <w:proofErr w:type="spellEnd"/>
        <w:r w:rsidR="00D241ED" w:rsidRPr="00D241ED">
          <w:rPr>
            <w:spacing w:val="-2"/>
          </w:rPr>
          <w:t xml:space="preserve">) qui proposent des réformes axées sur la « responsabilité individuelle » : la réduction des prestations prises en charge par l’assurance-maladie obligatoire ; le renoncement personnel à des prestations médicales ; restreindre l’accès à certaines prestations ou encore tout simplement </w:t>
        </w:r>
      </w:ins>
      <w:ins w:id="48" w:author="Celâl Guney" w:date="2026-09-20T19:04:00Z" w16du:dateUtc="2026-09-20T17:04:00Z">
        <w:r w:rsidR="00D241ED">
          <w:rPr>
            <w:spacing w:val="-2"/>
          </w:rPr>
          <w:t>la suppression de</w:t>
        </w:r>
      </w:ins>
      <w:ins w:id="49" w:author="Celâl Guney" w:date="2026-09-20T19:02:00Z" w16du:dateUtc="2026-09-20T17:02:00Z">
        <w:r w:rsidR="00D241ED" w:rsidRPr="00D241ED">
          <w:rPr>
            <w:spacing w:val="-2"/>
          </w:rPr>
          <w:t xml:space="preserve"> l’assurance-maladie obligatoire. Les statistiques descriptives des réponses aux modalités de ces 8 variables, présentées dans le tableau</w:t>
        </w:r>
      </w:ins>
      <w:ins w:id="50" w:author="Celâl Guney" w:date="2026-09-20T19:04:00Z" w16du:dateUtc="2026-09-20T17:04:00Z">
        <w:r w:rsidR="00D241ED">
          <w:rPr>
            <w:spacing w:val="-2"/>
          </w:rPr>
          <w:t xml:space="preserve"> 1</w:t>
        </w:r>
      </w:ins>
      <w:ins w:id="51" w:author="Celâl Guney" w:date="2026-09-20T19:02:00Z" w16du:dateUtc="2026-09-20T17:02:00Z">
        <w:r w:rsidR="00D241ED" w:rsidRPr="00D241ED">
          <w:rPr>
            <w:spacing w:val="-2"/>
          </w:rPr>
          <w:t xml:space="preserve"> sous la colonne « total », montrent que la plupart de ces propositions de réformes sont rejetés par les citoyens suisses. Seule la création d’une caisse unique et l’indexation des primes sur le revenu sont soutenues par une majorité (respectivement 59% et 52% de personnes ayant répondu être d’accord avec la réforme)</w:t>
        </w:r>
      </w:ins>
      <w:ins w:id="52" w:author="Celâl Guney" w:date="2026-09-20T19:04:00Z" w16du:dateUtc="2026-09-20T17:04:00Z">
        <w:r w:rsidR="008F57B1">
          <w:rPr>
            <w:spacing w:val="-2"/>
          </w:rPr>
          <w:t>.</w:t>
        </w:r>
      </w:ins>
    </w:p>
    <w:p w14:paraId="367ABADF" w14:textId="10A2AD74" w:rsidR="007407E7" w:rsidRDefault="00D241ED" w:rsidP="00D241ED">
      <w:pPr>
        <w:pStyle w:val="Corpsdetexte"/>
        <w:spacing w:before="194" w:line="283" w:lineRule="auto"/>
        <w:ind w:left="0" w:right="140"/>
        <w:rPr>
          <w:ins w:id="53" w:author="Celâl Guney" w:date="2026-09-20T18:49:00Z" w16du:dateUtc="2026-09-20T16:49:00Z"/>
          <w:spacing w:val="-2"/>
        </w:rPr>
      </w:pPr>
      <w:bookmarkStart w:id="54" w:name="_Hlk240823695"/>
      <w:ins w:id="55" w:author="Celâl Guney" w:date="2026-09-20T19:02:00Z" w16du:dateUtc="2026-09-20T17:02:00Z">
        <w:r w:rsidRPr="00D241ED">
          <w:rPr>
            <w:spacing w:val="-2"/>
          </w:rPr>
          <w:t xml:space="preserve">Nous utilisons la méthode d’analyse en classe latente (ACL) sur ces 8 dimensions afin d’identifier les groupes socio-politiques en lien avec les réformes du système de santé suisse. Les groupes socio-politiques étant définis comme des groupes d’individus partageant des attentes similaires vis-à-vis du modèle socio-économique souhaité, l’ACL, qui permet d’identifier des groupes qualitatifs à partir de variables catégorielles, est particulièrement adaptée à notre cadre théorique. </w:t>
        </w:r>
      </w:ins>
      <w:ins w:id="56" w:author="Celâl Guney" w:date="2026-09-20T19:13:00Z" w16du:dateUtc="2026-09-20T17:13:00Z">
        <w:r w:rsidR="008F57B1">
          <w:rPr>
            <w:spacing w:val="-2"/>
          </w:rPr>
          <w:t>Le choix de cette méthode</w:t>
        </w:r>
      </w:ins>
      <w:ins w:id="57" w:author="Celâl Guney" w:date="2026-09-20T19:23:00Z" w16du:dateUtc="2026-09-20T17:23:00Z">
        <w:r w:rsidR="002D63AC">
          <w:rPr>
            <w:spacing w:val="-2"/>
          </w:rPr>
          <w:t xml:space="preserve"> </w:t>
        </w:r>
      </w:ins>
      <w:ins w:id="58" w:author="Celâl Guney" w:date="2026-09-20T19:13:00Z" w16du:dateUtc="2026-09-20T17:13:00Z">
        <w:r w:rsidR="008F57B1">
          <w:rPr>
            <w:spacing w:val="-2"/>
          </w:rPr>
          <w:t>se justifie aussi par le fait d</w:t>
        </w:r>
      </w:ins>
      <w:ins w:id="59" w:author="Celâl Guney" w:date="2026-09-20T19:14:00Z" w16du:dateUtc="2026-09-20T17:14:00Z">
        <w:r w:rsidR="008F57B1">
          <w:rPr>
            <w:spacing w:val="-2"/>
          </w:rPr>
          <w:t xml:space="preserve">’évalues de possibles </w:t>
        </w:r>
      </w:ins>
      <w:ins w:id="60" w:author="Celâl Guney" w:date="2026-09-20T19:13:00Z" w16du:dateUtc="2026-09-20T17:13:00Z">
        <w:r w:rsidR="008F57B1">
          <w:rPr>
            <w:spacing w:val="-2"/>
          </w:rPr>
          <w:t xml:space="preserve">correspondances avec les groupes </w:t>
        </w:r>
        <w:r w:rsidR="008F57B1">
          <w:rPr>
            <w:spacing w:val="-2"/>
          </w:rPr>
          <w:lastRenderedPageBreak/>
          <w:t>socio-politiques identifiés par Güney (2024).</w:t>
        </w:r>
      </w:ins>
      <w:ins w:id="61" w:author="Celâl Guney" w:date="2026-09-20T19:23:00Z" w16du:dateUtc="2026-09-20T17:23:00Z">
        <w:r w:rsidR="002D63AC">
          <w:rPr>
            <w:spacing w:val="-2"/>
          </w:rPr>
          <w:t xml:space="preserve"> </w:t>
        </w:r>
      </w:ins>
      <w:ins w:id="62" w:author="Celâl Guney" w:date="2026-09-20T19:02:00Z" w16du:dateUtc="2026-09-20T17:02:00Z">
        <w:r w:rsidRPr="00D241ED">
          <w:rPr>
            <w:spacing w:val="-2"/>
          </w:rPr>
          <w:t>Le modèle retenu distingue 7 groupes socio-politiques, dont les attentes sont décrites dans le tableau</w:t>
        </w:r>
      </w:ins>
      <w:ins w:id="63" w:author="Celâl Guney" w:date="2026-09-20T19:05:00Z" w16du:dateUtc="2026-09-20T17:05:00Z">
        <w:r w:rsidR="008F57B1">
          <w:rPr>
            <w:spacing w:val="-2"/>
          </w:rPr>
          <w:t xml:space="preserve"> 1</w:t>
        </w:r>
      </w:ins>
      <w:ins w:id="64" w:author="Celâl Guney" w:date="2026-09-20T19:02:00Z" w16du:dateUtc="2026-09-20T17:02:00Z">
        <w:r w:rsidRPr="00D241ED">
          <w:rPr>
            <w:spacing w:val="-2"/>
          </w:rPr>
          <w:t xml:space="preserve"> ci-dessous.</w:t>
        </w:r>
      </w:ins>
    </w:p>
    <w:bookmarkEnd w:id="54"/>
    <w:p w14:paraId="63DAA662" w14:textId="1B9C2BA5" w:rsidR="008F57B1" w:rsidRDefault="00E568D0" w:rsidP="00E568D0">
      <w:pPr>
        <w:pStyle w:val="Corpsdetexte"/>
        <w:keepNext/>
        <w:spacing w:before="194" w:line="283" w:lineRule="auto"/>
        <w:ind w:left="0" w:right="140"/>
        <w:rPr>
          <w:ins w:id="65" w:author="Celâl Guney" w:date="2026-09-20T18:54:00Z" w16du:dateUtc="2026-09-20T16:54:00Z"/>
        </w:rPr>
        <w:pPrChange w:id="66" w:author="Celâl Guney" w:date="2026-09-20T18:54:00Z" w16du:dateUtc="2026-09-20T16:54:00Z">
          <w:pPr>
            <w:pStyle w:val="Corpsdetexte"/>
            <w:spacing w:before="194" w:line="283" w:lineRule="auto"/>
            <w:ind w:left="0" w:right="140"/>
          </w:pPr>
        </w:pPrChange>
      </w:pPr>
      <w:ins w:id="67" w:author="Celâl Guney" w:date="2026-09-20T18:49:00Z" w16du:dateUtc="2026-09-20T16:49:00Z">
        <w:r>
          <w:rPr>
            <w:noProof/>
          </w:rPr>
          <w:drawing>
            <wp:inline distT="0" distB="0" distL="0" distR="0" wp14:anchorId="74FEF199" wp14:editId="7207CF7E">
              <wp:extent cx="5511165" cy="4907915"/>
              <wp:effectExtent l="0" t="0" r="0" b="6985"/>
              <wp:docPr id="3679445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1165" cy="4907915"/>
                      </a:xfrm>
                      <a:prstGeom prst="rect">
                        <a:avLst/>
                      </a:prstGeom>
                      <a:noFill/>
                    </pic:spPr>
                  </pic:pic>
                </a:graphicData>
              </a:graphic>
            </wp:inline>
          </w:drawing>
        </w:r>
      </w:ins>
    </w:p>
    <w:p w14:paraId="57A7DC63" w14:textId="3BB25FA2" w:rsidR="008F57B1" w:rsidRPr="008F57B1" w:rsidRDefault="00D241ED" w:rsidP="002D63AC">
      <w:pPr>
        <w:pStyle w:val="Lgende"/>
        <w:jc w:val="both"/>
        <w:rPr>
          <w:ins w:id="68" w:author="Celâl Guney" w:date="2026-09-20T19:06:00Z" w16du:dateUtc="2026-09-20T17:06:00Z"/>
        </w:rPr>
      </w:pPr>
      <w:ins w:id="69" w:author="Celâl Guney" w:date="2026-09-20T19:02:00Z" w16du:dateUtc="2026-09-20T17:02:00Z">
        <w:r>
          <w:t>T</w:t>
        </w:r>
      </w:ins>
      <w:ins w:id="70" w:author="Celâl Guney" w:date="2026-09-20T19:03:00Z" w16du:dateUtc="2026-09-20T17:03:00Z">
        <w:r>
          <w:t>ableau 1</w:t>
        </w:r>
      </w:ins>
      <w:ins w:id="71" w:author="Celâl Guney" w:date="2026-09-20T18:55:00Z" w16du:dateUtc="2026-09-20T16:55:00Z">
        <w:r>
          <w:t xml:space="preserve"> :</w:t>
        </w:r>
      </w:ins>
      <w:ins w:id="72" w:author="Celâl Guney" w:date="2026-09-20T18:54:00Z" w16du:dateUtc="2026-09-20T16:54:00Z">
        <w:r w:rsidR="00E568D0">
          <w:t xml:space="preserve"> Probabilités conditionnelles</w:t>
        </w:r>
      </w:ins>
      <w:ins w:id="73" w:author="Celâl Guney" w:date="2026-09-20T18:55:00Z" w16du:dateUtc="2026-09-20T16:55:00Z">
        <w:r>
          <w:t xml:space="preserve"> (en %)</w:t>
        </w:r>
      </w:ins>
      <w:ins w:id="74" w:author="Celâl Guney" w:date="2026-09-20T18:54:00Z" w16du:dateUtc="2026-09-20T16:54:00Z">
        <w:r w:rsidR="00E568D0">
          <w:t xml:space="preserve"> de répondre aux modalités des variables ayant défini les clusters. La colonne totale montre les pourcentages de réponse aux modalités en général. Source des données: étude post-votation Vox 2024.</w:t>
        </w:r>
      </w:ins>
    </w:p>
    <w:p w14:paraId="69E1462B" w14:textId="77777777" w:rsidR="008F57B1" w:rsidRPr="008F57B1" w:rsidRDefault="008F57B1" w:rsidP="008F57B1">
      <w:pPr>
        <w:rPr>
          <w:ins w:id="75" w:author="Celâl Guney" w:date="2026-09-20T19:05:00Z" w16du:dateUtc="2026-09-20T17:05:00Z"/>
        </w:rPr>
        <w:pPrChange w:id="76" w:author="Celâl Guney" w:date="2026-09-20T19:06:00Z" w16du:dateUtc="2026-09-20T17:06:00Z">
          <w:pPr>
            <w:pStyle w:val="Lgende"/>
            <w:jc w:val="both"/>
          </w:pPr>
        </w:pPrChange>
      </w:pPr>
    </w:p>
    <w:p w14:paraId="3E036420" w14:textId="77777777" w:rsidR="008F57B1" w:rsidRPr="008F57B1" w:rsidRDefault="008F57B1" w:rsidP="008F57B1">
      <w:pPr>
        <w:widowControl/>
        <w:autoSpaceDE/>
        <w:autoSpaceDN/>
        <w:spacing w:after="160" w:line="278" w:lineRule="auto"/>
        <w:jc w:val="both"/>
        <w:rPr>
          <w:ins w:id="77" w:author="Celâl Guney" w:date="2026-09-20T19:08:00Z" w16du:dateUtc="2026-09-20T17:08:00Z"/>
          <w:rFonts w:eastAsia="Calibri"/>
          <w:kern w:val="2"/>
          <w:sz w:val="24"/>
          <w:szCs w:val="24"/>
          <w:lang w:val="fr-CH"/>
          <w14:ligatures w14:val="standardContextual"/>
          <w:rPrChange w:id="78" w:author="Celâl Guney" w:date="2026-09-20T19:08:00Z" w16du:dateUtc="2026-09-20T17:08:00Z">
            <w:rPr>
              <w:ins w:id="79" w:author="Celâl Guney" w:date="2026-09-20T19:08:00Z" w16du:dateUtc="2026-09-20T17:08:00Z"/>
              <w:rFonts w:ascii="Calibri" w:eastAsia="Calibri" w:hAnsi="Calibri"/>
              <w:kern w:val="2"/>
              <w:sz w:val="24"/>
              <w:szCs w:val="24"/>
              <w:lang w:val="fr-CH"/>
              <w14:ligatures w14:val="standardContextual"/>
            </w:rPr>
          </w:rPrChange>
        </w:rPr>
      </w:pPr>
      <w:bookmarkStart w:id="80" w:name="_Hlk240823595"/>
      <w:ins w:id="81" w:author="Celâl Guney" w:date="2026-09-20T19:08:00Z" w16du:dateUtc="2026-09-20T17:08:00Z">
        <w:r w:rsidRPr="008F57B1">
          <w:rPr>
            <w:rFonts w:eastAsia="Calibri"/>
            <w:kern w:val="2"/>
            <w:sz w:val="24"/>
            <w:szCs w:val="24"/>
            <w:lang w:val="fr-CH"/>
            <w14:ligatures w14:val="standardContextual"/>
            <w:rPrChange w:id="82" w:author="Celâl Guney" w:date="2026-09-20T19:08:00Z" w16du:dateUtc="2026-09-20T17:08:00Z">
              <w:rPr>
                <w:rFonts w:ascii="Calibri" w:eastAsia="Calibri" w:hAnsi="Calibri"/>
                <w:kern w:val="2"/>
                <w:sz w:val="24"/>
                <w:szCs w:val="24"/>
                <w:lang w:val="fr-CH"/>
                <w14:ligatures w14:val="standardContextual"/>
              </w:rPr>
            </w:rPrChange>
          </w:rPr>
          <w:t>Le premier cluster, qui est de loin de le plus grand de l’échantillon (37,6%), s’oppose fortement à l’augmentation de la taxe sur la valeur ajoutée (TVA) (80%) ainsi qu’à l’augmentation de l’impôt fédéral direct afin de garantir le financement du système de santé. Les membres de ce cluster sont en revanche plutôt pour lier les primes d’assurance-maladie au revenu (55%) et créer une caisse unique (64%), mais contre supprimer l’assurance-maladie obligatoire (92%), renoncer personnellement aux prestations médicales actuelles (85%) ou en réduire l’étendue de la prise en charge des prestations (92%) ou encore rendre l’accès aux prestations médicales plus difficile (par exemple en limitant l’âge) (92%).</w:t>
        </w:r>
      </w:ins>
    </w:p>
    <w:p w14:paraId="232505D4" w14:textId="5E75ADC3" w:rsidR="008F57B1" w:rsidRPr="008F57B1" w:rsidRDefault="008F57B1" w:rsidP="008F57B1">
      <w:pPr>
        <w:widowControl/>
        <w:autoSpaceDE/>
        <w:autoSpaceDN/>
        <w:spacing w:after="160" w:line="278" w:lineRule="auto"/>
        <w:jc w:val="both"/>
        <w:rPr>
          <w:ins w:id="83" w:author="Celâl Guney" w:date="2026-09-20T19:08:00Z" w16du:dateUtc="2026-09-20T17:08:00Z"/>
          <w:rFonts w:eastAsia="Calibri"/>
          <w:kern w:val="2"/>
          <w:sz w:val="24"/>
          <w:szCs w:val="24"/>
          <w:lang w:val="fr-CH"/>
          <w14:ligatures w14:val="standardContextual"/>
          <w:rPrChange w:id="84" w:author="Celâl Guney" w:date="2026-09-20T19:08:00Z" w16du:dateUtc="2026-09-20T17:08:00Z">
            <w:rPr>
              <w:ins w:id="85" w:author="Celâl Guney" w:date="2026-09-20T19:08:00Z" w16du:dateUtc="2026-09-20T17:08:00Z"/>
              <w:rFonts w:ascii="Calibri" w:eastAsia="Calibri" w:hAnsi="Calibri"/>
              <w:kern w:val="2"/>
              <w:sz w:val="24"/>
              <w:szCs w:val="24"/>
              <w:lang w:val="fr-CH"/>
              <w14:ligatures w14:val="standardContextual"/>
            </w:rPr>
          </w:rPrChange>
        </w:rPr>
      </w:pPr>
      <w:ins w:id="86" w:author="Celâl Guney" w:date="2026-09-20T19:08:00Z" w16du:dateUtc="2026-09-20T17:08:00Z">
        <w:r w:rsidRPr="008F57B1">
          <w:rPr>
            <w:rFonts w:eastAsia="Calibri"/>
            <w:kern w:val="2"/>
            <w:sz w:val="24"/>
            <w:szCs w:val="24"/>
            <w:lang w:val="fr-CH"/>
            <w14:ligatures w14:val="standardContextual"/>
            <w:rPrChange w:id="87" w:author="Celâl Guney" w:date="2026-09-20T19:08:00Z" w16du:dateUtc="2026-09-20T17:08:00Z">
              <w:rPr>
                <w:rFonts w:ascii="Calibri" w:eastAsia="Calibri" w:hAnsi="Calibri"/>
                <w:kern w:val="2"/>
                <w:sz w:val="24"/>
                <w:szCs w:val="24"/>
                <w:lang w:val="fr-CH"/>
                <w14:ligatures w14:val="standardContextual"/>
              </w:rPr>
            </w:rPrChange>
          </w:rPr>
          <w:t xml:space="preserve">Le second cluster (18,6%) s’oppose comme le cluster 1 à toute augmentation de la TVA, de l’impôt fédéral direct et à la suppression de l’assurance-maladie obligatoire, mais s’oppose à la création d’une caisse unique et à </w:t>
        </w:r>
      </w:ins>
      <w:ins w:id="88" w:author="Celâl Guney" w:date="2026-09-20T19:25:00Z" w16du:dateUtc="2026-09-20T17:25:00Z">
        <w:r w:rsidR="00DB2EFA">
          <w:rPr>
            <w:rFonts w:eastAsia="Calibri"/>
            <w:kern w:val="2"/>
            <w:sz w:val="24"/>
            <w:szCs w:val="24"/>
            <w:lang w:val="fr-CH"/>
            <w14:ligatures w14:val="standardContextual"/>
          </w:rPr>
          <w:t>indexer</w:t>
        </w:r>
      </w:ins>
      <w:ins w:id="89" w:author="Celâl Guney" w:date="2026-09-20T19:08:00Z" w16du:dateUtc="2026-09-20T17:08:00Z">
        <w:r w:rsidRPr="008F57B1">
          <w:rPr>
            <w:rFonts w:eastAsia="Calibri"/>
            <w:kern w:val="2"/>
            <w:sz w:val="24"/>
            <w:szCs w:val="24"/>
            <w:lang w:val="fr-CH"/>
            <w14:ligatures w14:val="standardContextual"/>
            <w:rPrChange w:id="90" w:author="Celâl Guney" w:date="2026-09-20T19:08:00Z" w16du:dateUtc="2026-09-20T17:08:00Z">
              <w:rPr>
                <w:rFonts w:ascii="Calibri" w:eastAsia="Calibri" w:hAnsi="Calibri"/>
                <w:kern w:val="2"/>
                <w:sz w:val="24"/>
                <w:szCs w:val="24"/>
                <w:lang w:val="fr-CH"/>
                <w14:ligatures w14:val="standardContextual"/>
              </w:rPr>
            </w:rPrChange>
          </w:rPr>
          <w:t xml:space="preserve"> les primes d’assurance-maladie au revenu (64% contre). Contrairement au premier cluster, le deuxième cluster adhère au principe de renonciation personnelle aux prestations médicales actuelles (66%) et à l’idée de réduire le nombre de prestations prises en charge par la LAMal.</w:t>
        </w:r>
      </w:ins>
      <w:ins w:id="91" w:author="Celâl Guney" w:date="2026-09-20T19:25:00Z" w16du:dateUtc="2026-09-20T17:25:00Z">
        <w:r w:rsidR="00DB2EFA">
          <w:rPr>
            <w:rFonts w:eastAsia="Calibri"/>
            <w:kern w:val="2"/>
            <w:sz w:val="24"/>
            <w:szCs w:val="24"/>
            <w:lang w:val="fr-CH"/>
            <w14:ligatures w14:val="standardContextual"/>
          </w:rPr>
          <w:t xml:space="preserve"> Ce cluster exprime donc des attentes fortement néolibérales.</w:t>
        </w:r>
      </w:ins>
    </w:p>
    <w:p w14:paraId="5E5D6690" w14:textId="77777777" w:rsidR="008F57B1" w:rsidRPr="008F57B1" w:rsidRDefault="008F57B1" w:rsidP="008F57B1">
      <w:pPr>
        <w:widowControl/>
        <w:autoSpaceDE/>
        <w:autoSpaceDN/>
        <w:spacing w:after="160" w:line="278" w:lineRule="auto"/>
        <w:jc w:val="both"/>
        <w:rPr>
          <w:ins w:id="92" w:author="Celâl Guney" w:date="2026-09-20T19:08:00Z" w16du:dateUtc="2026-09-20T17:08:00Z"/>
          <w:rFonts w:eastAsia="Calibri"/>
          <w:kern w:val="2"/>
          <w:sz w:val="24"/>
          <w:szCs w:val="24"/>
          <w:lang w:val="fr-CH"/>
          <w14:ligatures w14:val="standardContextual"/>
          <w:rPrChange w:id="93" w:author="Celâl Guney" w:date="2026-09-20T19:08:00Z" w16du:dateUtc="2026-09-20T17:08:00Z">
            <w:rPr>
              <w:ins w:id="94" w:author="Celâl Guney" w:date="2026-09-20T19:08:00Z" w16du:dateUtc="2026-09-20T17:08:00Z"/>
              <w:rFonts w:ascii="Calibri" w:eastAsia="Calibri" w:hAnsi="Calibri"/>
              <w:kern w:val="2"/>
              <w:sz w:val="24"/>
              <w:szCs w:val="24"/>
              <w:lang w:val="fr-CH"/>
              <w14:ligatures w14:val="standardContextual"/>
            </w:rPr>
          </w:rPrChange>
        </w:rPr>
      </w:pPr>
      <w:ins w:id="95" w:author="Celâl Guney" w:date="2026-09-20T19:08:00Z" w16du:dateUtc="2026-09-20T17:08:00Z">
        <w:r w:rsidRPr="008F57B1">
          <w:rPr>
            <w:rFonts w:eastAsia="Calibri"/>
            <w:kern w:val="2"/>
            <w:sz w:val="24"/>
            <w:szCs w:val="24"/>
            <w:lang w:val="fr-CH"/>
            <w14:ligatures w14:val="standardContextual"/>
            <w:rPrChange w:id="96" w:author="Celâl Guney" w:date="2026-09-20T19:08:00Z" w16du:dateUtc="2026-09-20T17:08:00Z">
              <w:rPr>
                <w:rFonts w:ascii="Calibri" w:eastAsia="Calibri" w:hAnsi="Calibri"/>
                <w:kern w:val="2"/>
                <w:sz w:val="24"/>
                <w:szCs w:val="24"/>
                <w:lang w:val="fr-CH"/>
                <w14:ligatures w14:val="standardContextual"/>
              </w:rPr>
            </w:rPrChange>
          </w:rPr>
          <w:lastRenderedPageBreak/>
          <w:t>Le troisième cluster est de taille similaire au second et soutient quant à lui l’augmentation de l’impôt fédéral direct (73%) et de la TVA (60%), ainsi que la création d’une caisse unique et le fait de lier les primes au revenu. Il s’oppose fortement à la suppression de la LAMal, à la renonciation personnelle aux soins, à la réduction du nombre de prestations prises en charge par la LAMal ainsi qu’a plus de restriction aux prestations médicales couvertes par la LAMal.</w:t>
        </w:r>
      </w:ins>
    </w:p>
    <w:p w14:paraId="40348644" w14:textId="77777777" w:rsidR="008F57B1" w:rsidRPr="008F57B1" w:rsidRDefault="008F57B1" w:rsidP="008F57B1">
      <w:pPr>
        <w:widowControl/>
        <w:autoSpaceDE/>
        <w:autoSpaceDN/>
        <w:spacing w:after="160" w:line="278" w:lineRule="auto"/>
        <w:jc w:val="both"/>
        <w:rPr>
          <w:ins w:id="97" w:author="Celâl Guney" w:date="2026-09-20T19:08:00Z" w16du:dateUtc="2026-09-20T17:08:00Z"/>
          <w:rFonts w:eastAsia="Calibri"/>
          <w:kern w:val="2"/>
          <w:sz w:val="24"/>
          <w:szCs w:val="24"/>
          <w:lang w:val="fr-CH"/>
          <w14:ligatures w14:val="standardContextual"/>
          <w:rPrChange w:id="98" w:author="Celâl Guney" w:date="2026-09-20T19:08:00Z" w16du:dateUtc="2026-09-20T17:08:00Z">
            <w:rPr>
              <w:ins w:id="99" w:author="Celâl Guney" w:date="2026-09-20T19:08:00Z" w16du:dateUtc="2026-09-20T17:08:00Z"/>
              <w:rFonts w:ascii="Calibri" w:eastAsia="Calibri" w:hAnsi="Calibri"/>
              <w:kern w:val="2"/>
              <w:sz w:val="24"/>
              <w:szCs w:val="24"/>
              <w:lang w:val="fr-CH"/>
              <w14:ligatures w14:val="standardContextual"/>
            </w:rPr>
          </w:rPrChange>
        </w:rPr>
      </w:pPr>
      <w:ins w:id="100" w:author="Celâl Guney" w:date="2026-09-20T19:08:00Z" w16du:dateUtc="2026-09-20T17:08:00Z">
        <w:r w:rsidRPr="008F57B1">
          <w:rPr>
            <w:rFonts w:eastAsia="Calibri"/>
            <w:kern w:val="2"/>
            <w:sz w:val="24"/>
            <w:szCs w:val="24"/>
            <w:lang w:val="fr-CH"/>
            <w14:ligatures w14:val="standardContextual"/>
            <w:rPrChange w:id="101" w:author="Celâl Guney" w:date="2026-09-20T19:08:00Z" w16du:dateUtc="2026-09-20T17:08:00Z">
              <w:rPr>
                <w:rFonts w:ascii="Calibri" w:eastAsia="Calibri" w:hAnsi="Calibri"/>
                <w:kern w:val="2"/>
                <w:sz w:val="24"/>
                <w:szCs w:val="24"/>
                <w:lang w:val="fr-CH"/>
                <w14:ligatures w14:val="standardContextual"/>
              </w:rPr>
            </w:rPrChange>
          </w:rPr>
          <w:t>Comme pour les deux premiers clusters, le quatrième cluster (8,3% de l’échantillon) est fortement opposé à toute augmentation de taxe ou de la TVA. Les attentes de ce cluster sur le reste des questions sont marquées par l’indécision, ce qui rend ce cluster plutôt « flottant », comme sur le renoncement personnel aux prestations médicales couvertes par la LAMal (57% du cluster déclarant ne pas savoir). Il y a quand même une majorité intra-cluster contre rendre l’accès aux prestations plus difficiles (48%), en réduire le nombre (54%) ; ou supprimer l’assurance-maladie obligatoire (57%), ainsi que pour la création d’une caisse unique (50,19%) et lier les primes au revenu (47%). Toutefois, ces proportions sont systématiquement en-dessous de des proportions générale pour chaque question, car il y a dans ce cluster un nombre important de personnes indécises dans la plupart des questions.</w:t>
        </w:r>
      </w:ins>
    </w:p>
    <w:p w14:paraId="3A0FC462" w14:textId="77777777" w:rsidR="008F57B1" w:rsidRPr="008F57B1" w:rsidRDefault="008F57B1" w:rsidP="008F57B1">
      <w:pPr>
        <w:widowControl/>
        <w:autoSpaceDE/>
        <w:autoSpaceDN/>
        <w:spacing w:after="160" w:line="278" w:lineRule="auto"/>
        <w:jc w:val="both"/>
        <w:rPr>
          <w:ins w:id="102" w:author="Celâl Guney" w:date="2026-09-20T19:08:00Z" w16du:dateUtc="2026-09-20T17:08:00Z"/>
          <w:rFonts w:eastAsia="Calibri"/>
          <w:kern w:val="2"/>
          <w:sz w:val="24"/>
          <w:szCs w:val="24"/>
          <w:lang w:val="fr-CH"/>
          <w14:ligatures w14:val="standardContextual"/>
          <w:rPrChange w:id="103" w:author="Celâl Guney" w:date="2026-09-20T19:08:00Z" w16du:dateUtc="2026-09-20T17:08:00Z">
            <w:rPr>
              <w:ins w:id="104" w:author="Celâl Guney" w:date="2026-09-20T19:08:00Z" w16du:dateUtc="2026-09-20T17:08:00Z"/>
              <w:rFonts w:ascii="Calibri" w:eastAsia="Calibri" w:hAnsi="Calibri"/>
              <w:kern w:val="2"/>
              <w:sz w:val="24"/>
              <w:szCs w:val="24"/>
              <w:lang w:val="fr-CH"/>
              <w14:ligatures w14:val="standardContextual"/>
            </w:rPr>
          </w:rPrChange>
        </w:rPr>
      </w:pPr>
      <w:ins w:id="105" w:author="Celâl Guney" w:date="2026-09-20T19:08:00Z" w16du:dateUtc="2026-09-20T17:08:00Z">
        <w:r w:rsidRPr="008F57B1">
          <w:rPr>
            <w:rFonts w:eastAsia="Calibri"/>
            <w:kern w:val="2"/>
            <w:sz w:val="24"/>
            <w:szCs w:val="24"/>
            <w:lang w:val="fr-CH"/>
            <w14:ligatures w14:val="standardContextual"/>
            <w:rPrChange w:id="106" w:author="Celâl Guney" w:date="2026-09-20T19:08:00Z" w16du:dateUtc="2026-09-20T17:08:00Z">
              <w:rPr>
                <w:rFonts w:ascii="Calibri" w:eastAsia="Calibri" w:hAnsi="Calibri"/>
                <w:kern w:val="2"/>
                <w:sz w:val="24"/>
                <w:szCs w:val="24"/>
                <w:lang w:val="fr-CH"/>
                <w14:ligatures w14:val="standardContextual"/>
              </w:rPr>
            </w:rPrChange>
          </w:rPr>
          <w:t>Le cluster 5 (7,5%) partage des attentes très similaires aux cluster 1 et 3, à la différence qu’il est indifférent vis-à-vis de l’augmentation du la TVA ou de l’impôt fédéral direct (alors que le cluster 1 s’y oppose et le cluster 3 soutient ces mesures). Le cluster 6 (6,82%) est quant à lui indifférent à tous les indicateurs, n’exprimant aucun avis sur aucune des questions. Le dernier cluster, très marginal (2,7%) exprime des positions favorables sur tous les indicateurs.</w:t>
        </w:r>
      </w:ins>
    </w:p>
    <w:p w14:paraId="09EDA9BD" w14:textId="77777777" w:rsidR="008F57B1" w:rsidRPr="008F57B1" w:rsidRDefault="008F57B1" w:rsidP="00DB2EFA">
      <w:pPr>
        <w:pStyle w:val="Titre3"/>
        <w:spacing w:line="360" w:lineRule="auto"/>
        <w:rPr>
          <w:ins w:id="107" w:author="Celâl Guney" w:date="2026-09-20T19:08:00Z" w16du:dateUtc="2026-09-20T17:08:00Z"/>
          <w:lang w:val="fr-CH"/>
          <w:rPrChange w:id="108" w:author="Celâl Guney" w:date="2026-09-20T19:08:00Z" w16du:dateUtc="2026-09-20T17:08:00Z">
            <w:rPr>
              <w:ins w:id="109" w:author="Celâl Guney" w:date="2026-09-20T19:08:00Z" w16du:dateUtc="2026-09-20T17:08:00Z"/>
              <w:rFonts w:ascii="Calibri" w:eastAsia="Calibri" w:hAnsi="Calibri"/>
              <w:b/>
              <w:bCs/>
              <w:kern w:val="2"/>
              <w:sz w:val="24"/>
              <w:szCs w:val="24"/>
              <w:lang w:val="fr-CH"/>
              <w14:ligatures w14:val="standardContextual"/>
            </w:rPr>
          </w:rPrChange>
        </w:rPr>
        <w:pPrChange w:id="110" w:author="Celâl Guney" w:date="2026-09-20T19:31:00Z" w16du:dateUtc="2026-09-20T17:31:00Z">
          <w:pPr>
            <w:widowControl/>
            <w:autoSpaceDE/>
            <w:autoSpaceDN/>
            <w:spacing w:after="160" w:line="278" w:lineRule="auto"/>
            <w:jc w:val="both"/>
          </w:pPr>
        </w:pPrChange>
      </w:pPr>
      <w:ins w:id="111" w:author="Celâl Guney" w:date="2026-09-20T19:08:00Z" w16du:dateUtc="2026-09-20T17:08:00Z">
        <w:r w:rsidRPr="008F57B1">
          <w:rPr>
            <w:lang w:val="fr-CH"/>
            <w:rPrChange w:id="112" w:author="Celâl Guney" w:date="2026-09-20T19:08:00Z" w16du:dateUtc="2026-09-20T17:08:00Z">
              <w:rPr>
                <w:rFonts w:ascii="Calibri" w:eastAsia="Calibri" w:hAnsi="Calibri"/>
                <w:b/>
                <w:bCs/>
                <w:kern w:val="2"/>
                <w:sz w:val="24"/>
                <w:szCs w:val="24"/>
                <w:lang w:val="fr-CH"/>
                <w14:ligatures w14:val="standardContextual"/>
              </w:rPr>
            </w:rPrChange>
          </w:rPr>
          <w:t>Caractéristiques socio-économiques et politiques</w:t>
        </w:r>
      </w:ins>
    </w:p>
    <w:p w14:paraId="3B1F96D6" w14:textId="429657BC" w:rsidR="00DB2EFA" w:rsidRDefault="00DB2EFA" w:rsidP="008F57B1">
      <w:pPr>
        <w:widowControl/>
        <w:autoSpaceDE/>
        <w:autoSpaceDN/>
        <w:spacing w:after="160" w:line="278" w:lineRule="auto"/>
        <w:jc w:val="both"/>
        <w:rPr>
          <w:ins w:id="113" w:author="Celâl Guney" w:date="2026-09-20T19:30:00Z" w16du:dateUtc="2026-09-20T17:30:00Z"/>
          <w:rFonts w:eastAsia="Calibri"/>
          <w:kern w:val="2"/>
          <w:sz w:val="24"/>
          <w:szCs w:val="24"/>
          <w:lang w:val="fr-CH"/>
          <w14:ligatures w14:val="standardContextual"/>
        </w:rPr>
      </w:pPr>
      <w:ins w:id="114" w:author="Celâl Guney" w:date="2026-09-20T19:30:00Z" w16du:dateUtc="2026-09-20T17:30:00Z">
        <w:r>
          <w:rPr>
            <w:rFonts w:eastAsia="Calibri"/>
            <w:kern w:val="2"/>
            <w:sz w:val="24"/>
            <w:szCs w:val="24"/>
            <w:lang w:val="fr-CH"/>
            <w14:ligatures w14:val="standardContextual"/>
          </w:rPr>
          <w:t xml:space="preserve">Au moyen de tableaux croisés entre l’appartenance aux clusters et des variables socio-démographiques et politiques disponibles </w:t>
        </w:r>
      </w:ins>
      <w:ins w:id="115" w:author="Celâl Guney" w:date="2026-09-20T19:31:00Z" w16du:dateUtc="2026-09-20T17:31:00Z">
        <w:r>
          <w:rPr>
            <w:rFonts w:eastAsia="Calibri"/>
            <w:kern w:val="2"/>
            <w:sz w:val="24"/>
            <w:szCs w:val="24"/>
            <w:lang w:val="fr-CH"/>
            <w14:ligatures w14:val="standardContextual"/>
          </w:rPr>
          <w:t>dans le jeu de données, il est possible d’explorer l’inclinaison politique et la constitution socio-démographique de chaque cluster</w:t>
        </w:r>
      </w:ins>
      <w:ins w:id="116" w:author="Celâl Guney" w:date="2026-09-20T19:32:00Z" w16du:dateUtc="2026-09-20T17:32:00Z">
        <w:r>
          <w:rPr>
            <w:rStyle w:val="Appelnotedebasdep"/>
            <w:rFonts w:eastAsia="Calibri"/>
            <w:kern w:val="2"/>
            <w:sz w:val="24"/>
            <w:szCs w:val="24"/>
            <w:lang w:val="fr-CH"/>
            <w14:ligatures w14:val="standardContextual"/>
          </w:rPr>
          <w:footnoteReference w:id="6"/>
        </w:r>
      </w:ins>
      <w:ins w:id="126" w:author="Celâl Guney" w:date="2026-09-20T19:31:00Z" w16du:dateUtc="2026-09-20T17:31:00Z">
        <w:r>
          <w:rPr>
            <w:rFonts w:eastAsia="Calibri"/>
            <w:kern w:val="2"/>
            <w:sz w:val="24"/>
            <w:szCs w:val="24"/>
            <w:lang w:val="fr-CH"/>
            <w14:ligatures w14:val="standardContextual"/>
          </w:rPr>
          <w:t>.</w:t>
        </w:r>
      </w:ins>
    </w:p>
    <w:p w14:paraId="7D956BBB" w14:textId="4D02B294" w:rsidR="008F57B1" w:rsidRPr="008F57B1" w:rsidRDefault="008F57B1" w:rsidP="008F57B1">
      <w:pPr>
        <w:widowControl/>
        <w:autoSpaceDE/>
        <w:autoSpaceDN/>
        <w:spacing w:after="160" w:line="278" w:lineRule="auto"/>
        <w:jc w:val="both"/>
        <w:rPr>
          <w:ins w:id="127" w:author="Celâl Guney" w:date="2026-09-20T19:08:00Z" w16du:dateUtc="2026-09-20T17:08:00Z"/>
          <w:rFonts w:eastAsia="Calibri"/>
          <w:kern w:val="2"/>
          <w:sz w:val="24"/>
          <w:szCs w:val="24"/>
          <w:lang w:val="fr-CH"/>
          <w14:ligatures w14:val="standardContextual"/>
          <w:rPrChange w:id="128" w:author="Celâl Guney" w:date="2026-09-20T19:08:00Z" w16du:dateUtc="2026-09-20T17:08:00Z">
            <w:rPr>
              <w:ins w:id="129" w:author="Celâl Guney" w:date="2026-09-20T19:08:00Z" w16du:dateUtc="2026-09-20T17:08:00Z"/>
              <w:rFonts w:ascii="Calibri" w:eastAsia="Calibri" w:hAnsi="Calibri"/>
              <w:kern w:val="2"/>
              <w:sz w:val="24"/>
              <w:szCs w:val="24"/>
              <w:lang w:val="fr-CH"/>
              <w14:ligatures w14:val="standardContextual"/>
            </w:rPr>
          </w:rPrChange>
        </w:rPr>
      </w:pPr>
      <w:ins w:id="130" w:author="Celâl Guney" w:date="2026-09-20T19:08:00Z" w16du:dateUtc="2026-09-20T17:08:00Z">
        <w:r w:rsidRPr="008F57B1">
          <w:rPr>
            <w:rFonts w:eastAsia="Calibri"/>
            <w:kern w:val="2"/>
            <w:sz w:val="24"/>
            <w:szCs w:val="24"/>
            <w:lang w:val="fr-CH"/>
            <w14:ligatures w14:val="standardContextual"/>
            <w:rPrChange w:id="131" w:author="Celâl Guney" w:date="2026-09-20T19:08:00Z" w16du:dateUtc="2026-09-20T17:08:00Z">
              <w:rPr>
                <w:rFonts w:ascii="Calibri" w:eastAsia="Calibri" w:hAnsi="Calibri"/>
                <w:kern w:val="2"/>
                <w:sz w:val="24"/>
                <w:szCs w:val="24"/>
                <w:lang w:val="fr-CH"/>
                <w14:ligatures w14:val="standardContextual"/>
              </w:rPr>
            </w:rPrChange>
          </w:rPr>
          <w:t>Le cluster 1 est plutôt dans la moyenne générale en termes de caractéristiques socio-économiques, car il n’y pas de sur- ou sous-représentation de certaines catégories de revenu, d’éducation ou bien de langue. La plupart des membres de ce cluster ont fait un apprentissage ou bien une formation professionnelle, et une part assez faible déclare bien s’en sortir financièrement après le paiement de leur loyer et des assurance (40% de oui contre 46% en moyenne). On pourrait donc considérer les membres de ce cluster comme appartenant à la classe moyenne</w:t>
        </w:r>
      </w:ins>
      <w:ins w:id="132" w:author="Celâl Guney" w:date="2026-09-20T19:38:00Z" w16du:dateUtc="2026-09-20T17:38:00Z">
        <w:r w:rsidR="00420381">
          <w:rPr>
            <w:rFonts w:eastAsia="Calibri"/>
            <w:kern w:val="2"/>
            <w:sz w:val="24"/>
            <w:szCs w:val="24"/>
            <w:lang w:val="fr-CH"/>
            <w14:ligatures w14:val="standardContextual"/>
          </w:rPr>
          <w:t xml:space="preserve">, </w:t>
        </w:r>
      </w:ins>
      <w:ins w:id="133" w:author="Celâl Guney" w:date="2026-09-20T19:08:00Z" w16du:dateUtc="2026-09-20T17:08:00Z">
        <w:r w:rsidRPr="008F57B1">
          <w:rPr>
            <w:rFonts w:eastAsia="Calibri"/>
            <w:kern w:val="2"/>
            <w:sz w:val="24"/>
            <w:szCs w:val="24"/>
            <w:lang w:val="fr-CH"/>
            <w14:ligatures w14:val="standardContextual"/>
            <w:rPrChange w:id="134" w:author="Celâl Guney" w:date="2026-09-20T19:08:00Z" w16du:dateUtc="2026-09-20T17:08:00Z">
              <w:rPr>
                <w:rFonts w:ascii="Calibri" w:eastAsia="Calibri" w:hAnsi="Calibri"/>
                <w:kern w:val="2"/>
                <w:sz w:val="24"/>
                <w:szCs w:val="24"/>
                <w:lang w:val="fr-CH"/>
                <w14:ligatures w14:val="standardContextual"/>
              </w:rPr>
            </w:rPrChange>
          </w:rPr>
          <w:t xml:space="preserve">se sentant menacée par une potentielle baisse de leur niveau de vie. Ce cluster soutient en majorité l’UDC (17% contre 15,7% en moyenne) et s’identifie à droite politiquement. Il correspond </w:t>
        </w:r>
      </w:ins>
      <w:ins w:id="135" w:author="Celâl Guney" w:date="2026-09-20T20:51:00Z" w16du:dateUtc="2026-09-20T18:51:00Z">
        <w:r w:rsidR="00B61B0F">
          <w:rPr>
            <w:rFonts w:eastAsia="Calibri"/>
            <w:kern w:val="2"/>
            <w:sz w:val="24"/>
            <w:szCs w:val="24"/>
            <w:lang w:val="fr-CH"/>
            <w14:ligatures w14:val="standardContextual"/>
          </w:rPr>
          <w:t xml:space="preserve">ainsi </w:t>
        </w:r>
      </w:ins>
      <w:ins w:id="136" w:author="Celâl Guney" w:date="2026-09-20T19:08:00Z" w16du:dateUtc="2026-09-20T17:08:00Z">
        <w:r w:rsidRPr="008F57B1">
          <w:rPr>
            <w:rFonts w:eastAsia="Calibri"/>
            <w:kern w:val="2"/>
            <w:sz w:val="24"/>
            <w:szCs w:val="24"/>
            <w:lang w:val="fr-CH"/>
            <w14:ligatures w14:val="standardContextual"/>
            <w:rPrChange w:id="137" w:author="Celâl Guney" w:date="2026-09-20T19:08:00Z" w16du:dateUtc="2026-09-20T17:08:00Z">
              <w:rPr>
                <w:rFonts w:ascii="Calibri" w:eastAsia="Calibri" w:hAnsi="Calibri"/>
                <w:kern w:val="2"/>
                <w:sz w:val="24"/>
                <w:szCs w:val="24"/>
                <w:lang w:val="fr-CH"/>
                <w14:ligatures w14:val="standardContextual"/>
              </w:rPr>
            </w:rPrChange>
          </w:rPr>
          <w:t xml:space="preserve">fortement à la composante conservatrice et (relativement) populaire du bloc libéral-conservateur suisse identifié par Güney (2024). </w:t>
        </w:r>
      </w:ins>
    </w:p>
    <w:p w14:paraId="6852EE5A" w14:textId="77777777" w:rsidR="008F57B1" w:rsidRPr="008F57B1" w:rsidRDefault="008F57B1" w:rsidP="008F57B1">
      <w:pPr>
        <w:widowControl/>
        <w:autoSpaceDE/>
        <w:autoSpaceDN/>
        <w:spacing w:after="160" w:line="278" w:lineRule="auto"/>
        <w:jc w:val="both"/>
        <w:rPr>
          <w:ins w:id="138" w:author="Celâl Guney" w:date="2026-09-20T19:08:00Z" w16du:dateUtc="2026-09-20T17:08:00Z"/>
          <w:rFonts w:eastAsia="Calibri"/>
          <w:kern w:val="2"/>
          <w:sz w:val="24"/>
          <w:szCs w:val="24"/>
          <w:lang w:val="fr-CH"/>
          <w14:ligatures w14:val="standardContextual"/>
          <w:rPrChange w:id="139" w:author="Celâl Guney" w:date="2026-09-20T19:08:00Z" w16du:dateUtc="2026-09-20T17:08:00Z">
            <w:rPr>
              <w:ins w:id="140" w:author="Celâl Guney" w:date="2026-09-20T19:08:00Z" w16du:dateUtc="2026-09-20T17:08:00Z"/>
              <w:rFonts w:ascii="Calibri" w:eastAsia="Calibri" w:hAnsi="Calibri"/>
              <w:kern w:val="2"/>
              <w:sz w:val="24"/>
              <w:szCs w:val="24"/>
              <w:lang w:val="fr-CH"/>
              <w14:ligatures w14:val="standardContextual"/>
            </w:rPr>
          </w:rPrChange>
        </w:rPr>
      </w:pPr>
      <w:ins w:id="141" w:author="Celâl Guney" w:date="2026-09-20T19:08:00Z" w16du:dateUtc="2026-09-20T17:08:00Z">
        <w:r w:rsidRPr="008F57B1">
          <w:rPr>
            <w:rFonts w:eastAsia="Calibri"/>
            <w:kern w:val="2"/>
            <w:sz w:val="24"/>
            <w:szCs w:val="24"/>
            <w:lang w:val="fr-CH"/>
            <w14:ligatures w14:val="standardContextual"/>
            <w:rPrChange w:id="142" w:author="Celâl Guney" w:date="2026-09-20T19:08:00Z" w16du:dateUtc="2026-09-20T17:08:00Z">
              <w:rPr>
                <w:rFonts w:ascii="Calibri" w:eastAsia="Calibri" w:hAnsi="Calibri"/>
                <w:kern w:val="2"/>
                <w:sz w:val="24"/>
                <w:szCs w:val="24"/>
                <w:lang w:val="fr-CH"/>
                <w14:ligatures w14:val="standardContextual"/>
              </w:rPr>
            </w:rPrChange>
          </w:rPr>
          <w:t xml:space="preserve">En ce qui concerne le deuxième cluster, ce dernier correspond à la partie néolibérale du bloc social dominant suisse. Soutenant fortement le PLR, l’UDC et dans une moindre mesure Le Centre, il est composé en majorité de travailleurs indépendants, d’auto-entrepreneurs ainsi que d’employés du secteur privé exerçant une fonction de supervision dans leur travail qui ont de très hauts niveaux </w:t>
        </w:r>
        <w:r w:rsidRPr="008F57B1">
          <w:rPr>
            <w:rFonts w:eastAsia="Calibri"/>
            <w:kern w:val="2"/>
            <w:sz w:val="24"/>
            <w:szCs w:val="24"/>
            <w:lang w:val="fr-CH"/>
            <w14:ligatures w14:val="standardContextual"/>
            <w:rPrChange w:id="143" w:author="Celâl Guney" w:date="2026-09-20T19:08:00Z" w16du:dateUtc="2026-09-20T17:08:00Z">
              <w:rPr>
                <w:rFonts w:ascii="Calibri" w:eastAsia="Calibri" w:hAnsi="Calibri"/>
                <w:kern w:val="2"/>
                <w:sz w:val="24"/>
                <w:szCs w:val="24"/>
                <w:lang w:val="fr-CH"/>
                <w14:ligatures w14:val="standardContextual"/>
              </w:rPr>
            </w:rPrChange>
          </w:rPr>
          <w:lastRenderedPageBreak/>
          <w:t>de revenus et d’éducation ; parlent allemand (75%) et sont de genre masculin (60,5%). 19,4% des membres de ce cluster ont déclaré avoir un revenu mensuel brut dépassant les 15'000 francs par mois.</w:t>
        </w:r>
      </w:ins>
    </w:p>
    <w:p w14:paraId="508ED1A1" w14:textId="77777777" w:rsidR="008F57B1" w:rsidRPr="008F57B1" w:rsidRDefault="008F57B1" w:rsidP="008F57B1">
      <w:pPr>
        <w:widowControl/>
        <w:autoSpaceDE/>
        <w:autoSpaceDN/>
        <w:spacing w:after="160" w:line="278" w:lineRule="auto"/>
        <w:jc w:val="both"/>
        <w:rPr>
          <w:ins w:id="144" w:author="Celâl Guney" w:date="2026-09-20T19:08:00Z" w16du:dateUtc="2026-09-20T17:08:00Z"/>
          <w:rFonts w:eastAsia="Calibri"/>
          <w:kern w:val="2"/>
          <w:sz w:val="24"/>
          <w:szCs w:val="24"/>
          <w:lang w:val="fr-CH"/>
          <w14:ligatures w14:val="standardContextual"/>
          <w:rPrChange w:id="145" w:author="Celâl Guney" w:date="2026-09-20T19:08:00Z" w16du:dateUtc="2026-09-20T17:08:00Z">
            <w:rPr>
              <w:ins w:id="146" w:author="Celâl Guney" w:date="2026-09-20T19:08:00Z" w16du:dateUtc="2026-09-20T17:08:00Z"/>
              <w:rFonts w:ascii="Calibri" w:eastAsia="Calibri" w:hAnsi="Calibri"/>
              <w:kern w:val="2"/>
              <w:sz w:val="24"/>
              <w:szCs w:val="24"/>
              <w:lang w:val="fr-CH"/>
              <w14:ligatures w14:val="standardContextual"/>
            </w:rPr>
          </w:rPrChange>
        </w:rPr>
      </w:pPr>
      <w:ins w:id="147" w:author="Celâl Guney" w:date="2026-09-20T19:08:00Z" w16du:dateUtc="2026-09-20T17:08:00Z">
        <w:r w:rsidRPr="008F57B1">
          <w:rPr>
            <w:rFonts w:eastAsia="Calibri"/>
            <w:kern w:val="2"/>
            <w:sz w:val="24"/>
            <w:szCs w:val="24"/>
            <w:lang w:val="fr-CH"/>
            <w14:ligatures w14:val="standardContextual"/>
            <w:rPrChange w:id="148" w:author="Celâl Guney" w:date="2026-09-20T19:08:00Z" w16du:dateUtc="2026-09-20T17:08:00Z">
              <w:rPr>
                <w:rFonts w:ascii="Calibri" w:eastAsia="Calibri" w:hAnsi="Calibri"/>
                <w:kern w:val="2"/>
                <w:sz w:val="24"/>
                <w:szCs w:val="24"/>
                <w:lang w:val="fr-CH"/>
                <w14:ligatures w14:val="standardContextual"/>
              </w:rPr>
            </w:rPrChange>
          </w:rPr>
          <w:t>Le troisième cluster est constitué d’employés sans fonction de supervision (43%) du secteur privé, avec une partie non négligeable exerçant dans le secteur public (27%) ayant un haut niveau d’éducation mais pas forcément un haut niveau de revenu et situé avant tout en Suisse-alémanique. Les membres de ce cluster se déclarent être plutôt proche du PS (22%), de Le Centre (13%), et s’auto-identifient à gauche (43%). Ce troisième cluster peut donc être considéré comme la principale composante du bloc de gauche suisse.</w:t>
        </w:r>
      </w:ins>
    </w:p>
    <w:p w14:paraId="120CECA6" w14:textId="77777777" w:rsidR="008F57B1" w:rsidRPr="008F57B1" w:rsidRDefault="008F57B1" w:rsidP="008F57B1">
      <w:pPr>
        <w:widowControl/>
        <w:autoSpaceDE/>
        <w:autoSpaceDN/>
        <w:spacing w:after="160" w:line="278" w:lineRule="auto"/>
        <w:jc w:val="both"/>
        <w:rPr>
          <w:ins w:id="149" w:author="Celâl Guney" w:date="2026-09-20T19:08:00Z" w16du:dateUtc="2026-09-20T17:08:00Z"/>
          <w:rFonts w:eastAsia="Calibri"/>
          <w:kern w:val="2"/>
          <w:sz w:val="24"/>
          <w:szCs w:val="24"/>
          <w:lang w:val="fr-CH"/>
          <w14:ligatures w14:val="standardContextual"/>
          <w:rPrChange w:id="150" w:author="Celâl Guney" w:date="2026-09-20T19:08:00Z" w16du:dateUtc="2026-09-20T17:08:00Z">
            <w:rPr>
              <w:ins w:id="151" w:author="Celâl Guney" w:date="2026-09-20T19:08:00Z" w16du:dateUtc="2026-09-20T17:08:00Z"/>
              <w:rFonts w:ascii="Calibri" w:eastAsia="Calibri" w:hAnsi="Calibri"/>
              <w:kern w:val="2"/>
              <w:sz w:val="24"/>
              <w:szCs w:val="24"/>
              <w:lang w:val="fr-CH"/>
              <w14:ligatures w14:val="standardContextual"/>
            </w:rPr>
          </w:rPrChange>
        </w:rPr>
      </w:pPr>
      <w:ins w:id="152" w:author="Celâl Guney" w:date="2026-09-20T19:08:00Z" w16du:dateUtc="2026-09-20T17:08:00Z">
        <w:r w:rsidRPr="008F57B1">
          <w:rPr>
            <w:rFonts w:eastAsia="Calibri"/>
            <w:kern w:val="2"/>
            <w:sz w:val="24"/>
            <w:szCs w:val="24"/>
            <w:lang w:val="fr-CH"/>
            <w14:ligatures w14:val="standardContextual"/>
            <w:rPrChange w:id="153" w:author="Celâl Guney" w:date="2026-09-20T19:08:00Z" w16du:dateUtc="2026-09-20T17:08:00Z">
              <w:rPr>
                <w:rFonts w:ascii="Calibri" w:eastAsia="Calibri" w:hAnsi="Calibri"/>
                <w:kern w:val="2"/>
                <w:sz w:val="24"/>
                <w:szCs w:val="24"/>
                <w:lang w:val="fr-CH"/>
                <w14:ligatures w14:val="standardContextual"/>
              </w:rPr>
            </w:rPrChange>
          </w:rPr>
          <w:t>Le quatrième cluster est composé d’individus plutôt jeune, à niveau d’éducation moyen et à plutôt faible revenu, avec une forte représentation en Suisse romande (canton de Genève et de Vaud), dont la majorité sont des employés sans fonction de supervision. Il est difficile de placer ce cluster politiquement, car une forte proportion de ses membres ne s’identifie à aucun parti politique suisse, ni à la droite ou à la gauche, ce qui reflète la tendance à l’indécision soulignée plus haut.</w:t>
        </w:r>
      </w:ins>
    </w:p>
    <w:p w14:paraId="14DF6A02" w14:textId="77777777" w:rsidR="008F57B1" w:rsidRPr="008F57B1" w:rsidRDefault="008F57B1" w:rsidP="008F57B1">
      <w:pPr>
        <w:widowControl/>
        <w:autoSpaceDE/>
        <w:autoSpaceDN/>
        <w:spacing w:after="160" w:line="278" w:lineRule="auto"/>
        <w:jc w:val="both"/>
        <w:rPr>
          <w:ins w:id="154" w:author="Celâl Guney" w:date="2026-09-20T19:08:00Z" w16du:dateUtc="2026-09-20T17:08:00Z"/>
          <w:rFonts w:eastAsia="Calibri"/>
          <w:kern w:val="2"/>
          <w:sz w:val="24"/>
          <w:szCs w:val="24"/>
          <w:lang w:val="fr-CH"/>
          <w14:ligatures w14:val="standardContextual"/>
          <w:rPrChange w:id="155" w:author="Celâl Guney" w:date="2026-09-20T19:08:00Z" w16du:dateUtc="2026-09-20T17:08:00Z">
            <w:rPr>
              <w:ins w:id="156" w:author="Celâl Guney" w:date="2026-09-20T19:08:00Z" w16du:dateUtc="2026-09-20T17:08:00Z"/>
              <w:rFonts w:ascii="Calibri" w:eastAsia="Calibri" w:hAnsi="Calibri"/>
              <w:kern w:val="2"/>
              <w:sz w:val="24"/>
              <w:szCs w:val="24"/>
              <w:lang w:val="fr-CH"/>
              <w14:ligatures w14:val="standardContextual"/>
            </w:rPr>
          </w:rPrChange>
        </w:rPr>
      </w:pPr>
      <w:ins w:id="157" w:author="Celâl Guney" w:date="2026-09-20T19:08:00Z" w16du:dateUtc="2026-09-20T17:08:00Z">
        <w:r w:rsidRPr="008F57B1">
          <w:rPr>
            <w:rFonts w:eastAsia="Calibri"/>
            <w:kern w:val="2"/>
            <w:sz w:val="24"/>
            <w:szCs w:val="24"/>
            <w:lang w:val="fr-CH"/>
            <w14:ligatures w14:val="standardContextual"/>
            <w:rPrChange w:id="158" w:author="Celâl Guney" w:date="2026-09-20T19:08:00Z" w16du:dateUtc="2026-09-20T17:08:00Z">
              <w:rPr>
                <w:rFonts w:ascii="Calibri" w:eastAsia="Calibri" w:hAnsi="Calibri"/>
                <w:kern w:val="2"/>
                <w:sz w:val="24"/>
                <w:szCs w:val="24"/>
                <w:lang w:val="fr-CH"/>
                <w14:ligatures w14:val="standardContextual"/>
              </w:rPr>
            </w:rPrChange>
          </w:rPr>
          <w:t>Le cluster 5 correspond à la partie romande et tessinoise du bloc de gauche. Il est marqué par une forte représentation de francophones et d’italophones (45% et 15%) et est plutôt moins aisé financièrement que les clusters 1, 2 et 3. Il y a aussi une très forte représentation de femmes (68%) et d’employés sans fonction de supervision (45%). Enfin, les faibles taux de réponse parmi les membres des clusters 6 rendent la qualification socio-économique et politique de ses membres difficiles à effectuer.</w:t>
        </w:r>
      </w:ins>
    </w:p>
    <w:p w14:paraId="498D9EA3" w14:textId="77777777" w:rsidR="008F57B1" w:rsidRPr="008F57B1" w:rsidRDefault="008F57B1" w:rsidP="008F57B1">
      <w:pPr>
        <w:widowControl/>
        <w:autoSpaceDE/>
        <w:autoSpaceDN/>
        <w:spacing w:after="160" w:line="278" w:lineRule="auto"/>
        <w:jc w:val="both"/>
        <w:rPr>
          <w:ins w:id="159" w:author="Celâl Guney" w:date="2026-09-20T19:08:00Z" w16du:dateUtc="2026-09-20T17:08:00Z"/>
          <w:rFonts w:eastAsia="Calibri"/>
          <w:kern w:val="2"/>
          <w:sz w:val="24"/>
          <w:szCs w:val="24"/>
          <w:lang w:val="fr-CH"/>
          <w14:ligatures w14:val="standardContextual"/>
          <w:rPrChange w:id="160" w:author="Celâl Guney" w:date="2026-09-20T19:08:00Z" w16du:dateUtc="2026-09-20T17:08:00Z">
            <w:rPr>
              <w:ins w:id="161" w:author="Celâl Guney" w:date="2026-09-20T19:08:00Z" w16du:dateUtc="2026-09-20T17:08:00Z"/>
              <w:rFonts w:ascii="Calibri" w:eastAsia="Calibri" w:hAnsi="Calibri"/>
              <w:kern w:val="2"/>
              <w:sz w:val="24"/>
              <w:szCs w:val="24"/>
              <w:lang w:val="fr-CH"/>
              <w14:ligatures w14:val="standardContextual"/>
            </w:rPr>
          </w:rPrChange>
        </w:rPr>
      </w:pPr>
      <w:ins w:id="162" w:author="Celâl Guney" w:date="2026-09-20T19:08:00Z" w16du:dateUtc="2026-09-20T17:08:00Z">
        <w:r w:rsidRPr="008F57B1">
          <w:rPr>
            <w:rFonts w:eastAsia="Calibri"/>
            <w:kern w:val="2"/>
            <w:sz w:val="24"/>
            <w:szCs w:val="24"/>
            <w:lang w:val="fr-CH"/>
            <w14:ligatures w14:val="standardContextual"/>
            <w:rPrChange w:id="163" w:author="Celâl Guney" w:date="2026-09-20T19:08:00Z" w16du:dateUtc="2026-09-20T17:08:00Z">
              <w:rPr>
                <w:rFonts w:ascii="Calibri" w:eastAsia="Calibri" w:hAnsi="Calibri"/>
                <w:kern w:val="2"/>
                <w:sz w:val="24"/>
                <w:szCs w:val="24"/>
                <w:lang w:val="fr-CH"/>
                <w14:ligatures w14:val="standardContextual"/>
              </w:rPr>
            </w:rPrChange>
          </w:rPr>
          <w:t>Les résultats du modèle ACL en 7 (sous)groupes socio-politiques en lien avec les attentes vis-à-vis du système de santé suisse permet de tirer les conclusions suivantes. Premièrement, les groupes socio-politiques identifiés dans le modèle à 7 clusters ont une forte correspondance avec les composantes du bloc libéral-conservateur (dominant) et bloc social de gauche (dominé) identifiés par Güney (2024) : le premier cluster correspond à la composante conservatrice du bloc social dominant tandis que le deuxième cluster correspond à sa faction bourgeoise-néolibérale. Les clusters 3 et 5 correspondent quant à eux aux composantes du bloc de gauche (les clusters 4, 6 et 7 étant inclassable ou à la marge des deux blocs).</w:t>
        </w:r>
      </w:ins>
    </w:p>
    <w:p w14:paraId="590BB179" w14:textId="77777777" w:rsidR="008F57B1" w:rsidRPr="008F57B1" w:rsidRDefault="008F57B1" w:rsidP="008F57B1">
      <w:pPr>
        <w:widowControl/>
        <w:autoSpaceDE/>
        <w:autoSpaceDN/>
        <w:spacing w:after="160" w:line="278" w:lineRule="auto"/>
        <w:jc w:val="both"/>
        <w:rPr>
          <w:ins w:id="164" w:author="Celâl Guney" w:date="2026-09-20T19:08:00Z" w16du:dateUtc="2026-09-20T17:08:00Z"/>
          <w:rFonts w:eastAsia="Calibri"/>
          <w:kern w:val="2"/>
          <w:sz w:val="24"/>
          <w:szCs w:val="24"/>
          <w:lang w:val="fr-CH"/>
          <w14:ligatures w14:val="standardContextual"/>
          <w:rPrChange w:id="165" w:author="Celâl Guney" w:date="2026-09-20T19:08:00Z" w16du:dateUtc="2026-09-20T17:08:00Z">
            <w:rPr>
              <w:ins w:id="166" w:author="Celâl Guney" w:date="2026-09-20T19:08:00Z" w16du:dateUtc="2026-09-20T17:08:00Z"/>
              <w:rFonts w:ascii="Calibri" w:eastAsia="Calibri" w:hAnsi="Calibri"/>
              <w:kern w:val="2"/>
              <w:sz w:val="24"/>
              <w:szCs w:val="24"/>
              <w:lang w:val="fr-CH"/>
              <w14:ligatures w14:val="standardContextual"/>
            </w:rPr>
          </w:rPrChange>
        </w:rPr>
      </w:pPr>
      <w:ins w:id="167" w:author="Celâl Guney" w:date="2026-09-20T19:08:00Z" w16du:dateUtc="2026-09-20T17:08:00Z">
        <w:r w:rsidRPr="008F57B1">
          <w:rPr>
            <w:rFonts w:eastAsia="Calibri"/>
            <w:kern w:val="2"/>
            <w:sz w:val="24"/>
            <w:szCs w:val="24"/>
            <w:lang w:val="fr-CH"/>
            <w14:ligatures w14:val="standardContextual"/>
            <w:rPrChange w:id="168" w:author="Celâl Guney" w:date="2026-09-20T19:08:00Z" w16du:dateUtc="2026-09-20T17:08:00Z">
              <w:rPr>
                <w:rFonts w:ascii="Calibri" w:eastAsia="Calibri" w:hAnsi="Calibri"/>
                <w:kern w:val="2"/>
                <w:sz w:val="24"/>
                <w:szCs w:val="24"/>
                <w:lang w:val="fr-CH"/>
                <w14:ligatures w14:val="standardContextual"/>
              </w:rPr>
            </w:rPrChange>
          </w:rPr>
          <w:t>Deuxièmement, les résultats confirment notre hypothèse. En effet, les attentes des deux groupes socio-politiques appartenant au bloc social dominant sont trop opposées et il est impossible de dégager une majorité au sein du bloc. La classe moyenne conservatrice (37%) est opposée aux réformes néolibérales tandis que la bourgeoisie néolibérale (18%) est fortement opposée à la création d’une caisse unique ou à lier les primes au revenu (deux réformes fortement soutenues par la classe moyenne conservatrice).</w:t>
        </w:r>
      </w:ins>
    </w:p>
    <w:p w14:paraId="2A716D98" w14:textId="34D87684" w:rsidR="008F57B1" w:rsidRPr="00420381" w:rsidRDefault="008F57B1" w:rsidP="00420381">
      <w:pPr>
        <w:widowControl/>
        <w:autoSpaceDE/>
        <w:autoSpaceDN/>
        <w:spacing w:after="160" w:line="278" w:lineRule="auto"/>
        <w:jc w:val="both"/>
        <w:rPr>
          <w:ins w:id="169" w:author="Celâl Guney" w:date="2026-09-20T18:40:00Z" w16du:dateUtc="2026-09-20T16:40:00Z"/>
          <w:rFonts w:eastAsia="Calibri"/>
          <w:kern w:val="2"/>
          <w:sz w:val="24"/>
          <w:szCs w:val="24"/>
          <w:lang w:val="fr-CH"/>
          <w14:ligatures w14:val="standardContextual"/>
          <w:rPrChange w:id="170" w:author="Celâl Guney" w:date="2026-09-20T19:44:00Z" w16du:dateUtc="2026-09-20T17:44:00Z">
            <w:rPr>
              <w:ins w:id="171" w:author="Celâl Guney" w:date="2026-09-20T18:40:00Z" w16du:dateUtc="2026-09-20T16:40:00Z"/>
            </w:rPr>
          </w:rPrChange>
        </w:rPr>
        <w:pPrChange w:id="172" w:author="Celâl Guney" w:date="2026-09-20T19:44:00Z" w16du:dateUtc="2026-09-20T17:44:00Z">
          <w:pPr>
            <w:pStyle w:val="Corpsdetexte"/>
            <w:spacing w:before="194" w:line="283" w:lineRule="auto"/>
            <w:ind w:left="0" w:right="140"/>
          </w:pPr>
        </w:pPrChange>
      </w:pPr>
      <w:ins w:id="173" w:author="Celâl Guney" w:date="2026-09-20T19:08:00Z" w16du:dateUtc="2026-09-20T17:08:00Z">
        <w:r w:rsidRPr="008F57B1">
          <w:rPr>
            <w:rFonts w:eastAsia="Calibri"/>
            <w:kern w:val="2"/>
            <w:sz w:val="24"/>
            <w:szCs w:val="24"/>
            <w:lang w:val="fr-CH"/>
            <w14:ligatures w14:val="standardContextual"/>
            <w:rPrChange w:id="174" w:author="Celâl Guney" w:date="2026-09-20T19:08:00Z" w16du:dateUtc="2026-09-20T17:08:00Z">
              <w:rPr>
                <w:rFonts w:ascii="Calibri" w:eastAsia="Calibri" w:hAnsi="Calibri"/>
                <w:kern w:val="2"/>
                <w:lang w:val="fr-CH"/>
                <w14:ligatures w14:val="standardContextual"/>
              </w:rPr>
            </w:rPrChange>
          </w:rPr>
          <w:t>Il reste à savoir pourquoi cette composante néolibérale du bloc social dominant est si opposée à des réformes sociales telles que la création d’une caisse unique, indexer les primes sur le revenu ou encore plafonner le montant des primes. La raison principale est que les individus appartenant à ce groupe socio-politique sont largement épargnés par les coûts engendrés par le système de santé via l’augmentation des primes d’assurance-maladie. Ils sont en outre en grande majorité distribués dans les cantons suisse-allemands (75% du cluster ont déclaré avoir l’allemand (suisse-</w:t>
        </w:r>
        <w:r w:rsidRPr="008F57B1">
          <w:rPr>
            <w:rFonts w:eastAsia="Calibri"/>
            <w:kern w:val="2"/>
            <w:sz w:val="24"/>
            <w:szCs w:val="24"/>
            <w:lang w:val="fr-CH"/>
            <w14:ligatures w14:val="standardContextual"/>
            <w:rPrChange w:id="175" w:author="Celâl Guney" w:date="2026-09-20T19:08:00Z" w16du:dateUtc="2026-09-20T17:08:00Z">
              <w:rPr>
                <w:rFonts w:ascii="Calibri" w:eastAsia="Calibri" w:hAnsi="Calibri"/>
                <w:kern w:val="2"/>
                <w:lang w:val="fr-CH"/>
                <w14:ligatures w14:val="standardContextual"/>
              </w:rPr>
            </w:rPrChange>
          </w:rPr>
          <w:lastRenderedPageBreak/>
          <w:t>allemand) comme langue maternelle) où les primes de l’assurance-maladie obligatoire sont moins élevées et augmentent moins que dans les cantons romands et le Tessin</w:t>
        </w:r>
      </w:ins>
      <w:bookmarkEnd w:id="80"/>
      <w:moveToRangeStart w:id="176" w:author="Celâl Guney" w:date="2026-09-20T19:44:00Z" w:name="move240825864"/>
      <w:ins w:id="177" w:author="Celâl Guney" w:date="2026-09-20T19:44:00Z" w16du:dateUtc="2026-09-20T17:44:00Z">
        <w:r w:rsidR="00CB72A5">
          <w:rPr>
            <w:noProof/>
            <w:sz w:val="20"/>
          </w:rPr>
          <w:drawing>
            <wp:anchor distT="0" distB="0" distL="114300" distR="114300" simplePos="0" relativeHeight="251670528" behindDoc="0" locked="0" layoutInCell="1" allowOverlap="1" wp14:anchorId="4FBA3BE5" wp14:editId="7B69882E">
              <wp:simplePos x="0" y="0"/>
              <wp:positionH relativeFrom="column">
                <wp:posOffset>437833</wp:posOffset>
              </wp:positionH>
              <wp:positionV relativeFrom="paragraph">
                <wp:posOffset>823277</wp:posOffset>
              </wp:positionV>
              <wp:extent cx="5000625" cy="4595495"/>
              <wp:effectExtent l="0" t="0" r="9525" b="0"/>
              <wp:wrapSquare wrapText="bothSides"/>
              <wp:docPr id="938650709" name="Image 938650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00625" cy="4595495"/>
                      </a:xfrm>
                      <a:prstGeom prst="rect">
                        <a:avLst/>
                      </a:prstGeom>
                    </pic:spPr>
                  </pic:pic>
                </a:graphicData>
              </a:graphic>
              <wp14:sizeRelV relativeFrom="margin">
                <wp14:pctHeight>0</wp14:pctHeight>
              </wp14:sizeRelV>
            </wp:anchor>
          </w:drawing>
        </w:r>
      </w:ins>
      <w:moveToRangeEnd w:id="176"/>
      <w:ins w:id="178" w:author="Celâl Guney" w:date="2026-09-20T19:49:00Z" w16du:dateUtc="2026-09-20T17:49:00Z">
        <w:r w:rsidR="00CB72A5">
          <w:rPr>
            <w:rFonts w:eastAsia="Calibri"/>
            <w:kern w:val="2"/>
            <w:sz w:val="24"/>
            <w:szCs w:val="24"/>
            <w:lang w:val="fr-CH"/>
            <w14:ligatures w14:val="standardContextual"/>
          </w:rPr>
          <w:t>.</w:t>
        </w:r>
      </w:ins>
    </w:p>
    <w:p w14:paraId="4F3AFF2D" w14:textId="0BF7978F" w:rsidR="008725D2" w:rsidRPr="00296F1F" w:rsidDel="00E568D0" w:rsidRDefault="00000000" w:rsidP="00206F97">
      <w:pPr>
        <w:pStyle w:val="Titre3"/>
        <w:numPr>
          <w:ilvl w:val="1"/>
          <w:numId w:val="2"/>
        </w:numPr>
        <w:rPr>
          <w:del w:id="179" w:author="Celâl Guney" w:date="2026-09-20T18:49:00Z" w16du:dateUtc="2026-09-20T16:49:00Z"/>
          <w:rFonts w:ascii="Times New Roman" w:hAnsi="Times New Roman" w:cs="Times New Roman"/>
          <w:sz w:val="32"/>
          <w:szCs w:val="32"/>
        </w:rPr>
      </w:pPr>
      <w:del w:id="180" w:author="Celâl Guney" w:date="2026-09-20T18:49:00Z" w16du:dateUtc="2026-09-20T16:49:00Z">
        <w:r w:rsidRPr="00296F1F" w:rsidDel="00E568D0">
          <w:rPr>
            <w:rFonts w:ascii="Times New Roman" w:hAnsi="Times New Roman" w:cs="Times New Roman"/>
            <w:sz w:val="32"/>
            <w:szCs w:val="32"/>
          </w:rPr>
          <w:delText>Stratégie empirique</w:delText>
        </w:r>
      </w:del>
    </w:p>
    <w:p w14:paraId="2F41F8B6" w14:textId="1B81A017" w:rsidR="008725D2" w:rsidDel="00E568D0" w:rsidRDefault="00000000" w:rsidP="00F979B2">
      <w:pPr>
        <w:pStyle w:val="Corpsdetexte"/>
        <w:spacing w:before="42" w:line="283" w:lineRule="auto"/>
        <w:ind w:left="0" w:right="140"/>
        <w:rPr>
          <w:del w:id="181" w:author="Celâl Guney" w:date="2026-09-20T18:49:00Z" w16du:dateUtc="2026-09-20T16:49:00Z"/>
        </w:rPr>
      </w:pPr>
      <w:del w:id="182" w:author="Celâl Guney" w:date="2026-09-20T18:49:00Z" w16du:dateUtc="2026-09-20T16:49:00Z">
        <w:r w:rsidDel="00E568D0">
          <w:delText>La spécification des modèles présentés dans cette section a pour objectif de reproduire une analyse néoréaliste des facteurs influençant les attentes sociales. Les variables dépendantes</w:delText>
        </w:r>
        <w:r w:rsidDel="00E568D0">
          <w:rPr>
            <w:spacing w:val="40"/>
          </w:rPr>
          <w:delText xml:space="preserve"> </w:delText>
        </w:r>
        <w:r w:rsidDel="00E568D0">
          <w:delText xml:space="preserve">ont été binarisée afin de conduire des estimations de modèles logistiques binaires en utilisant l’estimation du maximum de </w:delText>
        </w:r>
        <w:r w:rsidR="009B3959" w:rsidDel="00E568D0">
          <w:delText>vraisemblance</w:delText>
        </w:r>
        <w:r w:rsidR="009B3959" w:rsidDel="00E568D0">
          <w:rPr>
            <w:rStyle w:val="Appelnotedebasdep"/>
          </w:rPr>
          <w:footnoteReference w:id="7"/>
        </w:r>
        <w:r w:rsidDel="00E568D0">
          <w:delText>.</w:delText>
        </w:r>
        <w:r w:rsidR="009B3959" w:rsidDel="00E568D0">
          <w:delText xml:space="preserve"> </w:delText>
        </w:r>
        <w:r w:rsidDel="00E568D0">
          <w:delText>Les principales variables explicatives que nous avons considérées sont un indice de classe sociale mesurée par la classification européenne des groupes socioéconomiques (ESEG), le revenu</w:delText>
        </w:r>
        <w:r w:rsidDel="00E568D0">
          <w:rPr>
            <w:spacing w:val="40"/>
          </w:rPr>
          <w:delText xml:space="preserve"> </w:delText>
        </w:r>
        <w:r w:rsidDel="00E568D0">
          <w:delText>mensuel</w:delText>
        </w:r>
        <w:r w:rsidDel="00E568D0">
          <w:rPr>
            <w:spacing w:val="40"/>
          </w:rPr>
          <w:delText xml:space="preserve"> </w:delText>
        </w:r>
        <w:r w:rsidDel="00E568D0">
          <w:delText>brut</w:delText>
        </w:r>
        <w:r w:rsidDel="00E568D0">
          <w:rPr>
            <w:spacing w:val="40"/>
          </w:rPr>
          <w:delText xml:space="preserve"> </w:delText>
        </w:r>
        <w:r w:rsidDel="00E568D0">
          <w:delText>du</w:delText>
        </w:r>
        <w:r w:rsidDel="00E568D0">
          <w:rPr>
            <w:spacing w:val="40"/>
          </w:rPr>
          <w:delText xml:space="preserve"> </w:delText>
        </w:r>
        <w:r w:rsidDel="00E568D0">
          <w:delText>ménage,</w:delText>
        </w:r>
        <w:r w:rsidDel="00E568D0">
          <w:rPr>
            <w:spacing w:val="40"/>
          </w:rPr>
          <w:delText xml:space="preserve"> </w:delText>
        </w:r>
        <w:r w:rsidDel="00E568D0">
          <w:delText>à</w:delText>
        </w:r>
        <w:r w:rsidDel="00E568D0">
          <w:rPr>
            <w:spacing w:val="40"/>
          </w:rPr>
          <w:delText xml:space="preserve"> </w:delText>
        </w:r>
        <w:r w:rsidDel="00E568D0">
          <w:delText>partir</w:delText>
        </w:r>
        <w:r w:rsidDel="00E568D0">
          <w:rPr>
            <w:spacing w:val="40"/>
          </w:rPr>
          <w:delText xml:space="preserve"> </w:delText>
        </w:r>
        <w:r w:rsidDel="00E568D0">
          <w:delText>duquel</w:delText>
        </w:r>
        <w:r w:rsidDel="00E568D0">
          <w:rPr>
            <w:spacing w:val="40"/>
          </w:rPr>
          <w:delText xml:space="preserve"> </w:delText>
        </w:r>
        <w:r w:rsidDel="00E568D0">
          <w:delText>nous</w:delText>
        </w:r>
        <w:r w:rsidDel="00E568D0">
          <w:rPr>
            <w:spacing w:val="40"/>
          </w:rPr>
          <w:delText xml:space="preserve"> </w:delText>
        </w:r>
        <w:r w:rsidDel="00E568D0">
          <w:delText>calculons</w:delText>
        </w:r>
        <w:r w:rsidDel="00E568D0">
          <w:rPr>
            <w:spacing w:val="40"/>
          </w:rPr>
          <w:delText xml:space="preserve"> </w:delText>
        </w:r>
        <w:r w:rsidDel="00E568D0">
          <w:delText>le</w:delText>
        </w:r>
        <w:r w:rsidDel="00E568D0">
          <w:rPr>
            <w:spacing w:val="40"/>
          </w:rPr>
          <w:delText xml:space="preserve"> </w:delText>
        </w:r>
        <w:r w:rsidDel="00E568D0">
          <w:delText>niveau</w:delText>
        </w:r>
        <w:r w:rsidDel="00E568D0">
          <w:rPr>
            <w:spacing w:val="40"/>
          </w:rPr>
          <w:delText xml:space="preserve"> </w:delText>
        </w:r>
        <w:r w:rsidDel="00E568D0">
          <w:delText>de</w:delText>
        </w:r>
        <w:r w:rsidDel="00E568D0">
          <w:rPr>
            <w:spacing w:val="40"/>
          </w:rPr>
          <w:delText xml:space="preserve"> </w:delText>
        </w:r>
        <w:r w:rsidDel="00E568D0">
          <w:delText>revenu</w:delText>
        </w:r>
        <w:r w:rsidDel="00E568D0">
          <w:rPr>
            <w:spacing w:val="40"/>
          </w:rPr>
          <w:delText xml:space="preserve"> </w:delText>
        </w:r>
        <w:r w:rsidDel="00E568D0">
          <w:delText>par décile, ainsi qu’une batterie d’indicateurs socio-démographiques (âge, langue, cantons, genre) et idéologiques (auto-positionnement gauche-droite, vote, probabilité de vote pour les prin- cipaux</w:delText>
        </w:r>
        <w:r w:rsidDel="00E568D0">
          <w:rPr>
            <w:spacing w:val="33"/>
          </w:rPr>
          <w:delText xml:space="preserve"> </w:delText>
        </w:r>
        <w:r w:rsidDel="00E568D0">
          <w:delText>partis</w:delText>
        </w:r>
        <w:r w:rsidDel="00E568D0">
          <w:rPr>
            <w:spacing w:val="33"/>
          </w:rPr>
          <w:delText xml:space="preserve"> </w:delText>
        </w:r>
        <w:r w:rsidDel="00E568D0">
          <w:delText>politiques,</w:delText>
        </w:r>
        <w:r w:rsidDel="00E568D0">
          <w:rPr>
            <w:spacing w:val="33"/>
          </w:rPr>
          <w:delText xml:space="preserve"> </w:delText>
        </w:r>
        <w:r w:rsidDel="00E568D0">
          <w:delText>opinions</w:delText>
        </w:r>
        <w:r w:rsidDel="00E568D0">
          <w:rPr>
            <w:spacing w:val="33"/>
          </w:rPr>
          <w:delText xml:space="preserve"> </w:delText>
        </w:r>
        <w:r w:rsidDel="00E568D0">
          <w:delText>sur</w:delText>
        </w:r>
        <w:r w:rsidDel="00E568D0">
          <w:rPr>
            <w:spacing w:val="33"/>
          </w:rPr>
          <w:delText xml:space="preserve"> </w:delText>
        </w:r>
        <w:r w:rsidDel="00E568D0">
          <w:delText>des</w:delText>
        </w:r>
        <w:r w:rsidDel="00E568D0">
          <w:rPr>
            <w:spacing w:val="33"/>
          </w:rPr>
          <w:delText xml:space="preserve"> </w:delText>
        </w:r>
        <w:r w:rsidDel="00E568D0">
          <w:delText>sujets</w:delText>
        </w:r>
        <w:r w:rsidDel="00E568D0">
          <w:rPr>
            <w:spacing w:val="33"/>
          </w:rPr>
          <w:delText xml:space="preserve"> </w:delText>
        </w:r>
        <w:r w:rsidDel="00E568D0">
          <w:delText>économiques</w:delText>
        </w:r>
        <w:r w:rsidDel="00E568D0">
          <w:rPr>
            <w:spacing w:val="33"/>
          </w:rPr>
          <w:delText xml:space="preserve"> </w:delText>
        </w:r>
        <w:r w:rsidDel="00E568D0">
          <w:delText>et</w:delText>
        </w:r>
        <w:r w:rsidDel="00E568D0">
          <w:rPr>
            <w:spacing w:val="33"/>
          </w:rPr>
          <w:delText xml:space="preserve"> </w:delText>
        </w:r>
        <w:r w:rsidDel="00E568D0">
          <w:delText>identitaires).</w:delText>
        </w:r>
        <w:r w:rsidDel="00E568D0">
          <w:rPr>
            <w:spacing w:val="33"/>
          </w:rPr>
          <w:delText xml:space="preserve"> </w:delText>
        </w:r>
        <w:r w:rsidDel="00E568D0">
          <w:delText>Pour</w:delText>
        </w:r>
        <w:r w:rsidDel="00E568D0">
          <w:rPr>
            <w:spacing w:val="33"/>
          </w:rPr>
          <w:delText xml:space="preserve"> </w:delText>
        </w:r>
        <w:r w:rsidDel="00E568D0">
          <w:delText>chacune de nos deux variables dépendantes, nous avons procédé à une sélection de modèle pas à pas descendante</w:delText>
        </w:r>
        <w:r w:rsidDel="00E568D0">
          <w:rPr>
            <w:spacing w:val="-6"/>
          </w:rPr>
          <w:delText xml:space="preserve"> </w:delText>
        </w:r>
        <w:r w:rsidDel="00E568D0">
          <w:delText>avec</w:delText>
        </w:r>
        <w:r w:rsidDel="00E568D0">
          <w:rPr>
            <w:spacing w:val="-6"/>
          </w:rPr>
          <w:delText xml:space="preserve"> </w:delText>
        </w:r>
        <w:r w:rsidDel="00E568D0">
          <w:delText>le</w:delText>
        </w:r>
        <w:r w:rsidDel="00E568D0">
          <w:rPr>
            <w:spacing w:val="-6"/>
          </w:rPr>
          <w:delText xml:space="preserve"> </w:delText>
        </w:r>
        <w:r w:rsidDel="00E568D0">
          <w:delText>critère</w:delText>
        </w:r>
        <w:r w:rsidDel="00E568D0">
          <w:rPr>
            <w:spacing w:val="-6"/>
          </w:rPr>
          <w:delText xml:space="preserve"> </w:delText>
        </w:r>
        <w:r w:rsidDel="00E568D0">
          <w:delText>d’information</w:delText>
        </w:r>
        <w:r w:rsidDel="00E568D0">
          <w:rPr>
            <w:spacing w:val="-6"/>
          </w:rPr>
          <w:delText xml:space="preserve"> </w:delText>
        </w:r>
        <w:r w:rsidDel="00E568D0">
          <w:delText>d’Akaike</w:delText>
        </w:r>
        <w:r w:rsidDel="00E568D0">
          <w:rPr>
            <w:spacing w:val="-6"/>
          </w:rPr>
          <w:delText xml:space="preserve"> </w:delText>
        </w:r>
        <w:r w:rsidDel="00E568D0">
          <w:delText>(AIC).</w:delText>
        </w:r>
        <w:r w:rsidDel="00E568D0">
          <w:rPr>
            <w:spacing w:val="-6"/>
          </w:rPr>
          <w:delText xml:space="preserve"> </w:delText>
        </w:r>
        <w:r w:rsidDel="00E568D0">
          <w:delText>Cette</w:delText>
        </w:r>
        <w:r w:rsidDel="00E568D0">
          <w:rPr>
            <w:spacing w:val="-6"/>
          </w:rPr>
          <w:delText xml:space="preserve"> </w:delText>
        </w:r>
        <w:r w:rsidDel="00E568D0">
          <w:delText>procédure</w:delText>
        </w:r>
        <w:r w:rsidDel="00E568D0">
          <w:rPr>
            <w:spacing w:val="-6"/>
          </w:rPr>
          <w:delText xml:space="preserve"> </w:delText>
        </w:r>
        <w:r w:rsidDel="00E568D0">
          <w:delText>a</w:delText>
        </w:r>
        <w:r w:rsidDel="00E568D0">
          <w:rPr>
            <w:spacing w:val="-6"/>
          </w:rPr>
          <w:delText xml:space="preserve"> </w:delText>
        </w:r>
        <w:r w:rsidR="0049203F" w:rsidDel="00E568D0">
          <w:delText>abouti</w:delText>
        </w:r>
        <w:r w:rsidDel="00E568D0">
          <w:rPr>
            <w:spacing w:val="-6"/>
          </w:rPr>
          <w:delText xml:space="preserve"> </w:delText>
        </w:r>
        <w:r w:rsidDel="00E568D0">
          <w:delText>au</w:delText>
        </w:r>
        <w:r w:rsidDel="00E568D0">
          <w:rPr>
            <w:spacing w:val="-6"/>
          </w:rPr>
          <w:delText xml:space="preserve"> </w:delText>
        </w:r>
        <w:r w:rsidDel="00E568D0">
          <w:delText xml:space="preserve">modèle suivant pour l’opposition à l’augmentation de la franchise </w:delText>
        </w:r>
        <w:r w:rsidR="0071627E" w:rsidDel="00E568D0">
          <w:delText>minimale :</w:delText>
        </w:r>
      </w:del>
    </w:p>
    <w:p w14:paraId="10EF2C0C" w14:textId="344C1EAC" w:rsidR="008725D2" w:rsidDel="00E568D0" w:rsidRDefault="00000000">
      <w:pPr>
        <w:tabs>
          <w:tab w:val="left" w:pos="8906"/>
        </w:tabs>
        <w:spacing w:before="244"/>
        <w:ind w:left="1667"/>
        <w:rPr>
          <w:del w:id="185" w:author="Celâl Guney" w:date="2026-09-20T18:49:00Z" w16du:dateUtc="2026-09-20T16:49:00Z"/>
          <w:rFonts w:ascii="Georgia" w:eastAsia="Georgia" w:hAnsi="Georgia"/>
          <w:sz w:val="24"/>
        </w:rPr>
      </w:pPr>
      <w:del w:id="186" w:author="Celâl Guney" w:date="2026-09-20T18:49:00Z" w16du:dateUtc="2026-09-20T16:49:00Z">
        <w:r w:rsidDel="00E568D0">
          <w:rPr>
            <w:rFonts w:ascii="Cambria Math" w:eastAsia="Georgia" w:hAnsi="Cambria Math" w:cs="Cambria Math"/>
            <w:w w:val="80"/>
            <w:sz w:val="24"/>
          </w:rPr>
          <w:delText>𝑃</w:delText>
        </w:r>
        <w:r w:rsidDel="00E568D0">
          <w:rPr>
            <w:rFonts w:ascii="Georgia" w:eastAsia="Georgia" w:hAnsi="Georgia"/>
            <w:spacing w:val="-14"/>
            <w:w w:val="80"/>
            <w:sz w:val="24"/>
          </w:rPr>
          <w:delText xml:space="preserve"> </w:delText>
        </w:r>
        <w:r w:rsidDel="00E568D0">
          <w:rPr>
            <w:rFonts w:ascii="Georgia" w:eastAsia="Georgia" w:hAnsi="Georgia"/>
            <w:w w:val="80"/>
            <w:sz w:val="24"/>
          </w:rPr>
          <w:delText>(</w:delText>
        </w:r>
        <w:r w:rsidDel="00E568D0">
          <w:rPr>
            <w:rFonts w:ascii="Cambria Math" w:eastAsia="Georgia" w:hAnsi="Cambria Math" w:cs="Cambria Math"/>
            <w:w w:val="80"/>
            <w:sz w:val="24"/>
          </w:rPr>
          <w:delText>𝑦</w:delText>
        </w:r>
        <w:r w:rsidDel="00E568D0">
          <w:rPr>
            <w:rFonts w:ascii="Cambria Math" w:eastAsia="Georgia" w:hAnsi="Cambria Math" w:cs="Cambria Math"/>
            <w:w w:val="80"/>
            <w:position w:val="-5"/>
            <w:sz w:val="17"/>
          </w:rPr>
          <w:delText>𝑖</w:delText>
        </w:r>
        <w:r w:rsidDel="00E568D0">
          <w:rPr>
            <w:rFonts w:ascii="Georgia" w:eastAsia="Georgia" w:hAnsi="Georgia"/>
            <w:spacing w:val="11"/>
            <w:position w:val="-5"/>
            <w:sz w:val="17"/>
          </w:rPr>
          <w:delText xml:space="preserve"> </w:delText>
        </w:r>
        <w:r w:rsidDel="00E568D0">
          <w:rPr>
            <w:rFonts w:ascii="Georgia" w:eastAsia="Georgia" w:hAnsi="Georgia"/>
            <w:w w:val="80"/>
            <w:sz w:val="24"/>
          </w:rPr>
          <w:delText>=</w:delText>
        </w:r>
        <w:r w:rsidDel="00E568D0">
          <w:rPr>
            <w:rFonts w:ascii="Georgia" w:eastAsia="Georgia" w:hAnsi="Georgia"/>
            <w:spacing w:val="-3"/>
            <w:w w:val="80"/>
            <w:sz w:val="24"/>
          </w:rPr>
          <w:delText xml:space="preserve"> </w:delText>
        </w:r>
        <w:r w:rsidDel="00E568D0">
          <w:rPr>
            <w:rFonts w:ascii="Georgia" w:eastAsia="Georgia" w:hAnsi="Georgia"/>
            <w:w w:val="80"/>
            <w:sz w:val="24"/>
          </w:rPr>
          <w:delText>1)</w:delText>
        </w:r>
        <w:r w:rsidDel="00E568D0">
          <w:rPr>
            <w:rFonts w:ascii="Georgia" w:eastAsia="Georgia" w:hAnsi="Georgia"/>
            <w:spacing w:val="-10"/>
            <w:sz w:val="24"/>
          </w:rPr>
          <w:delText xml:space="preserve"> </w:delText>
        </w:r>
        <w:r w:rsidDel="00E568D0">
          <w:rPr>
            <w:rFonts w:ascii="Georgia" w:eastAsia="Georgia" w:hAnsi="Georgia"/>
            <w:w w:val="80"/>
            <w:sz w:val="24"/>
          </w:rPr>
          <w:delText>=</w:delText>
        </w:r>
        <w:r w:rsidDel="00E568D0">
          <w:rPr>
            <w:rFonts w:ascii="Georgia" w:eastAsia="Georgia" w:hAnsi="Georgia"/>
            <w:spacing w:val="-7"/>
            <w:sz w:val="24"/>
          </w:rPr>
          <w:delText xml:space="preserve"> </w:delText>
        </w:r>
        <w:r w:rsidDel="00E568D0">
          <w:rPr>
            <w:rFonts w:ascii="Georgia" w:eastAsia="Georgia" w:hAnsi="Georgia"/>
            <w:w w:val="80"/>
            <w:sz w:val="24"/>
          </w:rPr>
          <w:delText>logit</w:delText>
        </w:r>
        <w:r w:rsidDel="00E568D0">
          <w:rPr>
            <w:rFonts w:ascii="Georgia" w:eastAsia="Georgia" w:hAnsi="Georgia"/>
            <w:w w:val="80"/>
            <w:sz w:val="24"/>
            <w:vertAlign w:val="superscript"/>
          </w:rPr>
          <w:delText>−1</w:delText>
        </w:r>
        <w:r w:rsidDel="00E568D0">
          <w:rPr>
            <w:rFonts w:ascii="Georgia" w:eastAsia="Georgia" w:hAnsi="Georgia"/>
            <w:w w:val="80"/>
            <w:sz w:val="24"/>
          </w:rPr>
          <w:delText>(</w:delText>
        </w:r>
        <w:r w:rsidDel="00E568D0">
          <w:rPr>
            <w:rFonts w:ascii="Cambria Math" w:eastAsia="Georgia" w:hAnsi="Cambria Math" w:cs="Cambria Math"/>
            <w:w w:val="80"/>
            <w:sz w:val="24"/>
          </w:rPr>
          <w:delText>𝛽</w:delText>
        </w:r>
        <w:r w:rsidDel="00E568D0">
          <w:rPr>
            <w:rFonts w:ascii="Georgia" w:eastAsia="Georgia" w:hAnsi="Georgia"/>
            <w:w w:val="80"/>
            <w:position w:val="-5"/>
            <w:sz w:val="17"/>
          </w:rPr>
          <w:delText>0</w:delText>
        </w:r>
        <w:r w:rsidDel="00E568D0">
          <w:rPr>
            <w:rFonts w:ascii="Georgia" w:eastAsia="Georgia" w:hAnsi="Georgia"/>
            <w:spacing w:val="10"/>
            <w:position w:val="-5"/>
            <w:sz w:val="17"/>
          </w:rPr>
          <w:delText xml:space="preserve"> </w:delText>
        </w:r>
        <w:r w:rsidDel="00E568D0">
          <w:rPr>
            <w:rFonts w:ascii="Georgia" w:eastAsia="Georgia" w:hAnsi="Georgia"/>
            <w:w w:val="80"/>
            <w:sz w:val="24"/>
          </w:rPr>
          <w:delText>+</w:delText>
        </w:r>
        <w:r w:rsidDel="00E568D0">
          <w:rPr>
            <w:rFonts w:ascii="Georgia" w:eastAsia="Georgia" w:hAnsi="Georgia"/>
            <w:spacing w:val="-3"/>
            <w:w w:val="80"/>
            <w:sz w:val="24"/>
          </w:rPr>
          <w:delText xml:space="preserve"> </w:delText>
        </w:r>
        <w:r w:rsidDel="00E568D0">
          <w:rPr>
            <w:rFonts w:ascii="Cambria Math" w:eastAsia="Georgia" w:hAnsi="Cambria Math" w:cs="Cambria Math"/>
            <w:w w:val="80"/>
            <w:sz w:val="24"/>
          </w:rPr>
          <w:delText>𝛽</w:delText>
        </w:r>
        <w:r w:rsidDel="00E568D0">
          <w:rPr>
            <w:rFonts w:ascii="Cambria Math" w:eastAsia="Georgia" w:hAnsi="Cambria Math" w:cs="Cambria Math"/>
            <w:w w:val="80"/>
            <w:position w:val="-5"/>
            <w:sz w:val="17"/>
          </w:rPr>
          <w:delText>𝑑</w:delText>
        </w:r>
        <w:r w:rsidDel="00E568D0">
          <w:rPr>
            <w:rFonts w:ascii="Cambria Math" w:eastAsia="Georgia" w:hAnsi="Cambria Math" w:cs="Cambria Math"/>
            <w:w w:val="80"/>
            <w:sz w:val="24"/>
          </w:rPr>
          <w:delText>𝐷</w:delText>
        </w:r>
        <w:r w:rsidDel="00E568D0">
          <w:rPr>
            <w:rFonts w:ascii="Cambria Math" w:eastAsia="Georgia" w:hAnsi="Cambria Math" w:cs="Cambria Math"/>
            <w:w w:val="80"/>
            <w:position w:val="-5"/>
            <w:sz w:val="17"/>
          </w:rPr>
          <w:delText>𝑖</w:delText>
        </w:r>
        <w:r w:rsidDel="00E568D0">
          <w:rPr>
            <w:rFonts w:ascii="Georgia" w:eastAsia="Georgia" w:hAnsi="Georgia"/>
            <w:spacing w:val="10"/>
            <w:position w:val="-5"/>
            <w:sz w:val="17"/>
          </w:rPr>
          <w:delText xml:space="preserve"> </w:delText>
        </w:r>
        <w:r w:rsidDel="00E568D0">
          <w:rPr>
            <w:rFonts w:ascii="Georgia" w:eastAsia="Georgia" w:hAnsi="Georgia"/>
            <w:w w:val="80"/>
            <w:sz w:val="24"/>
          </w:rPr>
          <w:delText>+</w:delText>
        </w:r>
        <w:r w:rsidDel="00E568D0">
          <w:rPr>
            <w:rFonts w:ascii="Georgia" w:eastAsia="Georgia" w:hAnsi="Georgia"/>
            <w:spacing w:val="-3"/>
            <w:w w:val="80"/>
            <w:sz w:val="24"/>
          </w:rPr>
          <w:delText xml:space="preserve"> </w:delText>
        </w:r>
        <w:r w:rsidDel="00E568D0">
          <w:rPr>
            <w:rFonts w:ascii="Cambria Math" w:eastAsia="Georgia" w:hAnsi="Cambria Math" w:cs="Cambria Math"/>
            <w:w w:val="80"/>
            <w:sz w:val="24"/>
          </w:rPr>
          <w:delText>𝛽𝑋</w:delText>
        </w:r>
        <w:r w:rsidDel="00E568D0">
          <w:rPr>
            <w:rFonts w:ascii="Cambria Math" w:eastAsia="Georgia" w:hAnsi="Cambria Math" w:cs="Cambria Math"/>
            <w:w w:val="80"/>
            <w:position w:val="-5"/>
            <w:sz w:val="17"/>
          </w:rPr>
          <w:delText>𝑖</w:delText>
        </w:r>
        <w:r w:rsidDel="00E568D0">
          <w:rPr>
            <w:rFonts w:ascii="Georgia" w:eastAsia="Georgia" w:hAnsi="Georgia"/>
            <w:spacing w:val="10"/>
            <w:position w:val="-5"/>
            <w:sz w:val="17"/>
          </w:rPr>
          <w:delText xml:space="preserve"> </w:delText>
        </w:r>
        <w:r w:rsidDel="00E568D0">
          <w:rPr>
            <w:rFonts w:ascii="Georgia" w:eastAsia="Georgia" w:hAnsi="Georgia"/>
            <w:w w:val="80"/>
            <w:sz w:val="24"/>
          </w:rPr>
          <w:delText>+</w:delText>
        </w:r>
        <w:r w:rsidDel="00E568D0">
          <w:rPr>
            <w:rFonts w:ascii="Georgia" w:eastAsia="Georgia" w:hAnsi="Georgia"/>
            <w:spacing w:val="-3"/>
            <w:w w:val="80"/>
            <w:sz w:val="24"/>
          </w:rPr>
          <w:delText xml:space="preserve"> </w:delText>
        </w:r>
        <w:r w:rsidDel="00E568D0">
          <w:rPr>
            <w:rFonts w:ascii="Cambria Math" w:eastAsia="Georgia" w:hAnsi="Cambria Math" w:cs="Cambria Math"/>
            <w:w w:val="80"/>
            <w:sz w:val="24"/>
          </w:rPr>
          <w:delText>𝛾</w:delText>
        </w:r>
        <w:r w:rsidDel="00E568D0">
          <w:rPr>
            <w:rFonts w:ascii="Cambria Math" w:eastAsia="Georgia" w:hAnsi="Cambria Math" w:cs="Cambria Math"/>
            <w:w w:val="80"/>
            <w:position w:val="-5"/>
            <w:sz w:val="17"/>
          </w:rPr>
          <w:delText>𝑝</w:delText>
        </w:r>
        <w:r w:rsidDel="00E568D0">
          <w:rPr>
            <w:rFonts w:ascii="Cambria Math" w:eastAsia="Georgia" w:hAnsi="Cambria Math" w:cs="Cambria Math"/>
            <w:w w:val="80"/>
            <w:sz w:val="24"/>
          </w:rPr>
          <w:delText>𝑃</w:delText>
        </w:r>
        <w:r w:rsidDel="00E568D0">
          <w:rPr>
            <w:rFonts w:ascii="Cambria Math" w:eastAsia="Georgia" w:hAnsi="Cambria Math" w:cs="Cambria Math"/>
            <w:w w:val="80"/>
            <w:position w:val="-5"/>
            <w:sz w:val="17"/>
          </w:rPr>
          <w:delText>𝑖</w:delText>
        </w:r>
        <w:r w:rsidDel="00E568D0">
          <w:rPr>
            <w:rFonts w:ascii="Georgia" w:eastAsia="Georgia" w:hAnsi="Georgia"/>
            <w:spacing w:val="10"/>
            <w:position w:val="-5"/>
            <w:sz w:val="17"/>
          </w:rPr>
          <w:delText xml:space="preserve"> </w:delText>
        </w:r>
        <w:r w:rsidDel="00E568D0">
          <w:rPr>
            <w:rFonts w:ascii="Georgia" w:eastAsia="Georgia" w:hAnsi="Georgia"/>
            <w:w w:val="80"/>
            <w:sz w:val="24"/>
          </w:rPr>
          <w:delText>+</w:delText>
        </w:r>
        <w:r w:rsidDel="00E568D0">
          <w:rPr>
            <w:rFonts w:ascii="Georgia" w:eastAsia="Georgia" w:hAnsi="Georgia"/>
            <w:spacing w:val="-3"/>
            <w:w w:val="80"/>
            <w:sz w:val="24"/>
          </w:rPr>
          <w:delText xml:space="preserve"> </w:delText>
        </w:r>
        <w:r w:rsidDel="00E568D0">
          <w:rPr>
            <w:rFonts w:ascii="Cambria Math" w:eastAsia="Georgia" w:hAnsi="Cambria Math" w:cs="Cambria Math"/>
            <w:w w:val="80"/>
            <w:sz w:val="24"/>
          </w:rPr>
          <w:delText>𝜂</w:delText>
        </w:r>
        <w:r w:rsidDel="00E568D0">
          <w:rPr>
            <w:rFonts w:ascii="Cambria Math" w:eastAsia="Georgia" w:hAnsi="Cambria Math" w:cs="Cambria Math"/>
            <w:w w:val="80"/>
            <w:position w:val="-5"/>
            <w:sz w:val="17"/>
          </w:rPr>
          <w:delText>𝑜</w:delText>
        </w:r>
        <w:r w:rsidDel="00E568D0">
          <w:rPr>
            <w:rFonts w:ascii="Cambria Math" w:eastAsia="Georgia" w:hAnsi="Cambria Math" w:cs="Cambria Math"/>
            <w:w w:val="80"/>
            <w:sz w:val="24"/>
          </w:rPr>
          <w:delText>𝑂</w:delText>
        </w:r>
        <w:r w:rsidDel="00E568D0">
          <w:rPr>
            <w:rFonts w:ascii="Cambria Math" w:eastAsia="Georgia" w:hAnsi="Cambria Math" w:cs="Cambria Math"/>
            <w:w w:val="80"/>
            <w:position w:val="-5"/>
            <w:sz w:val="17"/>
          </w:rPr>
          <w:delText>𝑖</w:delText>
        </w:r>
        <w:r w:rsidDel="00E568D0">
          <w:rPr>
            <w:rFonts w:ascii="Georgia" w:eastAsia="Georgia" w:hAnsi="Georgia"/>
            <w:spacing w:val="10"/>
            <w:position w:val="-5"/>
            <w:sz w:val="17"/>
          </w:rPr>
          <w:delText xml:space="preserve"> </w:delText>
        </w:r>
        <w:r w:rsidDel="00E568D0">
          <w:rPr>
            <w:rFonts w:ascii="Georgia" w:eastAsia="Georgia" w:hAnsi="Georgia"/>
            <w:w w:val="80"/>
            <w:sz w:val="24"/>
          </w:rPr>
          <w:delText>+</w:delText>
        </w:r>
        <w:r w:rsidDel="00E568D0">
          <w:rPr>
            <w:rFonts w:ascii="Georgia" w:eastAsia="Georgia" w:hAnsi="Georgia"/>
            <w:spacing w:val="-3"/>
            <w:w w:val="80"/>
            <w:sz w:val="24"/>
          </w:rPr>
          <w:delText xml:space="preserve"> </w:delText>
        </w:r>
        <w:r w:rsidDel="00E568D0">
          <w:rPr>
            <w:rFonts w:ascii="Cambria Math" w:eastAsia="Georgia" w:hAnsi="Cambria Math" w:cs="Cambria Math"/>
            <w:spacing w:val="-5"/>
            <w:w w:val="80"/>
            <w:sz w:val="24"/>
          </w:rPr>
          <w:delText>𝜀</w:delText>
        </w:r>
        <w:r w:rsidDel="00E568D0">
          <w:rPr>
            <w:rFonts w:ascii="Cambria Math" w:eastAsia="Georgia" w:hAnsi="Cambria Math" w:cs="Cambria Math"/>
            <w:spacing w:val="-5"/>
            <w:w w:val="80"/>
            <w:position w:val="-5"/>
            <w:sz w:val="17"/>
          </w:rPr>
          <w:delText>𝑖</w:delText>
        </w:r>
        <w:r w:rsidDel="00E568D0">
          <w:rPr>
            <w:rFonts w:ascii="Georgia" w:eastAsia="Georgia" w:hAnsi="Georgia"/>
            <w:spacing w:val="-5"/>
            <w:w w:val="80"/>
            <w:sz w:val="24"/>
          </w:rPr>
          <w:delText>)</w:delText>
        </w:r>
        <w:r w:rsidDel="00E568D0">
          <w:rPr>
            <w:rFonts w:ascii="Georgia" w:eastAsia="Georgia" w:hAnsi="Georgia"/>
            <w:sz w:val="24"/>
          </w:rPr>
          <w:tab/>
        </w:r>
        <w:r w:rsidDel="00E568D0">
          <w:rPr>
            <w:rFonts w:ascii="Georgia" w:eastAsia="Georgia" w:hAnsi="Georgia"/>
            <w:spacing w:val="-5"/>
            <w:sz w:val="24"/>
          </w:rPr>
          <w:delText>(1)</w:delText>
        </w:r>
      </w:del>
    </w:p>
    <w:p w14:paraId="4279783D" w14:textId="674170F7" w:rsidR="008725D2" w:rsidDel="00E568D0" w:rsidRDefault="008725D2">
      <w:pPr>
        <w:pStyle w:val="Corpsdetexte"/>
        <w:spacing w:before="21"/>
        <w:ind w:left="0"/>
        <w:jc w:val="left"/>
        <w:rPr>
          <w:del w:id="187" w:author="Celâl Guney" w:date="2026-09-20T18:49:00Z" w16du:dateUtc="2026-09-20T16:49:00Z"/>
          <w:rFonts w:ascii="Georgia"/>
        </w:rPr>
      </w:pPr>
    </w:p>
    <w:p w14:paraId="0D0C369E" w14:textId="4E38459E" w:rsidR="008725D2" w:rsidDel="00E568D0" w:rsidRDefault="00000000" w:rsidP="00F979B2">
      <w:pPr>
        <w:pStyle w:val="Corpsdetexte"/>
        <w:spacing w:before="1" w:line="247" w:lineRule="auto"/>
        <w:ind w:left="0" w:right="95"/>
        <w:rPr>
          <w:del w:id="188" w:author="Celâl Guney" w:date="2026-09-20T18:49:00Z" w16du:dateUtc="2026-09-20T16:49:00Z"/>
        </w:rPr>
      </w:pPr>
      <w:del w:id="189" w:author="Celâl Guney" w:date="2026-09-20T18:49:00Z" w16du:dateUtc="2026-09-20T16:49:00Z">
        <w:r w:rsidDel="00E568D0">
          <w:delText xml:space="preserve">Avec </w:delText>
        </w:r>
        <w:r w:rsidDel="00E568D0">
          <w:rPr>
            <w:rFonts w:ascii="Cambria Math" w:eastAsia="Georgia" w:hAnsi="Cambria Math" w:cs="Cambria Math"/>
            <w:w w:val="75"/>
          </w:rPr>
          <w:delText>𝑃</w:delText>
        </w:r>
        <w:r w:rsidDel="00E568D0">
          <w:rPr>
            <w:rFonts w:ascii="Georgia" w:eastAsia="Georgia" w:hAnsi="Georgia"/>
            <w:w w:val="75"/>
          </w:rPr>
          <w:delText xml:space="preserve"> (</w:delText>
        </w:r>
        <w:r w:rsidDel="00E568D0">
          <w:rPr>
            <w:rFonts w:ascii="Cambria Math" w:eastAsia="Georgia" w:hAnsi="Cambria Math" w:cs="Cambria Math"/>
            <w:w w:val="75"/>
          </w:rPr>
          <w:delText>𝑦</w:delText>
        </w:r>
        <w:r w:rsidDel="00E568D0">
          <w:rPr>
            <w:rFonts w:ascii="Cambria Math" w:eastAsia="Georgia" w:hAnsi="Cambria Math" w:cs="Cambria Math"/>
            <w:w w:val="75"/>
            <w:position w:val="-5"/>
            <w:sz w:val="17"/>
          </w:rPr>
          <w:delText>𝑖</w:delText>
        </w:r>
        <w:r w:rsidDel="00E568D0">
          <w:rPr>
            <w:rFonts w:ascii="Georgia" w:eastAsia="Georgia" w:hAnsi="Georgia"/>
            <w:position w:val="-5"/>
            <w:sz w:val="17"/>
          </w:rPr>
          <w:delText xml:space="preserve"> </w:delText>
        </w:r>
        <w:r w:rsidDel="00E568D0">
          <w:rPr>
            <w:rFonts w:ascii="Georgia" w:eastAsia="Georgia" w:hAnsi="Georgia"/>
          </w:rPr>
          <w:delText xml:space="preserve">= 1) </w:delText>
        </w:r>
        <w:r w:rsidDel="00E568D0">
          <w:delText xml:space="preserve">la probabilité de l’individu </w:delText>
        </w:r>
        <w:r w:rsidDel="00E568D0">
          <w:rPr>
            <w:rFonts w:ascii="Cambria Math" w:eastAsia="Georgia" w:hAnsi="Cambria Math" w:cs="Cambria Math"/>
            <w:w w:val="75"/>
          </w:rPr>
          <w:delText>𝑖</w:delText>
        </w:r>
        <w:r w:rsidDel="00E568D0">
          <w:rPr>
            <w:rFonts w:ascii="Georgia" w:eastAsia="Georgia" w:hAnsi="Georgia"/>
          </w:rPr>
          <w:delText xml:space="preserve"> </w:delText>
        </w:r>
        <w:r w:rsidDel="00E568D0">
          <w:delText xml:space="preserve">d’être contre l’augmentation de la franchise minimale, </w:delText>
        </w:r>
        <w:r w:rsidDel="00E568D0">
          <w:rPr>
            <w:rFonts w:ascii="Cambria Math" w:eastAsia="Georgia" w:hAnsi="Cambria Math" w:cs="Cambria Math"/>
            <w:w w:val="75"/>
          </w:rPr>
          <w:delText>𝐷</w:delText>
        </w:r>
        <w:r w:rsidDel="00E568D0">
          <w:rPr>
            <w:rFonts w:ascii="Cambria Math" w:eastAsia="Georgia" w:hAnsi="Cambria Math" w:cs="Cambria Math"/>
            <w:w w:val="75"/>
            <w:position w:val="-5"/>
            <w:sz w:val="17"/>
          </w:rPr>
          <w:delText>𝑖</w:delText>
        </w:r>
        <w:r w:rsidDel="00E568D0">
          <w:rPr>
            <w:rFonts w:ascii="Georgia" w:eastAsia="Georgia" w:hAnsi="Georgia"/>
            <w:spacing w:val="36"/>
            <w:position w:val="-5"/>
            <w:sz w:val="17"/>
          </w:rPr>
          <w:delText xml:space="preserve"> </w:delText>
        </w:r>
        <w:r w:rsidDel="00E568D0">
          <w:delText xml:space="preserve">le niveau de décile auquel appartient l’individu </w:delText>
        </w:r>
        <w:r w:rsidDel="00E568D0">
          <w:rPr>
            <w:rFonts w:ascii="Cambria Math" w:eastAsia="Georgia" w:hAnsi="Cambria Math" w:cs="Cambria Math"/>
            <w:w w:val="75"/>
          </w:rPr>
          <w:delText>𝑖</w:delText>
        </w:r>
        <w:r w:rsidDel="00E568D0">
          <w:rPr>
            <w:w w:val="75"/>
          </w:rPr>
          <w:delText xml:space="preserve">, </w:delText>
        </w:r>
        <w:r w:rsidDel="00E568D0">
          <w:rPr>
            <w:rFonts w:ascii="Cambria Math" w:eastAsia="Georgia" w:hAnsi="Cambria Math" w:cs="Cambria Math"/>
            <w:w w:val="75"/>
          </w:rPr>
          <w:delText>𝑋</w:delText>
        </w:r>
        <w:r w:rsidDel="00E568D0">
          <w:rPr>
            <w:rFonts w:ascii="Cambria Math" w:eastAsia="Georgia" w:hAnsi="Cambria Math" w:cs="Cambria Math"/>
            <w:w w:val="75"/>
            <w:position w:val="-5"/>
            <w:sz w:val="17"/>
          </w:rPr>
          <w:delText>𝑖</w:delText>
        </w:r>
        <w:r w:rsidDel="00E568D0">
          <w:rPr>
            <w:rFonts w:ascii="Georgia" w:eastAsia="Georgia" w:hAnsi="Georgia"/>
            <w:spacing w:val="36"/>
            <w:position w:val="-5"/>
            <w:sz w:val="17"/>
          </w:rPr>
          <w:delText xml:space="preserve"> </w:delText>
        </w:r>
        <w:r w:rsidDel="00E568D0">
          <w:delText xml:space="preserve">un vecteur de caractéristiques individuelles socio-démographique (âge, genre, langue), </w:delText>
        </w:r>
        <w:r w:rsidDel="00E568D0">
          <w:rPr>
            <w:rFonts w:ascii="Cambria Math" w:eastAsia="Georgia" w:hAnsi="Cambria Math" w:cs="Cambria Math"/>
            <w:w w:val="75"/>
          </w:rPr>
          <w:delText>𝑃</w:delText>
        </w:r>
        <w:r w:rsidDel="00E568D0">
          <w:rPr>
            <w:rFonts w:ascii="Cambria Math" w:eastAsia="Georgia" w:hAnsi="Cambria Math" w:cs="Cambria Math"/>
            <w:w w:val="75"/>
            <w:position w:val="-5"/>
            <w:sz w:val="17"/>
          </w:rPr>
          <w:delText>𝑖</w:delText>
        </w:r>
        <w:r w:rsidDel="00E568D0">
          <w:rPr>
            <w:rFonts w:ascii="Georgia" w:eastAsia="Georgia" w:hAnsi="Georgia"/>
            <w:spacing w:val="40"/>
            <w:position w:val="-5"/>
            <w:sz w:val="17"/>
          </w:rPr>
          <w:delText xml:space="preserve"> </w:delText>
        </w:r>
        <w:r w:rsidDel="00E568D0">
          <w:delText>un vecteur de variable sur la probabilité de voter pour certains partis politiques suisses (Le Centre, le Parti Socialiste, les</w:delText>
        </w:r>
        <w:r w:rsidR="00F979B2" w:rsidDel="00E568D0">
          <w:delText xml:space="preserve"> </w:delText>
        </w:r>
        <w:r w:rsidDel="00E568D0">
          <w:delText xml:space="preserve">Verts et les Verts Libéraux) sur une échelle de 0 à 10, et </w:delText>
        </w:r>
        <w:r w:rsidDel="00E568D0">
          <w:rPr>
            <w:rFonts w:ascii="Cambria Math" w:eastAsia="Georgia" w:hAnsi="Cambria Math" w:cs="Cambria Math"/>
            <w:w w:val="80"/>
          </w:rPr>
          <w:delText>𝑂</w:delText>
        </w:r>
        <w:r w:rsidDel="00E568D0">
          <w:rPr>
            <w:rFonts w:ascii="Cambria Math" w:eastAsia="Georgia" w:hAnsi="Cambria Math" w:cs="Cambria Math"/>
            <w:w w:val="80"/>
            <w:position w:val="-5"/>
            <w:sz w:val="17"/>
          </w:rPr>
          <w:delText>𝑖</w:delText>
        </w:r>
        <w:r w:rsidDel="00E568D0">
          <w:rPr>
            <w:rFonts w:ascii="Georgia" w:eastAsia="Georgia" w:hAnsi="Georgia"/>
            <w:spacing w:val="38"/>
            <w:position w:val="-5"/>
            <w:sz w:val="17"/>
          </w:rPr>
          <w:delText xml:space="preserve"> </w:delText>
        </w:r>
        <w:r w:rsidDel="00E568D0">
          <w:delText>l’opinion sur une série d’enjeux comme</w:delText>
        </w:r>
        <w:r w:rsidDel="00E568D0">
          <w:rPr>
            <w:spacing w:val="3"/>
          </w:rPr>
          <w:delText xml:space="preserve"> </w:delText>
        </w:r>
        <w:r w:rsidDel="00E568D0">
          <w:delText>l’intégration</w:delText>
        </w:r>
        <w:r w:rsidDel="00E568D0">
          <w:rPr>
            <w:spacing w:val="5"/>
          </w:rPr>
          <w:delText xml:space="preserve"> </w:delText>
        </w:r>
        <w:r w:rsidDel="00E568D0">
          <w:delText>européenne,</w:delText>
        </w:r>
        <w:r w:rsidDel="00E568D0">
          <w:rPr>
            <w:spacing w:val="6"/>
          </w:rPr>
          <w:delText xml:space="preserve"> </w:delText>
        </w:r>
        <w:r w:rsidDel="00E568D0">
          <w:delText>le</w:delText>
        </w:r>
        <w:r w:rsidDel="00E568D0">
          <w:rPr>
            <w:spacing w:val="5"/>
          </w:rPr>
          <w:delText xml:space="preserve"> </w:delText>
        </w:r>
        <w:r w:rsidDel="00E568D0">
          <w:delText>salaire</w:delText>
        </w:r>
        <w:r w:rsidDel="00E568D0">
          <w:rPr>
            <w:spacing w:val="6"/>
          </w:rPr>
          <w:delText xml:space="preserve"> </w:delText>
        </w:r>
        <w:r w:rsidDel="00E568D0">
          <w:delText>minimum</w:delText>
        </w:r>
        <w:r w:rsidDel="00E568D0">
          <w:rPr>
            <w:spacing w:val="5"/>
          </w:rPr>
          <w:delText xml:space="preserve"> </w:delText>
        </w:r>
        <w:r w:rsidDel="00E568D0">
          <w:delText>ou</w:delText>
        </w:r>
        <w:r w:rsidDel="00E568D0">
          <w:rPr>
            <w:spacing w:val="5"/>
          </w:rPr>
          <w:delText xml:space="preserve"> </w:delText>
        </w:r>
        <w:r w:rsidDel="00E568D0">
          <w:delText>encore</w:delText>
        </w:r>
        <w:r w:rsidDel="00E568D0">
          <w:rPr>
            <w:spacing w:val="6"/>
          </w:rPr>
          <w:delText xml:space="preserve"> </w:delText>
        </w:r>
        <w:r w:rsidDel="00E568D0">
          <w:delText>les</w:delText>
        </w:r>
        <w:r w:rsidDel="00E568D0">
          <w:rPr>
            <w:spacing w:val="5"/>
          </w:rPr>
          <w:delText xml:space="preserve"> </w:delText>
        </w:r>
        <w:r w:rsidDel="00E568D0">
          <w:delText>dépenses</w:delText>
        </w:r>
        <w:r w:rsidDel="00E568D0">
          <w:rPr>
            <w:spacing w:val="6"/>
          </w:rPr>
          <w:delText xml:space="preserve"> </w:delText>
        </w:r>
        <w:r w:rsidDel="00E568D0">
          <w:delText>sociales.</w:delText>
        </w:r>
        <w:r w:rsidDel="00E568D0">
          <w:rPr>
            <w:spacing w:val="5"/>
          </w:rPr>
          <w:delText xml:space="preserve"> </w:delText>
        </w:r>
        <w:r w:rsidDel="00E568D0">
          <w:rPr>
            <w:rFonts w:ascii="Cambria Math" w:eastAsia="Georgia" w:hAnsi="Cambria Math" w:cs="Cambria Math"/>
            <w:w w:val="80"/>
          </w:rPr>
          <w:delText>𝜀</w:delText>
        </w:r>
        <w:r w:rsidDel="00E568D0">
          <w:rPr>
            <w:rFonts w:ascii="Cambria Math" w:eastAsia="Georgia" w:hAnsi="Cambria Math" w:cs="Cambria Math"/>
            <w:w w:val="80"/>
            <w:position w:val="-5"/>
            <w:sz w:val="17"/>
          </w:rPr>
          <w:delText>𝑖</w:delText>
        </w:r>
        <w:r w:rsidDel="00E568D0">
          <w:rPr>
            <w:rFonts w:ascii="Georgia" w:eastAsia="Georgia" w:hAnsi="Georgia"/>
            <w:spacing w:val="37"/>
            <w:position w:val="-5"/>
            <w:sz w:val="17"/>
          </w:rPr>
          <w:delText xml:space="preserve"> </w:delText>
        </w:r>
        <w:r w:rsidDel="00E568D0">
          <w:rPr>
            <w:spacing w:val="-5"/>
          </w:rPr>
          <w:delText>est</w:delText>
        </w:r>
        <w:r w:rsidR="00F979B2" w:rsidDel="00E568D0">
          <w:delText xml:space="preserve"> </w:delText>
        </w:r>
        <w:r w:rsidDel="00E568D0">
          <w:delText xml:space="preserve">le terme d’erreur. De manière surprenante, la variable pour les groupes socio-économiques ESEG n’a pas été retenue par la procédure de sélection, ce qui implique que la classe sociale telle que mesurée par l’indice ESEG ne semble pas jouer un rôle déterminant par rapport au niveau de revenu et aux autres variables de </w:delText>
        </w:r>
        <w:bookmarkStart w:id="190" w:name="_bookmark15"/>
        <w:bookmarkEnd w:id="190"/>
        <w:r w:rsidDel="00E568D0">
          <w:delText>contrôle</w:delText>
        </w:r>
        <w:r w:rsidR="008725D2" w:rsidDel="00E568D0">
          <w:fldChar w:fldCharType="begin"/>
        </w:r>
        <w:r w:rsidR="008725D2" w:rsidDel="00E568D0">
          <w:delInstrText>HYPERLINK \l "_bookmark16"</w:delInstrText>
        </w:r>
        <w:r w:rsidR="008725D2" w:rsidDel="00E568D0">
          <w:fldChar w:fldCharType="separate"/>
        </w:r>
        <w:r w:rsidR="008725D2" w:rsidDel="00E568D0">
          <w:delText>7</w:delText>
        </w:r>
        <w:r w:rsidR="008725D2" w:rsidDel="00E568D0">
          <w:fldChar w:fldCharType="end"/>
        </w:r>
        <w:r w:rsidDel="00E568D0">
          <w:delText>. Comme le schéma de classe ESEG est une variable importante pour notre analyse, nous considérons quand même les résultats d’une régression simple de nos deux variables dépendantes sur les catégories socio-professionnelles ESEG (résultats disponibles dans l’annexe).</w:delText>
        </w:r>
        <w:r w:rsidR="00296F1F" w:rsidDel="00E568D0">
          <w:delText xml:space="preserve"> </w:delText>
        </w:r>
        <w:r w:rsidDel="00E568D0">
          <w:delText xml:space="preserve">Encore plus étonnant, la variable contrôlant pour les cantons n’a pas non plus été retenue, ce qui suggère que l’effet d’appartenance à un canton est </w:delText>
        </w:r>
        <w:r w:rsidR="007D1543" w:rsidDel="00E568D0">
          <w:delText>négligeable</w:delText>
        </w:r>
        <w:r w:rsidDel="00E568D0">
          <w:delText xml:space="preserve">. Le coefficient de corrélation </w:delText>
        </w:r>
        <w:r w:rsidR="007D1543" w:rsidDel="00E568D0">
          <w:delText>interclasse</w:delText>
        </w:r>
        <w:r w:rsidDel="00E568D0">
          <w:delText xml:space="preserve"> (ICC) calculé à partir d’un modèle multiniveau avec les cantons en tant que niveau confirme que les variations entre cantons sont faibles (voir annexe).</w:delText>
        </w:r>
        <w:r w:rsidR="007D1543" w:rsidDel="00E568D0">
          <w:delText xml:space="preserve"> </w:delText>
        </w:r>
        <w:r w:rsidDel="00E568D0">
          <w:delText>Le modèle pour le vote en faveur de l’initiative pour l’allègement des primes prend une forme similaire à (1), avec quelques différences au niveau des variables retenues car certaines d’entre</w:delText>
        </w:r>
        <w:r w:rsidDel="00E568D0">
          <w:rPr>
            <w:spacing w:val="-6"/>
          </w:rPr>
          <w:delText xml:space="preserve"> </w:delText>
        </w:r>
        <w:r w:rsidDel="00E568D0">
          <w:delText>elles</w:delText>
        </w:r>
        <w:r w:rsidDel="00E568D0">
          <w:rPr>
            <w:spacing w:val="-6"/>
          </w:rPr>
          <w:delText xml:space="preserve"> </w:delText>
        </w:r>
        <w:r w:rsidDel="00E568D0">
          <w:delText>n’étaient</w:delText>
        </w:r>
        <w:r w:rsidDel="00E568D0">
          <w:rPr>
            <w:spacing w:val="-6"/>
          </w:rPr>
          <w:delText xml:space="preserve"> </w:delText>
        </w:r>
        <w:r w:rsidDel="00E568D0">
          <w:delText>pas</w:delText>
        </w:r>
        <w:r w:rsidDel="00E568D0">
          <w:rPr>
            <w:spacing w:val="-6"/>
          </w:rPr>
          <w:delText xml:space="preserve"> </w:delText>
        </w:r>
        <w:r w:rsidDel="00E568D0">
          <w:delText>disponible</w:delText>
        </w:r>
        <w:r w:rsidDel="00E568D0">
          <w:rPr>
            <w:spacing w:val="-6"/>
          </w:rPr>
          <w:delText xml:space="preserve"> </w:delText>
        </w:r>
        <w:r w:rsidDel="00E568D0">
          <w:delText>dans</w:delText>
        </w:r>
        <w:r w:rsidDel="00E568D0">
          <w:rPr>
            <w:spacing w:val="-6"/>
          </w:rPr>
          <w:delText xml:space="preserve"> </w:delText>
        </w:r>
        <w:r w:rsidDel="00E568D0">
          <w:delText>la</w:delText>
        </w:r>
        <w:r w:rsidDel="00E568D0">
          <w:rPr>
            <w:spacing w:val="-6"/>
          </w:rPr>
          <w:delText xml:space="preserve"> </w:delText>
        </w:r>
        <w:r w:rsidDel="00E568D0">
          <w:delText>quatrième</w:delText>
        </w:r>
        <w:r w:rsidDel="00E568D0">
          <w:rPr>
            <w:spacing w:val="-6"/>
          </w:rPr>
          <w:delText xml:space="preserve"> </w:delText>
        </w:r>
        <w:r w:rsidDel="00E568D0">
          <w:delText>vague.</w:delText>
        </w:r>
        <w:r w:rsidDel="00E568D0">
          <w:rPr>
            <w:spacing w:val="-6"/>
          </w:rPr>
          <w:delText xml:space="preserve"> </w:delText>
        </w:r>
        <w:r w:rsidDel="00E568D0">
          <w:delText>Comme</w:delText>
        </w:r>
        <w:r w:rsidDel="00E568D0">
          <w:rPr>
            <w:spacing w:val="-6"/>
          </w:rPr>
          <w:delText xml:space="preserve"> </w:delText>
        </w:r>
        <w:r w:rsidDel="00E568D0">
          <w:delText>pour</w:delText>
        </w:r>
        <w:r w:rsidDel="00E568D0">
          <w:rPr>
            <w:spacing w:val="-6"/>
          </w:rPr>
          <w:delText xml:space="preserve"> </w:delText>
        </w:r>
        <w:r w:rsidDel="00E568D0">
          <w:delText>le</w:delText>
        </w:r>
        <w:r w:rsidDel="00E568D0">
          <w:rPr>
            <w:spacing w:val="-6"/>
          </w:rPr>
          <w:delText xml:space="preserve"> </w:delText>
        </w:r>
        <w:r w:rsidDel="00E568D0">
          <w:delText>premier</w:delText>
        </w:r>
        <w:r w:rsidDel="00E568D0">
          <w:rPr>
            <w:spacing w:val="-6"/>
          </w:rPr>
          <w:delText xml:space="preserve"> </w:delText>
        </w:r>
        <w:r w:rsidDel="00E568D0">
          <w:delText xml:space="preserve">modèle, le schéma de classe ESEG n’a pas été retenu par la procédure de sélection, ni le canton de </w:delText>
        </w:r>
        <w:r w:rsidDel="00E568D0">
          <w:rPr>
            <w:spacing w:val="-2"/>
          </w:rPr>
          <w:delText>résidence.</w:delText>
        </w:r>
      </w:del>
    </w:p>
    <w:p w14:paraId="2897F8E2" w14:textId="1EABCEA5" w:rsidR="008725D2" w:rsidRPr="00296F1F" w:rsidDel="00E568D0" w:rsidRDefault="00206F97" w:rsidP="00206F97">
      <w:pPr>
        <w:pStyle w:val="Titre3"/>
        <w:numPr>
          <w:ilvl w:val="1"/>
          <w:numId w:val="2"/>
        </w:numPr>
        <w:rPr>
          <w:del w:id="191" w:author="Celâl Guney" w:date="2026-09-20T18:49:00Z" w16du:dateUtc="2026-09-20T16:49:00Z"/>
          <w:rFonts w:ascii="Times New Roman" w:hAnsi="Times New Roman" w:cs="Times New Roman"/>
          <w:sz w:val="32"/>
          <w:szCs w:val="32"/>
        </w:rPr>
      </w:pPr>
      <w:bookmarkStart w:id="192" w:name="Résultats"/>
      <w:bookmarkEnd w:id="192"/>
      <w:del w:id="193" w:author="Celâl Guney" w:date="2026-09-20T18:49:00Z" w16du:dateUtc="2026-09-20T16:49:00Z">
        <w:r w:rsidDel="00E568D0">
          <w:rPr>
            <w:rFonts w:ascii="Times New Roman" w:hAnsi="Times New Roman" w:cs="Times New Roman"/>
            <w:spacing w:val="-2"/>
            <w:sz w:val="32"/>
            <w:szCs w:val="32"/>
          </w:rPr>
          <w:delText>Ré</w:delText>
        </w:r>
        <w:r w:rsidRPr="00296F1F" w:rsidDel="00E568D0">
          <w:rPr>
            <w:rFonts w:ascii="Times New Roman" w:hAnsi="Times New Roman" w:cs="Times New Roman"/>
            <w:spacing w:val="-2"/>
            <w:sz w:val="32"/>
            <w:szCs w:val="32"/>
          </w:rPr>
          <w:delText>sultats</w:delText>
        </w:r>
      </w:del>
    </w:p>
    <w:p w14:paraId="5F6F95D2" w14:textId="5B4977C4" w:rsidR="008725D2" w:rsidDel="00E568D0" w:rsidRDefault="00000000" w:rsidP="007D1543">
      <w:pPr>
        <w:pStyle w:val="Corpsdetexte"/>
        <w:spacing w:before="42" w:line="283" w:lineRule="auto"/>
        <w:ind w:right="95"/>
        <w:rPr>
          <w:del w:id="194" w:author="Celâl Guney" w:date="2026-09-20T18:49:00Z" w16du:dateUtc="2026-09-20T16:49:00Z"/>
        </w:rPr>
      </w:pPr>
      <w:del w:id="195" w:author="Celâl Guney" w:date="2026-09-20T18:49:00Z" w16du:dateUtc="2026-09-20T16:49:00Z">
        <w:r w:rsidDel="00E568D0">
          <w:delText>Comme les coefficients de nos deux régressions logistiques ne sont pas facilement interprétables, nous présentons les résultats des coefficients estimés sous la forme d’effets marginaux pour</w:delText>
        </w:r>
        <w:r w:rsidDel="00E568D0">
          <w:rPr>
            <w:spacing w:val="22"/>
          </w:rPr>
          <w:delText xml:space="preserve"> </w:delText>
        </w:r>
        <w:r w:rsidDel="00E568D0">
          <w:delText>les</w:delText>
        </w:r>
        <w:r w:rsidDel="00E568D0">
          <w:rPr>
            <w:spacing w:val="23"/>
          </w:rPr>
          <w:delText xml:space="preserve"> </w:delText>
        </w:r>
        <w:r w:rsidDel="00E568D0">
          <w:delText>variables</w:delText>
        </w:r>
        <w:r w:rsidDel="00E568D0">
          <w:rPr>
            <w:spacing w:val="23"/>
          </w:rPr>
          <w:delText xml:space="preserve"> </w:delText>
        </w:r>
        <w:r w:rsidDel="00E568D0">
          <w:delText>traitées</w:delText>
        </w:r>
        <w:r w:rsidDel="00E568D0">
          <w:rPr>
            <w:spacing w:val="22"/>
          </w:rPr>
          <w:delText xml:space="preserve"> </w:delText>
        </w:r>
        <w:r w:rsidDel="00E568D0">
          <w:delText>comme</w:delText>
        </w:r>
        <w:r w:rsidDel="00E568D0">
          <w:rPr>
            <w:spacing w:val="23"/>
          </w:rPr>
          <w:delText xml:space="preserve"> </w:delText>
        </w:r>
        <w:r w:rsidDel="00E568D0">
          <w:delText>continues</w:delText>
        </w:r>
        <w:r w:rsidDel="00E568D0">
          <w:rPr>
            <w:spacing w:val="23"/>
          </w:rPr>
          <w:delText xml:space="preserve"> </w:delText>
        </w:r>
        <w:r w:rsidDel="00E568D0">
          <w:delText>et</w:delText>
        </w:r>
        <w:r w:rsidDel="00E568D0">
          <w:rPr>
            <w:spacing w:val="22"/>
          </w:rPr>
          <w:delText xml:space="preserve"> </w:delText>
        </w:r>
        <w:r w:rsidDel="00E568D0">
          <w:delText>sous</w:delText>
        </w:r>
        <w:r w:rsidDel="00E568D0">
          <w:rPr>
            <w:spacing w:val="23"/>
          </w:rPr>
          <w:delText xml:space="preserve"> </w:delText>
        </w:r>
        <w:r w:rsidDel="00E568D0">
          <w:delText>la</w:delText>
        </w:r>
        <w:r w:rsidDel="00E568D0">
          <w:rPr>
            <w:spacing w:val="23"/>
          </w:rPr>
          <w:delText xml:space="preserve"> </w:delText>
        </w:r>
        <w:r w:rsidDel="00E568D0">
          <w:delText>forme</w:delText>
        </w:r>
        <w:r w:rsidDel="00E568D0">
          <w:rPr>
            <w:spacing w:val="22"/>
          </w:rPr>
          <w:delText xml:space="preserve"> </w:delText>
        </w:r>
        <w:r w:rsidDel="00E568D0">
          <w:delText>de</w:delText>
        </w:r>
        <w:r w:rsidDel="00E568D0">
          <w:rPr>
            <w:spacing w:val="23"/>
          </w:rPr>
          <w:delText xml:space="preserve"> </w:delText>
        </w:r>
        <w:r w:rsidDel="00E568D0">
          <w:delText>contrastes/comparaisons</w:delText>
        </w:r>
        <w:r w:rsidDel="00E568D0">
          <w:rPr>
            <w:spacing w:val="23"/>
          </w:rPr>
          <w:delText xml:space="preserve"> </w:delText>
        </w:r>
        <w:r w:rsidDel="00E568D0">
          <w:rPr>
            <w:spacing w:val="-5"/>
          </w:rPr>
          <w:delText>de</w:delText>
        </w:r>
        <w:r w:rsidR="007D1543" w:rsidDel="00E568D0">
          <w:delText xml:space="preserve"> </w:delText>
        </w:r>
        <w:r w:rsidDel="00E568D0">
          <w:delText>probabilités</w:delText>
        </w:r>
        <w:r w:rsidDel="00E568D0">
          <w:rPr>
            <w:spacing w:val="12"/>
          </w:rPr>
          <w:delText xml:space="preserve"> </w:delText>
        </w:r>
        <w:r w:rsidDel="00E568D0">
          <w:delText>moyennes</w:delText>
        </w:r>
        <w:r w:rsidDel="00E568D0">
          <w:rPr>
            <w:spacing w:val="12"/>
          </w:rPr>
          <w:delText xml:space="preserve"> </w:delText>
        </w:r>
        <w:r w:rsidDel="00E568D0">
          <w:delText>pour</w:delText>
        </w:r>
        <w:r w:rsidDel="00E568D0">
          <w:rPr>
            <w:spacing w:val="12"/>
          </w:rPr>
          <w:delText xml:space="preserve"> </w:delText>
        </w:r>
        <w:r w:rsidDel="00E568D0">
          <w:delText>les</w:delText>
        </w:r>
        <w:r w:rsidDel="00E568D0">
          <w:rPr>
            <w:spacing w:val="12"/>
          </w:rPr>
          <w:delText xml:space="preserve"> </w:delText>
        </w:r>
        <w:r w:rsidDel="00E568D0">
          <w:delText>variables</w:delText>
        </w:r>
        <w:r w:rsidDel="00E568D0">
          <w:rPr>
            <w:spacing w:val="13"/>
          </w:rPr>
          <w:delText xml:space="preserve"> </w:delText>
        </w:r>
        <w:r w:rsidDel="00E568D0">
          <w:rPr>
            <w:spacing w:val="-2"/>
          </w:rPr>
          <w:delText>catégorielles</w:delText>
        </w:r>
        <w:bookmarkStart w:id="196" w:name="_bookmark17"/>
        <w:bookmarkEnd w:id="196"/>
        <w:r w:rsidR="007D1543" w:rsidDel="00E568D0">
          <w:rPr>
            <w:rStyle w:val="Appelnotedebasdep"/>
            <w:spacing w:val="-2"/>
          </w:rPr>
          <w:footnoteReference w:id="8"/>
        </w:r>
        <w:r w:rsidDel="00E568D0">
          <w:rPr>
            <w:spacing w:val="-2"/>
          </w:rPr>
          <w:delText>.</w:delText>
        </w:r>
      </w:del>
    </w:p>
    <w:p w14:paraId="56D38FAD" w14:textId="13E53257" w:rsidR="008725D2" w:rsidDel="00E568D0" w:rsidRDefault="00000000">
      <w:pPr>
        <w:pStyle w:val="Corpsdetexte"/>
        <w:spacing w:before="81"/>
        <w:ind w:left="0"/>
        <w:jc w:val="left"/>
        <w:rPr>
          <w:del w:id="199" w:author="Celâl Guney" w:date="2026-09-20T18:49:00Z" w16du:dateUtc="2026-09-20T16:49:00Z"/>
          <w:sz w:val="20"/>
        </w:rPr>
      </w:pPr>
      <w:del w:id="200" w:author="Celâl Guney" w:date="2026-09-20T18:49:00Z" w16du:dateUtc="2026-09-20T16:49:00Z">
        <w:r w:rsidDel="00E568D0">
          <w:rPr>
            <w:noProof/>
            <w:sz w:val="20"/>
          </w:rPr>
          <w:drawing>
            <wp:anchor distT="0" distB="0" distL="0" distR="0" simplePos="0" relativeHeight="251651072" behindDoc="1" locked="0" layoutInCell="1" allowOverlap="1" wp14:anchorId="72761C45" wp14:editId="795B3DB9">
              <wp:simplePos x="0" y="0"/>
              <wp:positionH relativeFrom="page">
                <wp:posOffset>1710627</wp:posOffset>
              </wp:positionH>
              <wp:positionV relativeFrom="paragraph">
                <wp:posOffset>213105</wp:posOffset>
              </wp:positionV>
              <wp:extent cx="4232528" cy="577919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4232528" cy="5779198"/>
                      </a:xfrm>
                      <a:prstGeom prst="rect">
                        <a:avLst/>
                      </a:prstGeom>
                    </pic:spPr>
                  </pic:pic>
                </a:graphicData>
              </a:graphic>
            </wp:anchor>
          </w:drawing>
        </w:r>
      </w:del>
    </w:p>
    <w:p w14:paraId="6A342BCA" w14:textId="5AC8F8C3" w:rsidR="007D1543" w:rsidDel="00E568D0" w:rsidRDefault="007D1543">
      <w:pPr>
        <w:pStyle w:val="Corpsdetexte"/>
        <w:spacing w:before="0" w:line="283" w:lineRule="auto"/>
        <w:ind w:left="2073" w:hanging="1857"/>
        <w:jc w:val="left"/>
        <w:rPr>
          <w:del w:id="201" w:author="Celâl Guney" w:date="2026-09-20T18:49:00Z" w16du:dateUtc="2026-09-20T16:49:00Z"/>
        </w:rPr>
      </w:pPr>
    </w:p>
    <w:p w14:paraId="0D3BB964" w14:textId="28B4EBD4" w:rsidR="008725D2" w:rsidDel="00E568D0" w:rsidRDefault="00000000">
      <w:pPr>
        <w:pStyle w:val="Corpsdetexte"/>
        <w:spacing w:before="0" w:line="283" w:lineRule="auto"/>
        <w:ind w:left="2073" w:hanging="1857"/>
        <w:jc w:val="left"/>
        <w:rPr>
          <w:del w:id="202" w:author="Celâl Guney" w:date="2026-09-20T18:49:00Z" w16du:dateUtc="2026-09-20T16:49:00Z"/>
        </w:rPr>
      </w:pPr>
      <w:del w:id="203" w:author="Celâl Guney" w:date="2026-09-20T18:49:00Z" w16du:dateUtc="2026-09-20T16:49:00Z">
        <w:r w:rsidDel="00E568D0">
          <w:delText>Fig</w:delText>
        </w:r>
        <w:r w:rsidR="00E4231E" w:rsidDel="00E568D0">
          <w:delText>ure</w:delText>
        </w:r>
        <w:r w:rsidDel="00E568D0">
          <w:delText xml:space="preserve"> 4. – Modèle </w:delText>
        </w:r>
        <w:r w:rsidR="0071627E" w:rsidDel="00E568D0">
          <w:delText>logit :</w:delText>
        </w:r>
        <w:r w:rsidDel="00E568D0">
          <w:delText xml:space="preserve"> opposition à l’augmentation de la franchise minimale de l’assurance- maladie obligatoire. Source des </w:delText>
        </w:r>
        <w:r w:rsidR="0071627E" w:rsidDel="00E568D0">
          <w:delText>données :</w:delText>
        </w:r>
        <w:r w:rsidDel="00E568D0">
          <w:delText xml:space="preserve"> Selects 2023.</w:delText>
        </w:r>
      </w:del>
    </w:p>
    <w:p w14:paraId="3E0B1151" w14:textId="7957B9B1" w:rsidR="008725D2" w:rsidRPr="007D1543" w:rsidDel="00E568D0" w:rsidRDefault="00000000" w:rsidP="007D1543">
      <w:pPr>
        <w:pStyle w:val="Corpsdetexte"/>
        <w:spacing w:before="154" w:line="283" w:lineRule="auto"/>
        <w:ind w:right="140"/>
        <w:rPr>
          <w:del w:id="204" w:author="Celâl Guney" w:date="2026-09-20T18:49:00Z" w16du:dateUtc="2026-09-20T16:49:00Z"/>
          <w:sz w:val="20"/>
        </w:rPr>
      </w:pPr>
      <w:del w:id="205" w:author="Celâl Guney" w:date="2026-09-20T18:49:00Z" w16du:dateUtc="2026-09-20T16:49:00Z">
        <w:r w:rsidDel="00E568D0">
          <w:delText>Au niveau des variables explicatives socio-démographiques, la probabilité moyenne prédite</w:delText>
        </w:r>
        <w:r w:rsidDel="00E568D0">
          <w:rPr>
            <w:spacing w:val="40"/>
          </w:rPr>
          <w:delText xml:space="preserve"> </w:delText>
        </w:r>
        <w:r w:rsidDel="00E568D0">
          <w:delText>de s’opposer à l’augmentation de la franchise minimale augmente avec l’âge et diminue avec le niveau de revenu. Être une femme augmente, par rapport aux hommes et toute chose égale par</w:delText>
        </w:r>
        <w:r w:rsidDel="00E568D0">
          <w:rPr>
            <w:spacing w:val="-5"/>
          </w:rPr>
          <w:delText xml:space="preserve"> </w:delText>
        </w:r>
        <w:r w:rsidDel="00E568D0">
          <w:delText>ailleurs,</w:delText>
        </w:r>
        <w:r w:rsidDel="00E568D0">
          <w:rPr>
            <w:spacing w:val="-5"/>
          </w:rPr>
          <w:delText xml:space="preserve"> </w:delText>
        </w:r>
        <w:r w:rsidDel="00E568D0">
          <w:delText>la</w:delText>
        </w:r>
        <w:r w:rsidDel="00E568D0">
          <w:rPr>
            <w:spacing w:val="-5"/>
          </w:rPr>
          <w:delText xml:space="preserve"> </w:delText>
        </w:r>
        <w:r w:rsidDel="00E568D0">
          <w:delText>probabilité</w:delText>
        </w:r>
        <w:r w:rsidDel="00E568D0">
          <w:rPr>
            <w:spacing w:val="-5"/>
          </w:rPr>
          <w:delText xml:space="preserve"> </w:delText>
        </w:r>
        <w:r w:rsidDel="00E568D0">
          <w:delText>moyenne</w:delText>
        </w:r>
        <w:r w:rsidDel="00E568D0">
          <w:rPr>
            <w:spacing w:val="-5"/>
          </w:rPr>
          <w:delText xml:space="preserve"> </w:delText>
        </w:r>
        <w:r w:rsidDel="00E568D0">
          <w:delText>de</w:delText>
        </w:r>
        <w:r w:rsidDel="00E568D0">
          <w:rPr>
            <w:spacing w:val="-5"/>
          </w:rPr>
          <w:delText xml:space="preserve"> </w:delText>
        </w:r>
        <w:r w:rsidDel="00E568D0">
          <w:delText>s’opposer</w:delText>
        </w:r>
        <w:r w:rsidDel="00E568D0">
          <w:rPr>
            <w:spacing w:val="-5"/>
          </w:rPr>
          <w:delText xml:space="preserve"> </w:delText>
        </w:r>
        <w:r w:rsidDel="00E568D0">
          <w:delText>de</w:delText>
        </w:r>
        <w:r w:rsidDel="00E568D0">
          <w:rPr>
            <w:spacing w:val="-5"/>
          </w:rPr>
          <w:delText xml:space="preserve"> </w:delText>
        </w:r>
        <w:r w:rsidDel="00E568D0">
          <w:delText>6%.</w:delText>
        </w:r>
        <w:r w:rsidDel="00E568D0">
          <w:rPr>
            <w:spacing w:val="-5"/>
          </w:rPr>
          <w:delText xml:space="preserve"> </w:delText>
        </w:r>
        <w:r w:rsidDel="00E568D0">
          <w:delText>L’écart</w:delText>
        </w:r>
        <w:r w:rsidDel="00E568D0">
          <w:rPr>
            <w:spacing w:val="-5"/>
          </w:rPr>
          <w:delText xml:space="preserve"> </w:delText>
        </w:r>
        <w:r w:rsidDel="00E568D0">
          <w:delText>moyen</w:delText>
        </w:r>
        <w:r w:rsidDel="00E568D0">
          <w:rPr>
            <w:spacing w:val="-5"/>
          </w:rPr>
          <w:delText xml:space="preserve"> </w:delText>
        </w:r>
        <w:r w:rsidDel="00E568D0">
          <w:delText>entre</w:delText>
        </w:r>
        <w:r w:rsidDel="00E568D0">
          <w:rPr>
            <w:spacing w:val="-5"/>
          </w:rPr>
          <w:delText xml:space="preserve"> </w:delText>
        </w:r>
        <w:r w:rsidDel="00E568D0">
          <w:delText>les</w:delText>
        </w:r>
        <w:r w:rsidDel="00E568D0">
          <w:rPr>
            <w:spacing w:val="-5"/>
          </w:rPr>
          <w:delText xml:space="preserve"> </w:delText>
        </w:r>
        <w:r w:rsidDel="00E568D0">
          <w:delText>francophones et les germanophones est de 10%, ce qui est un écart important et reflète la profonde division qui sépart la Suisse romande de la Suisse alémanique sur le sujet de l’assurance-maladie. Les personnes s’opposant à l’augmentation de la franchise ont aussi plus de chance d’être pour l’intégration</w:delText>
        </w:r>
        <w:r w:rsidDel="00E568D0">
          <w:rPr>
            <w:spacing w:val="24"/>
          </w:rPr>
          <w:delText xml:space="preserve"> </w:delText>
        </w:r>
        <w:r w:rsidDel="00E568D0">
          <w:delText>européenne,</w:delText>
        </w:r>
        <w:r w:rsidDel="00E568D0">
          <w:rPr>
            <w:spacing w:val="25"/>
          </w:rPr>
          <w:delText xml:space="preserve"> </w:delText>
        </w:r>
        <w:r w:rsidDel="00E568D0">
          <w:delText>de</w:delText>
        </w:r>
        <w:r w:rsidDel="00E568D0">
          <w:rPr>
            <w:spacing w:val="24"/>
          </w:rPr>
          <w:delText xml:space="preserve"> </w:delText>
        </w:r>
        <w:r w:rsidDel="00E568D0">
          <w:delText>ne</w:delText>
        </w:r>
        <w:r w:rsidDel="00E568D0">
          <w:rPr>
            <w:spacing w:val="25"/>
          </w:rPr>
          <w:delText xml:space="preserve"> </w:delText>
        </w:r>
        <w:r w:rsidDel="00E568D0">
          <w:delText>pas</w:delText>
        </w:r>
        <w:r w:rsidDel="00E568D0">
          <w:rPr>
            <w:spacing w:val="25"/>
          </w:rPr>
          <w:delText xml:space="preserve"> </w:delText>
        </w:r>
        <w:r w:rsidDel="00E568D0">
          <w:delText>être</w:delText>
        </w:r>
        <w:r w:rsidDel="00E568D0">
          <w:rPr>
            <w:spacing w:val="24"/>
          </w:rPr>
          <w:delText xml:space="preserve"> </w:delText>
        </w:r>
        <w:r w:rsidDel="00E568D0">
          <w:delText>hostile</w:delText>
        </w:r>
        <w:r w:rsidDel="00E568D0">
          <w:rPr>
            <w:spacing w:val="25"/>
          </w:rPr>
          <w:delText xml:space="preserve"> </w:delText>
        </w:r>
        <w:r w:rsidDel="00E568D0">
          <w:delText>aux</w:delText>
        </w:r>
        <w:r w:rsidDel="00E568D0">
          <w:rPr>
            <w:spacing w:val="25"/>
          </w:rPr>
          <w:delText xml:space="preserve"> </w:delText>
        </w:r>
        <w:r w:rsidDel="00E568D0">
          <w:delText>étrangers,</w:delText>
        </w:r>
        <w:r w:rsidDel="00E568D0">
          <w:rPr>
            <w:spacing w:val="24"/>
          </w:rPr>
          <w:delText xml:space="preserve"> </w:delText>
        </w:r>
        <w:r w:rsidDel="00E568D0">
          <w:delText>de</w:delText>
        </w:r>
        <w:r w:rsidDel="00E568D0">
          <w:rPr>
            <w:spacing w:val="25"/>
          </w:rPr>
          <w:delText xml:space="preserve"> </w:delText>
        </w:r>
        <w:r w:rsidDel="00E568D0">
          <w:delText>soutenir</w:delText>
        </w:r>
        <w:r w:rsidDel="00E568D0">
          <w:rPr>
            <w:spacing w:val="24"/>
          </w:rPr>
          <w:delText xml:space="preserve"> </w:delText>
        </w:r>
        <w:r w:rsidDel="00E568D0">
          <w:delText>les</w:delText>
        </w:r>
        <w:r w:rsidDel="00E568D0">
          <w:rPr>
            <w:spacing w:val="25"/>
          </w:rPr>
          <w:delText xml:space="preserve"> </w:delText>
        </w:r>
        <w:r w:rsidDel="00E568D0">
          <w:delText>égalités</w:delText>
        </w:r>
        <w:r w:rsidDel="00E568D0">
          <w:rPr>
            <w:spacing w:val="25"/>
          </w:rPr>
          <w:delText xml:space="preserve"> </w:delText>
        </w:r>
        <w:r w:rsidDel="00E568D0">
          <w:rPr>
            <w:spacing w:val="-2"/>
          </w:rPr>
          <w:delText>entre</w:delText>
        </w:r>
        <w:r w:rsidR="007D1543" w:rsidDel="00E568D0">
          <w:rPr>
            <w:sz w:val="20"/>
          </w:rPr>
          <w:delText xml:space="preserve"> </w:delText>
        </w:r>
        <w:r w:rsidDel="00E568D0">
          <w:delText>les genres, d’être en faveur de l’augmentation du salaire minimum, des dépenses sociales et</w:delText>
        </w:r>
        <w:r w:rsidDel="00E568D0">
          <w:rPr>
            <w:spacing w:val="80"/>
          </w:rPr>
          <w:delText xml:space="preserve"> </w:delText>
        </w:r>
        <w:r w:rsidDel="00E568D0">
          <w:delText xml:space="preserve">de la taxation des plus hauts revenus. Ils ont aussi davantage de chance de voter pour le Parti </w:delText>
        </w:r>
        <w:r w:rsidDel="00E568D0">
          <w:rPr>
            <w:spacing w:val="-2"/>
          </w:rPr>
          <w:delText>Socialiste.</w:delText>
        </w:r>
      </w:del>
    </w:p>
    <w:p w14:paraId="49A43834" w14:textId="357BC505" w:rsidR="008725D2" w:rsidDel="00E568D0" w:rsidRDefault="00000000">
      <w:pPr>
        <w:pStyle w:val="Corpsdetexte"/>
        <w:spacing w:before="26"/>
        <w:ind w:left="0"/>
        <w:jc w:val="left"/>
        <w:rPr>
          <w:del w:id="206" w:author="Celâl Guney" w:date="2026-09-20T18:49:00Z" w16du:dateUtc="2026-09-20T16:49:00Z"/>
          <w:sz w:val="20"/>
        </w:rPr>
      </w:pPr>
      <w:del w:id="207" w:author="Celâl Guney" w:date="2026-09-20T18:48:00Z" w16du:dateUtc="2026-09-20T16:48:00Z">
        <w:r w:rsidDel="00E568D0">
          <w:rPr>
            <w:noProof/>
            <w:sz w:val="20"/>
          </w:rPr>
          <w:drawing>
            <wp:anchor distT="0" distB="0" distL="0" distR="0" simplePos="0" relativeHeight="251656192" behindDoc="1" locked="0" layoutInCell="1" allowOverlap="1" wp14:anchorId="1F47C345" wp14:editId="418BDCCF">
              <wp:simplePos x="0" y="0"/>
              <wp:positionH relativeFrom="page">
                <wp:posOffset>2175324</wp:posOffset>
              </wp:positionH>
              <wp:positionV relativeFrom="paragraph">
                <wp:posOffset>178033</wp:posOffset>
              </wp:positionV>
              <wp:extent cx="3312414" cy="439254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3312414" cy="4392549"/>
                      </a:xfrm>
                      <a:prstGeom prst="rect">
                        <a:avLst/>
                      </a:prstGeom>
                    </pic:spPr>
                  </pic:pic>
                </a:graphicData>
              </a:graphic>
            </wp:anchor>
          </w:drawing>
        </w:r>
      </w:del>
    </w:p>
    <w:p w14:paraId="3C0CEC52" w14:textId="27EACFB4" w:rsidR="008725D2" w:rsidDel="00E568D0" w:rsidRDefault="00000000">
      <w:pPr>
        <w:pStyle w:val="Corpsdetexte"/>
        <w:spacing w:before="151" w:line="283" w:lineRule="auto"/>
        <w:ind w:left="667" w:right="140" w:hanging="480"/>
        <w:jc w:val="left"/>
        <w:rPr>
          <w:del w:id="208" w:author="Celâl Guney" w:date="2026-09-20T18:49:00Z" w16du:dateUtc="2026-09-20T16:49:00Z"/>
        </w:rPr>
      </w:pPr>
      <w:bookmarkStart w:id="209" w:name="_bookmark19"/>
      <w:bookmarkEnd w:id="209"/>
      <w:del w:id="210" w:author="Celâl Guney" w:date="2026-09-20T18:49:00Z" w16du:dateUtc="2026-09-20T16:49:00Z">
        <w:r w:rsidDel="00E568D0">
          <w:delText>Fig</w:delText>
        </w:r>
        <w:r w:rsidR="00E4231E" w:rsidDel="00E568D0">
          <w:delText>ure</w:delText>
        </w:r>
        <w:r w:rsidDel="00E568D0">
          <w:rPr>
            <w:spacing w:val="-5"/>
          </w:rPr>
          <w:delText xml:space="preserve"> </w:delText>
        </w:r>
        <w:r w:rsidDel="00E568D0">
          <w:delText>5.</w:delText>
        </w:r>
        <w:r w:rsidDel="00E568D0">
          <w:rPr>
            <w:spacing w:val="-5"/>
          </w:rPr>
          <w:delText xml:space="preserve"> </w:delText>
        </w:r>
        <w:r w:rsidDel="00E568D0">
          <w:delText>–</w:delText>
        </w:r>
        <w:r w:rsidDel="00E568D0">
          <w:rPr>
            <w:spacing w:val="-5"/>
          </w:rPr>
          <w:delText xml:space="preserve"> </w:delText>
        </w:r>
        <w:r w:rsidDel="00E568D0">
          <w:delText>Modèle</w:delText>
        </w:r>
        <w:r w:rsidDel="00E568D0">
          <w:rPr>
            <w:spacing w:val="-5"/>
          </w:rPr>
          <w:delText xml:space="preserve"> </w:delText>
        </w:r>
        <w:r w:rsidDel="00E568D0">
          <w:delText>logit:</w:delText>
        </w:r>
        <w:r w:rsidDel="00E568D0">
          <w:rPr>
            <w:spacing w:val="-5"/>
          </w:rPr>
          <w:delText xml:space="preserve"> </w:delText>
        </w:r>
        <w:r w:rsidDel="00E568D0">
          <w:delText>vote</w:delText>
        </w:r>
        <w:r w:rsidDel="00E568D0">
          <w:rPr>
            <w:spacing w:val="-5"/>
          </w:rPr>
          <w:delText xml:space="preserve"> </w:delText>
        </w:r>
        <w:r w:rsidDel="00E568D0">
          <w:delText>en</w:delText>
        </w:r>
        <w:r w:rsidDel="00E568D0">
          <w:rPr>
            <w:spacing w:val="-5"/>
          </w:rPr>
          <w:delText xml:space="preserve"> </w:delText>
        </w:r>
        <w:r w:rsidDel="00E568D0">
          <w:delText>faveur</w:delText>
        </w:r>
        <w:r w:rsidDel="00E568D0">
          <w:rPr>
            <w:spacing w:val="-5"/>
          </w:rPr>
          <w:delText xml:space="preserve"> </w:delText>
        </w:r>
        <w:r w:rsidDel="00E568D0">
          <w:delText>de</w:delText>
        </w:r>
        <w:r w:rsidDel="00E568D0">
          <w:rPr>
            <w:spacing w:val="-5"/>
          </w:rPr>
          <w:delText xml:space="preserve"> </w:delText>
        </w:r>
        <w:r w:rsidDel="00E568D0">
          <w:delText>l’initiative</w:delText>
        </w:r>
        <w:r w:rsidDel="00E568D0">
          <w:rPr>
            <w:spacing w:val="-5"/>
          </w:rPr>
          <w:delText xml:space="preserve"> </w:delText>
        </w:r>
        <w:r w:rsidDel="00E568D0">
          <w:delText>d’allègement</w:delText>
        </w:r>
        <w:r w:rsidDel="00E568D0">
          <w:rPr>
            <w:spacing w:val="-5"/>
          </w:rPr>
          <w:delText xml:space="preserve"> </w:delText>
        </w:r>
        <w:r w:rsidDel="00E568D0">
          <w:delText>des</w:delText>
        </w:r>
        <w:r w:rsidDel="00E568D0">
          <w:rPr>
            <w:spacing w:val="-5"/>
          </w:rPr>
          <w:delText xml:space="preserve"> </w:delText>
        </w:r>
        <w:r w:rsidDel="00E568D0">
          <w:delText>primes</w:delText>
        </w:r>
        <w:r w:rsidDel="00E568D0">
          <w:rPr>
            <w:spacing w:val="-5"/>
          </w:rPr>
          <w:delText xml:space="preserve"> </w:delText>
        </w:r>
        <w:r w:rsidDel="00E568D0">
          <w:delText>(maximum</w:delText>
        </w:r>
        <w:r w:rsidDel="00E568D0">
          <w:rPr>
            <w:spacing w:val="-5"/>
          </w:rPr>
          <w:delText xml:space="preserve"> </w:delText>
        </w:r>
        <w:r w:rsidDel="00E568D0">
          <w:delText>10</w:delText>
        </w:r>
        <w:r w:rsidDel="00E568D0">
          <w:rPr>
            <w:spacing w:val="-5"/>
          </w:rPr>
          <w:delText xml:space="preserve"> </w:delText>
        </w:r>
        <w:r w:rsidDel="00E568D0">
          <w:delText xml:space="preserve">% du revenu pour les primes d’assurance-maladie). Source des </w:delText>
        </w:r>
        <w:r w:rsidR="0071627E" w:rsidDel="00E568D0">
          <w:delText>données :</w:delText>
        </w:r>
        <w:r w:rsidDel="00E568D0">
          <w:delText xml:space="preserve"> Selects 2023.</w:delText>
        </w:r>
      </w:del>
    </w:p>
    <w:p w14:paraId="67B8A6D8" w14:textId="451DA0DA" w:rsidR="008725D2" w:rsidDel="00E568D0" w:rsidRDefault="00000000" w:rsidP="007D1543">
      <w:pPr>
        <w:pStyle w:val="Corpsdetexte"/>
        <w:spacing w:before="193" w:line="283" w:lineRule="auto"/>
        <w:ind w:right="98"/>
        <w:rPr>
          <w:del w:id="211" w:author="Celâl Guney" w:date="2026-09-20T18:49:00Z" w16du:dateUtc="2026-09-20T16:49:00Z"/>
        </w:rPr>
      </w:pPr>
      <w:del w:id="212" w:author="Celâl Guney" w:date="2026-09-20T18:49:00Z" w16du:dateUtc="2026-09-20T16:49:00Z">
        <w:r w:rsidDel="00E568D0">
          <w:delText>Les résultats du modèle logistique pour la votation pour l’allègement des primes (</w:delText>
        </w:r>
        <w:r w:rsidR="00E4231E" w:rsidDel="00E568D0">
          <w:fldChar w:fldCharType="begin"/>
        </w:r>
        <w:r w:rsidR="00E4231E" w:rsidDel="00E568D0">
          <w:delInstrText>HYPERLINK \l "_bookmark19"</w:delInstrText>
        </w:r>
        <w:r w:rsidR="00E4231E" w:rsidDel="00E568D0">
          <w:fldChar w:fldCharType="separate"/>
        </w:r>
        <w:r w:rsidR="00E4231E" w:rsidDel="00E568D0">
          <w:delText>figure</w:delText>
        </w:r>
        <w:r w:rsidR="008725D2" w:rsidDel="00E568D0">
          <w:delText xml:space="preserve"> 5</w:delText>
        </w:r>
        <w:r w:rsidR="00E4231E" w:rsidDel="00E568D0">
          <w:fldChar w:fldCharType="end"/>
        </w:r>
        <w:r w:rsidDel="00E568D0">
          <w:delText>) rejoignent ceux sur l’augmentation de la franchise minimum, tout en apportant certains résultats complémentaires. Contrairement au premier modèle, l’une des catégories ESEG, à savoir celle des retraités, a un impact positif très significatif sur la probabilité moyenne</w:delText>
        </w:r>
        <w:r w:rsidDel="00E568D0">
          <w:rPr>
            <w:spacing w:val="80"/>
          </w:rPr>
          <w:delText xml:space="preserve"> </w:delText>
        </w:r>
        <w:r w:rsidDel="00E568D0">
          <w:delText>prédite</w:delText>
        </w:r>
        <w:r w:rsidDel="00E568D0">
          <w:rPr>
            <w:spacing w:val="36"/>
          </w:rPr>
          <w:delText xml:space="preserve"> </w:delText>
        </w:r>
        <w:r w:rsidDel="00E568D0">
          <w:delText>de</w:delText>
        </w:r>
        <w:r w:rsidDel="00E568D0">
          <w:rPr>
            <w:spacing w:val="36"/>
          </w:rPr>
          <w:delText xml:space="preserve"> </w:delText>
        </w:r>
        <w:r w:rsidDel="00E568D0">
          <w:delText>voter</w:delText>
        </w:r>
        <w:r w:rsidDel="00E568D0">
          <w:rPr>
            <w:spacing w:val="36"/>
          </w:rPr>
          <w:delText xml:space="preserve"> </w:delText>
        </w:r>
        <w:r w:rsidDel="00E568D0">
          <w:delText>en</w:delText>
        </w:r>
        <w:r w:rsidDel="00E568D0">
          <w:rPr>
            <w:spacing w:val="36"/>
          </w:rPr>
          <w:delText xml:space="preserve"> </w:delText>
        </w:r>
        <w:r w:rsidDel="00E568D0">
          <w:delText>faveur</w:delText>
        </w:r>
        <w:r w:rsidDel="00E568D0">
          <w:rPr>
            <w:spacing w:val="36"/>
          </w:rPr>
          <w:delText xml:space="preserve"> </w:delText>
        </w:r>
        <w:r w:rsidDel="00E568D0">
          <w:delText>de</w:delText>
        </w:r>
        <w:r w:rsidDel="00E568D0">
          <w:rPr>
            <w:spacing w:val="36"/>
          </w:rPr>
          <w:delText xml:space="preserve"> </w:delText>
        </w:r>
        <w:r w:rsidDel="00E568D0">
          <w:delText>l’initiative.</w:delText>
        </w:r>
        <w:r w:rsidDel="00E568D0">
          <w:rPr>
            <w:spacing w:val="36"/>
          </w:rPr>
          <w:delText xml:space="preserve"> </w:delText>
        </w:r>
        <w:r w:rsidDel="00E568D0">
          <w:delText>Ce</w:delText>
        </w:r>
        <w:r w:rsidR="007D1543" w:rsidDel="00E568D0">
          <w:delText>t</w:delText>
        </w:r>
        <w:r w:rsidDel="00E568D0">
          <w:delText>t</w:delText>
        </w:r>
        <w:r w:rsidR="007D1543" w:rsidDel="00E568D0">
          <w:delText>e</w:delText>
        </w:r>
        <w:r w:rsidDel="00E568D0">
          <w:rPr>
            <w:spacing w:val="36"/>
          </w:rPr>
          <w:delText xml:space="preserve"> </w:delText>
        </w:r>
        <w:r w:rsidDel="00E568D0">
          <w:delText>association</w:delText>
        </w:r>
        <w:r w:rsidDel="00E568D0">
          <w:rPr>
            <w:spacing w:val="36"/>
          </w:rPr>
          <w:delText xml:space="preserve"> </w:delText>
        </w:r>
        <w:r w:rsidDel="00E568D0">
          <w:delText>est</w:delText>
        </w:r>
        <w:r w:rsidDel="00E568D0">
          <w:rPr>
            <w:spacing w:val="36"/>
          </w:rPr>
          <w:delText xml:space="preserve"> </w:delText>
        </w:r>
        <w:r w:rsidDel="00E568D0">
          <w:delText>assez</w:delText>
        </w:r>
        <w:r w:rsidDel="00E568D0">
          <w:rPr>
            <w:spacing w:val="36"/>
          </w:rPr>
          <w:delText xml:space="preserve"> </w:delText>
        </w:r>
        <w:r w:rsidR="0071627E" w:rsidDel="00E568D0">
          <w:delText>importante :</w:delText>
        </w:r>
        <w:r w:rsidDel="00E568D0">
          <w:rPr>
            <w:spacing w:val="36"/>
          </w:rPr>
          <w:delText xml:space="preserve"> </w:delText>
        </w:r>
        <w:r w:rsidDel="00E568D0">
          <w:delText>les</w:delText>
        </w:r>
        <w:r w:rsidDel="00E568D0">
          <w:rPr>
            <w:spacing w:val="36"/>
          </w:rPr>
          <w:delText xml:space="preserve"> </w:delText>
        </w:r>
        <w:r w:rsidDel="00E568D0">
          <w:delText xml:space="preserve">retraités ont en moyenne 10,7% de chance en plus de voter en faveur par rapport à la catégorie de référence. Cette association n’est pas significative pour le premier modèle, mais la corrélation positive avec l’âge suggère que les personnes plus âgées ont aussi plus de chance de s’opposer à l’augmentation de la franchise minimale. La probabilité moyenne prédite de voter oui est associée négativement au niveau de revenu et au fait se positionner à droite idéologiquement. Les personnes ayant déclaré avoir voté oui ont aussi tendance à avoir des positions de gauche sur les enjeux économiques et culturels considérés dans le modèle (augmentation de l’âge du départ à la </w:delText>
        </w:r>
        <w:r w:rsidR="007D1543" w:rsidDel="00E568D0">
          <w:delText>retraite</w:delText>
        </w:r>
        <w:r w:rsidDel="00E568D0">
          <w:delText>, augmentation du salaire minimum…). Elles ont aussi plus de chance de voter</w:delText>
        </w:r>
        <w:r w:rsidDel="00E568D0">
          <w:rPr>
            <w:spacing w:val="-5"/>
          </w:rPr>
          <w:delText xml:space="preserve"> </w:delText>
        </w:r>
        <w:r w:rsidDel="00E568D0">
          <w:delText>pour</w:delText>
        </w:r>
        <w:r w:rsidDel="00E568D0">
          <w:rPr>
            <w:spacing w:val="-5"/>
          </w:rPr>
          <w:delText xml:space="preserve"> </w:delText>
        </w:r>
        <w:r w:rsidDel="00E568D0">
          <w:delText>les</w:delText>
        </w:r>
        <w:r w:rsidDel="00E568D0">
          <w:rPr>
            <w:spacing w:val="-5"/>
          </w:rPr>
          <w:delText xml:space="preserve"> </w:delText>
        </w:r>
        <w:r w:rsidDel="00E568D0">
          <w:delText>partis</w:delText>
        </w:r>
        <w:r w:rsidDel="00E568D0">
          <w:rPr>
            <w:spacing w:val="-5"/>
          </w:rPr>
          <w:delText xml:space="preserve"> </w:delText>
        </w:r>
        <w:r w:rsidDel="00E568D0">
          <w:delText>de</w:delText>
        </w:r>
        <w:r w:rsidDel="00E568D0">
          <w:rPr>
            <w:spacing w:val="-5"/>
          </w:rPr>
          <w:delText xml:space="preserve"> </w:delText>
        </w:r>
        <w:r w:rsidDel="00E568D0">
          <w:delText>gauche</w:delText>
        </w:r>
        <w:r w:rsidDel="00E568D0">
          <w:rPr>
            <w:spacing w:val="-5"/>
          </w:rPr>
          <w:delText xml:space="preserve"> </w:delText>
        </w:r>
        <w:r w:rsidDel="00E568D0">
          <w:delText>(Parti</w:delText>
        </w:r>
        <w:r w:rsidDel="00E568D0">
          <w:rPr>
            <w:spacing w:val="-5"/>
          </w:rPr>
          <w:delText xml:space="preserve"> </w:delText>
        </w:r>
        <w:r w:rsidDel="00E568D0">
          <w:delText>Socialiste</w:delText>
        </w:r>
        <w:r w:rsidDel="00E568D0">
          <w:rPr>
            <w:spacing w:val="-5"/>
          </w:rPr>
          <w:delText xml:space="preserve"> </w:delText>
        </w:r>
        <w:r w:rsidDel="00E568D0">
          <w:delText>et</w:delText>
        </w:r>
        <w:r w:rsidDel="00E568D0">
          <w:rPr>
            <w:spacing w:val="-5"/>
          </w:rPr>
          <w:delText xml:space="preserve"> </w:delText>
        </w:r>
        <w:r w:rsidDel="00E568D0">
          <w:delText>les</w:delText>
        </w:r>
        <w:r w:rsidDel="00E568D0">
          <w:rPr>
            <w:spacing w:val="-5"/>
          </w:rPr>
          <w:delText xml:space="preserve"> </w:delText>
        </w:r>
        <w:r w:rsidDel="00E568D0">
          <w:delText>Verts).</w:delText>
        </w:r>
        <w:r w:rsidDel="00E568D0">
          <w:rPr>
            <w:spacing w:val="-5"/>
          </w:rPr>
          <w:delText xml:space="preserve"> </w:delText>
        </w:r>
        <w:r w:rsidDel="00E568D0">
          <w:delText>Il</w:delText>
        </w:r>
        <w:r w:rsidDel="00E568D0">
          <w:rPr>
            <w:spacing w:val="-5"/>
          </w:rPr>
          <w:delText xml:space="preserve"> </w:delText>
        </w:r>
        <w:r w:rsidDel="00E568D0">
          <w:delText>est</w:delText>
        </w:r>
        <w:r w:rsidDel="00E568D0">
          <w:rPr>
            <w:spacing w:val="-5"/>
          </w:rPr>
          <w:delText xml:space="preserve"> </w:delText>
        </w:r>
        <w:r w:rsidDel="00E568D0">
          <w:delText>intéressant</w:delText>
        </w:r>
        <w:r w:rsidDel="00E568D0">
          <w:rPr>
            <w:spacing w:val="-5"/>
          </w:rPr>
          <w:delText xml:space="preserve"> </w:delText>
        </w:r>
        <w:r w:rsidDel="00E568D0">
          <w:delText>de</w:delText>
        </w:r>
        <w:r w:rsidDel="00E568D0">
          <w:rPr>
            <w:spacing w:val="-5"/>
          </w:rPr>
          <w:delText xml:space="preserve"> </w:delText>
        </w:r>
        <w:r w:rsidDel="00E568D0">
          <w:delText>noter</w:delText>
        </w:r>
        <w:r w:rsidDel="00E568D0">
          <w:rPr>
            <w:spacing w:val="-5"/>
          </w:rPr>
          <w:delText xml:space="preserve"> </w:delText>
        </w:r>
        <w:r w:rsidDel="00E568D0">
          <w:delText>qu’il</w:delText>
        </w:r>
        <w:r w:rsidDel="00E568D0">
          <w:rPr>
            <w:spacing w:val="-5"/>
          </w:rPr>
          <w:delText xml:space="preserve"> </w:delText>
        </w:r>
        <w:r w:rsidDel="00E568D0">
          <w:delText>n’y a</w:delText>
        </w:r>
        <w:r w:rsidDel="00E568D0">
          <w:rPr>
            <w:spacing w:val="14"/>
          </w:rPr>
          <w:delText xml:space="preserve"> </w:delText>
        </w:r>
        <w:r w:rsidDel="00E568D0">
          <w:delText>pas</w:delText>
        </w:r>
        <w:r w:rsidDel="00E568D0">
          <w:rPr>
            <w:spacing w:val="14"/>
          </w:rPr>
          <w:delText xml:space="preserve"> </w:delText>
        </w:r>
        <w:r w:rsidDel="00E568D0">
          <w:delText>d’écart</w:delText>
        </w:r>
        <w:r w:rsidDel="00E568D0">
          <w:rPr>
            <w:spacing w:val="14"/>
          </w:rPr>
          <w:delText xml:space="preserve"> </w:delText>
        </w:r>
        <w:r w:rsidDel="00E568D0">
          <w:delText>significatif</w:delText>
        </w:r>
        <w:r w:rsidDel="00E568D0">
          <w:rPr>
            <w:spacing w:val="14"/>
          </w:rPr>
          <w:delText xml:space="preserve"> </w:delText>
        </w:r>
        <w:r w:rsidDel="00E568D0">
          <w:delText>entre</w:delText>
        </w:r>
        <w:r w:rsidDel="00E568D0">
          <w:rPr>
            <w:spacing w:val="14"/>
          </w:rPr>
          <w:delText xml:space="preserve"> </w:delText>
        </w:r>
        <w:r w:rsidDel="00E568D0">
          <w:delText>les</w:delText>
        </w:r>
        <w:r w:rsidDel="00E568D0">
          <w:rPr>
            <w:spacing w:val="14"/>
          </w:rPr>
          <w:delText xml:space="preserve"> </w:delText>
        </w:r>
        <w:r w:rsidDel="00E568D0">
          <w:delText>personnes</w:delText>
        </w:r>
        <w:r w:rsidDel="00E568D0">
          <w:rPr>
            <w:spacing w:val="14"/>
          </w:rPr>
          <w:delText xml:space="preserve"> </w:delText>
        </w:r>
        <w:r w:rsidDel="00E568D0">
          <w:delText>se</w:delText>
        </w:r>
        <w:r w:rsidDel="00E568D0">
          <w:rPr>
            <w:spacing w:val="14"/>
          </w:rPr>
          <w:delText xml:space="preserve"> </w:delText>
        </w:r>
        <w:r w:rsidDel="00E568D0">
          <w:delText>déclarant</w:delText>
        </w:r>
        <w:r w:rsidDel="00E568D0">
          <w:rPr>
            <w:spacing w:val="14"/>
          </w:rPr>
          <w:delText xml:space="preserve"> </w:delText>
        </w:r>
        <w:r w:rsidDel="00E568D0">
          <w:delText>être</w:delText>
        </w:r>
        <w:r w:rsidDel="00E568D0">
          <w:rPr>
            <w:spacing w:val="14"/>
          </w:rPr>
          <w:delText xml:space="preserve"> </w:delText>
        </w:r>
        <w:r w:rsidDel="00E568D0">
          <w:delText>prêtes</w:delText>
        </w:r>
        <w:r w:rsidDel="00E568D0">
          <w:rPr>
            <w:spacing w:val="14"/>
          </w:rPr>
          <w:delText xml:space="preserve"> </w:delText>
        </w:r>
        <w:r w:rsidDel="00E568D0">
          <w:delText>à</w:delText>
        </w:r>
        <w:r w:rsidDel="00E568D0">
          <w:rPr>
            <w:spacing w:val="14"/>
          </w:rPr>
          <w:delText xml:space="preserve"> </w:delText>
        </w:r>
        <w:r w:rsidDel="00E568D0">
          <w:delText>voter</w:delText>
        </w:r>
        <w:r w:rsidDel="00E568D0">
          <w:rPr>
            <w:spacing w:val="14"/>
          </w:rPr>
          <w:delText xml:space="preserve"> </w:delText>
        </w:r>
        <w:r w:rsidDel="00E568D0">
          <w:delText>UDC</w:delText>
        </w:r>
        <w:r w:rsidDel="00E568D0">
          <w:rPr>
            <w:spacing w:val="14"/>
          </w:rPr>
          <w:delText xml:space="preserve"> </w:delText>
        </w:r>
        <w:r w:rsidDel="00E568D0">
          <w:delText>par</w:delText>
        </w:r>
        <w:r w:rsidDel="00E568D0">
          <w:rPr>
            <w:spacing w:val="14"/>
          </w:rPr>
          <w:delText xml:space="preserve"> </w:delText>
        </w:r>
        <w:r w:rsidDel="00E568D0">
          <w:delText>rapport</w:delText>
        </w:r>
        <w:r w:rsidR="007D1543" w:rsidDel="00E568D0">
          <w:delText xml:space="preserve"> </w:delText>
        </w:r>
        <w:r w:rsidDel="00E568D0">
          <w:delText>à</w:delText>
        </w:r>
        <w:r w:rsidDel="00E568D0">
          <w:rPr>
            <w:spacing w:val="20"/>
          </w:rPr>
          <w:delText xml:space="preserve"> </w:delText>
        </w:r>
        <w:r w:rsidDel="00E568D0">
          <w:delText>celles</w:delText>
        </w:r>
        <w:r w:rsidDel="00E568D0">
          <w:rPr>
            <w:spacing w:val="20"/>
          </w:rPr>
          <w:delText xml:space="preserve"> </w:delText>
        </w:r>
        <w:r w:rsidDel="00E568D0">
          <w:delText>votant</w:delText>
        </w:r>
        <w:r w:rsidDel="00E568D0">
          <w:rPr>
            <w:spacing w:val="20"/>
          </w:rPr>
          <w:delText xml:space="preserve"> </w:delText>
        </w:r>
        <w:r w:rsidDel="00E568D0">
          <w:delText>PLR,</w:delText>
        </w:r>
        <w:r w:rsidDel="00E568D0">
          <w:rPr>
            <w:spacing w:val="20"/>
          </w:rPr>
          <w:delText xml:space="preserve"> </w:delText>
        </w:r>
        <w:r w:rsidDel="00E568D0">
          <w:delText>ce</w:delText>
        </w:r>
        <w:r w:rsidDel="00E568D0">
          <w:rPr>
            <w:spacing w:val="20"/>
          </w:rPr>
          <w:delText xml:space="preserve"> </w:delText>
        </w:r>
        <w:r w:rsidDel="00E568D0">
          <w:delText>qui</w:delText>
        </w:r>
        <w:r w:rsidDel="00E568D0">
          <w:rPr>
            <w:spacing w:val="20"/>
          </w:rPr>
          <w:delText xml:space="preserve"> </w:delText>
        </w:r>
        <w:r w:rsidDel="00E568D0">
          <w:delText>suggère</w:delText>
        </w:r>
        <w:r w:rsidDel="00E568D0">
          <w:rPr>
            <w:spacing w:val="20"/>
          </w:rPr>
          <w:delText xml:space="preserve"> </w:delText>
        </w:r>
        <w:r w:rsidDel="00E568D0">
          <w:delText>que</w:delText>
        </w:r>
        <w:r w:rsidDel="00E568D0">
          <w:rPr>
            <w:spacing w:val="20"/>
          </w:rPr>
          <w:delText xml:space="preserve"> </w:delText>
        </w:r>
        <w:r w:rsidDel="00E568D0">
          <w:delText>les</w:delText>
        </w:r>
        <w:r w:rsidDel="00E568D0">
          <w:rPr>
            <w:spacing w:val="20"/>
          </w:rPr>
          <w:delText xml:space="preserve"> </w:delText>
        </w:r>
        <w:r w:rsidDel="00E568D0">
          <w:delText>votants</w:delText>
        </w:r>
        <w:r w:rsidDel="00E568D0">
          <w:rPr>
            <w:spacing w:val="20"/>
          </w:rPr>
          <w:delText xml:space="preserve"> </w:delText>
        </w:r>
        <w:r w:rsidDel="00E568D0">
          <w:delText>UDC</w:delText>
        </w:r>
        <w:r w:rsidDel="00E568D0">
          <w:rPr>
            <w:spacing w:val="20"/>
          </w:rPr>
          <w:delText xml:space="preserve"> </w:delText>
        </w:r>
        <w:r w:rsidDel="00E568D0">
          <w:delText>ne</w:delText>
        </w:r>
        <w:r w:rsidDel="00E568D0">
          <w:rPr>
            <w:spacing w:val="20"/>
          </w:rPr>
          <w:delText xml:space="preserve"> </w:delText>
        </w:r>
        <w:r w:rsidDel="00E568D0">
          <w:delText>sont</w:delText>
        </w:r>
        <w:r w:rsidDel="00E568D0">
          <w:rPr>
            <w:spacing w:val="20"/>
          </w:rPr>
          <w:delText xml:space="preserve"> </w:delText>
        </w:r>
        <w:r w:rsidDel="00E568D0">
          <w:delText>pas,</w:delText>
        </w:r>
        <w:r w:rsidDel="00E568D0">
          <w:rPr>
            <w:spacing w:val="20"/>
          </w:rPr>
          <w:delText xml:space="preserve"> </w:delText>
        </w:r>
        <w:r w:rsidDel="00E568D0">
          <w:delText>toute</w:delText>
        </w:r>
        <w:r w:rsidDel="00E568D0">
          <w:rPr>
            <w:spacing w:val="20"/>
          </w:rPr>
          <w:delText xml:space="preserve"> </w:delText>
        </w:r>
        <w:r w:rsidDel="00E568D0">
          <w:delText>chose</w:delText>
        </w:r>
        <w:r w:rsidDel="00E568D0">
          <w:rPr>
            <w:spacing w:val="20"/>
          </w:rPr>
          <w:delText xml:space="preserve"> </w:delText>
        </w:r>
        <w:r w:rsidDel="00E568D0">
          <w:delText>égale</w:delText>
        </w:r>
        <w:r w:rsidDel="00E568D0">
          <w:rPr>
            <w:spacing w:val="20"/>
          </w:rPr>
          <w:delText xml:space="preserve"> </w:delText>
        </w:r>
        <w:r w:rsidDel="00E568D0">
          <w:delText>par ailleurs, significativement pour l’initiative d’allègement des primes.</w:delText>
        </w:r>
      </w:del>
    </w:p>
    <w:p w14:paraId="31E5A2A2" w14:textId="5DA9877B" w:rsidR="008725D2" w:rsidDel="00E568D0" w:rsidRDefault="00000000" w:rsidP="00C5376E">
      <w:pPr>
        <w:pStyle w:val="Corpsdetexte"/>
        <w:spacing w:before="193" w:line="283" w:lineRule="auto"/>
        <w:ind w:right="95"/>
        <w:rPr>
          <w:del w:id="213" w:author="Celâl Guney" w:date="2026-09-20T18:49:00Z" w16du:dateUtc="2026-09-20T16:49:00Z"/>
        </w:rPr>
      </w:pPr>
      <w:del w:id="214" w:author="Celâl Guney" w:date="2026-09-20T18:49:00Z" w16du:dateUtc="2026-09-20T16:49:00Z">
        <w:r w:rsidDel="00E568D0">
          <w:delText>Comme pour le premier modèle, le facteur le plus important pour expliquer la variable dépendante est la langue. L’écart positif entre francophones et germanophone est environ le même que le premier modèle (9,7%). Alors qu’il n’y avait pas de différence significative entre italophones</w:delText>
        </w:r>
        <w:r w:rsidDel="00E568D0">
          <w:rPr>
            <w:spacing w:val="38"/>
          </w:rPr>
          <w:delText xml:space="preserve"> </w:delText>
        </w:r>
        <w:r w:rsidDel="00E568D0">
          <w:delText>et</w:delText>
        </w:r>
        <w:r w:rsidDel="00E568D0">
          <w:rPr>
            <w:spacing w:val="38"/>
          </w:rPr>
          <w:delText xml:space="preserve"> </w:delText>
        </w:r>
        <w:r w:rsidDel="00E568D0">
          <w:delText>germanophones</w:delText>
        </w:r>
        <w:r w:rsidDel="00E568D0">
          <w:rPr>
            <w:spacing w:val="38"/>
          </w:rPr>
          <w:delText xml:space="preserve"> </w:delText>
        </w:r>
        <w:r w:rsidDel="00E568D0">
          <w:delText>sur</w:delText>
        </w:r>
        <w:r w:rsidDel="00E568D0">
          <w:rPr>
            <w:spacing w:val="38"/>
          </w:rPr>
          <w:delText xml:space="preserve"> </w:delText>
        </w:r>
        <w:r w:rsidDel="00E568D0">
          <w:delText>la</w:delText>
        </w:r>
        <w:r w:rsidDel="00E568D0">
          <w:rPr>
            <w:spacing w:val="38"/>
          </w:rPr>
          <w:delText xml:space="preserve"> </w:delText>
        </w:r>
        <w:r w:rsidDel="00E568D0">
          <w:delText>question</w:delText>
        </w:r>
        <w:r w:rsidDel="00E568D0">
          <w:rPr>
            <w:spacing w:val="38"/>
          </w:rPr>
          <w:delText xml:space="preserve"> </w:delText>
        </w:r>
        <w:r w:rsidDel="00E568D0">
          <w:delText>de</w:delText>
        </w:r>
        <w:r w:rsidDel="00E568D0">
          <w:rPr>
            <w:spacing w:val="38"/>
          </w:rPr>
          <w:delText xml:space="preserve"> </w:delText>
        </w:r>
        <w:r w:rsidDel="00E568D0">
          <w:delText>l’augmentation</w:delText>
        </w:r>
        <w:r w:rsidDel="00E568D0">
          <w:rPr>
            <w:spacing w:val="38"/>
          </w:rPr>
          <w:delText xml:space="preserve"> </w:delText>
        </w:r>
        <w:r w:rsidDel="00E568D0">
          <w:delText>de</w:delText>
        </w:r>
        <w:r w:rsidDel="00E568D0">
          <w:rPr>
            <w:spacing w:val="38"/>
          </w:rPr>
          <w:delText xml:space="preserve"> </w:delText>
        </w:r>
        <w:r w:rsidDel="00E568D0">
          <w:delText>la</w:delText>
        </w:r>
        <w:r w:rsidDel="00E568D0">
          <w:rPr>
            <w:spacing w:val="38"/>
          </w:rPr>
          <w:delText xml:space="preserve"> </w:delText>
        </w:r>
        <w:r w:rsidDel="00E568D0">
          <w:delText>franchise</w:delText>
        </w:r>
        <w:r w:rsidDel="00E568D0">
          <w:rPr>
            <w:spacing w:val="38"/>
          </w:rPr>
          <w:delText xml:space="preserve"> </w:delText>
        </w:r>
        <w:r w:rsidDel="00E568D0">
          <w:delText>minimale, la différence sur la question des primes est ici encore plus importante que celle entre franco- phones</w:delText>
        </w:r>
        <w:r w:rsidDel="00E568D0">
          <w:rPr>
            <w:spacing w:val="-1"/>
          </w:rPr>
          <w:delText xml:space="preserve"> </w:delText>
        </w:r>
        <w:r w:rsidDel="00E568D0">
          <w:delText>et</w:delText>
        </w:r>
        <w:r w:rsidDel="00E568D0">
          <w:rPr>
            <w:spacing w:val="-1"/>
          </w:rPr>
          <w:delText xml:space="preserve"> </w:delText>
        </w:r>
        <w:r w:rsidR="0071627E" w:rsidDel="00E568D0">
          <w:delText>germanophones :</w:delText>
        </w:r>
        <w:r w:rsidDel="00E568D0">
          <w:rPr>
            <w:spacing w:val="-1"/>
          </w:rPr>
          <w:delText xml:space="preserve"> </w:delText>
        </w:r>
        <w:r w:rsidDel="00E568D0">
          <w:delText>le</w:delText>
        </w:r>
        <w:r w:rsidDel="00E568D0">
          <w:rPr>
            <w:spacing w:val="-1"/>
          </w:rPr>
          <w:delText xml:space="preserve"> </w:delText>
        </w:r>
        <w:r w:rsidDel="00E568D0">
          <w:delText>fait</w:delText>
        </w:r>
        <w:r w:rsidDel="00E568D0">
          <w:rPr>
            <w:spacing w:val="-1"/>
          </w:rPr>
          <w:delText xml:space="preserve"> </w:delText>
        </w:r>
        <w:r w:rsidDel="00E568D0">
          <w:delText>d’être</w:delText>
        </w:r>
        <w:r w:rsidDel="00E568D0">
          <w:rPr>
            <w:spacing w:val="-1"/>
          </w:rPr>
          <w:delText xml:space="preserve"> </w:delText>
        </w:r>
        <w:r w:rsidDel="00E568D0">
          <w:delText>italophone</w:delText>
        </w:r>
        <w:r w:rsidDel="00E568D0">
          <w:rPr>
            <w:spacing w:val="-1"/>
          </w:rPr>
          <w:delText xml:space="preserve"> </w:delText>
        </w:r>
        <w:r w:rsidDel="00E568D0">
          <w:delText>augmente</w:delText>
        </w:r>
        <w:r w:rsidDel="00E568D0">
          <w:rPr>
            <w:spacing w:val="-1"/>
          </w:rPr>
          <w:delText xml:space="preserve"> </w:delText>
        </w:r>
        <w:r w:rsidDel="00E568D0">
          <w:delText>de</w:delText>
        </w:r>
        <w:r w:rsidDel="00E568D0">
          <w:rPr>
            <w:spacing w:val="-1"/>
          </w:rPr>
          <w:delText xml:space="preserve"> </w:delText>
        </w:r>
        <w:r w:rsidDel="00E568D0">
          <w:delText>18%</w:delText>
        </w:r>
        <w:r w:rsidDel="00E568D0">
          <w:rPr>
            <w:spacing w:val="-1"/>
          </w:rPr>
          <w:delText xml:space="preserve"> </w:delText>
        </w:r>
        <w:r w:rsidDel="00E568D0">
          <w:delText>la</w:delText>
        </w:r>
        <w:r w:rsidDel="00E568D0">
          <w:rPr>
            <w:spacing w:val="-1"/>
          </w:rPr>
          <w:delText xml:space="preserve"> </w:delText>
        </w:r>
        <w:r w:rsidR="007D1543" w:rsidDel="00E568D0">
          <w:delText>probabilité</w:delText>
        </w:r>
        <w:r w:rsidDel="00E568D0">
          <w:rPr>
            <w:spacing w:val="-1"/>
          </w:rPr>
          <w:delText xml:space="preserve"> </w:delText>
        </w:r>
        <w:r w:rsidDel="00E568D0">
          <w:delText>d’avoir</w:delText>
        </w:r>
        <w:r w:rsidDel="00E568D0">
          <w:rPr>
            <w:spacing w:val="-1"/>
          </w:rPr>
          <w:delText xml:space="preserve"> </w:delText>
        </w:r>
        <w:r w:rsidDel="00E568D0">
          <w:delText>voté oui par rapport aux germanophones.</w:delText>
        </w:r>
      </w:del>
    </w:p>
    <w:p w14:paraId="519CE57C" w14:textId="13388B93" w:rsidR="008725D2" w:rsidDel="00E568D0" w:rsidRDefault="00000000" w:rsidP="00C5376E">
      <w:pPr>
        <w:pStyle w:val="Corpsdetexte"/>
        <w:spacing w:before="193" w:line="283" w:lineRule="auto"/>
        <w:ind w:right="95"/>
        <w:rPr>
          <w:del w:id="215" w:author="Celâl Guney" w:date="2026-09-20T18:49:00Z" w16du:dateUtc="2026-09-20T16:49:00Z"/>
        </w:rPr>
      </w:pPr>
      <w:del w:id="216" w:author="Celâl Guney" w:date="2026-09-20T18:49:00Z" w16du:dateUtc="2026-09-20T16:49:00Z">
        <w:r w:rsidDel="00E568D0">
          <w:delText>À partir de ces résultats, il est possible de conclure que la probabilité de soutenir des poli- tiques économiques qui impliqueraient une remise en cause de certains principes néolibéraux de la LAMal est associée négativement au niveau de revenu, positivement à l’âge et au fait d’être retraité, italophone et francophone. Elle est aussi associée positivement à des positions de gauche sur d’autres enjeux socio-économiques, ainsi qu’aux chances de voter pour des partis de gauche. Les résultats de nos deux modèles logistiques suggèrent finalement que le clivage</w:delText>
        </w:r>
        <w:r w:rsidDel="00E568D0">
          <w:rPr>
            <w:spacing w:val="19"/>
          </w:rPr>
          <w:delText xml:space="preserve"> </w:delText>
        </w:r>
        <w:r w:rsidDel="00E568D0">
          <w:delText>le</w:delText>
        </w:r>
        <w:r w:rsidDel="00E568D0">
          <w:rPr>
            <w:spacing w:val="19"/>
          </w:rPr>
          <w:delText xml:space="preserve"> </w:delText>
        </w:r>
        <w:r w:rsidDel="00E568D0">
          <w:delText>plus</w:delText>
        </w:r>
        <w:r w:rsidDel="00E568D0">
          <w:rPr>
            <w:spacing w:val="19"/>
          </w:rPr>
          <w:delText xml:space="preserve"> </w:delText>
        </w:r>
        <w:r w:rsidDel="00E568D0">
          <w:delText>important</w:delText>
        </w:r>
        <w:r w:rsidDel="00E568D0">
          <w:rPr>
            <w:spacing w:val="19"/>
          </w:rPr>
          <w:delText xml:space="preserve"> </w:delText>
        </w:r>
        <w:r w:rsidDel="00E568D0">
          <w:delText>est</w:delText>
        </w:r>
        <w:r w:rsidDel="00E568D0">
          <w:rPr>
            <w:spacing w:val="19"/>
          </w:rPr>
          <w:delText xml:space="preserve"> </w:delText>
        </w:r>
        <w:r w:rsidDel="00E568D0">
          <w:delText>celui</w:delText>
        </w:r>
        <w:r w:rsidDel="00E568D0">
          <w:rPr>
            <w:spacing w:val="19"/>
          </w:rPr>
          <w:delText xml:space="preserve"> </w:delText>
        </w:r>
        <w:r w:rsidDel="00E568D0">
          <w:delText>de</w:delText>
        </w:r>
        <w:r w:rsidDel="00E568D0">
          <w:rPr>
            <w:spacing w:val="19"/>
          </w:rPr>
          <w:delText xml:space="preserve"> </w:delText>
        </w:r>
        <w:r w:rsidDel="00E568D0">
          <w:delText>la</w:delText>
        </w:r>
        <w:r w:rsidDel="00E568D0">
          <w:rPr>
            <w:spacing w:val="19"/>
          </w:rPr>
          <w:delText xml:space="preserve"> </w:delText>
        </w:r>
        <w:r w:rsidR="0071627E" w:rsidDel="00E568D0">
          <w:delText>langue :</w:delText>
        </w:r>
        <w:r w:rsidDel="00E568D0">
          <w:rPr>
            <w:spacing w:val="19"/>
          </w:rPr>
          <w:delText xml:space="preserve"> </w:delText>
        </w:r>
        <w:r w:rsidDel="00E568D0">
          <w:delText>les</w:delText>
        </w:r>
        <w:r w:rsidDel="00E568D0">
          <w:rPr>
            <w:spacing w:val="19"/>
          </w:rPr>
          <w:delText xml:space="preserve"> </w:delText>
        </w:r>
        <w:r w:rsidDel="00E568D0">
          <w:delText>Suisses</w:delText>
        </w:r>
        <w:r w:rsidDel="00E568D0">
          <w:rPr>
            <w:spacing w:val="19"/>
          </w:rPr>
          <w:delText xml:space="preserve"> </w:delText>
        </w:r>
        <w:r w:rsidDel="00E568D0">
          <w:delText>allemands</w:delText>
        </w:r>
        <w:r w:rsidDel="00E568D0">
          <w:rPr>
            <w:spacing w:val="19"/>
          </w:rPr>
          <w:delText xml:space="preserve"> </w:delText>
        </w:r>
        <w:r w:rsidDel="00E568D0">
          <w:delText>étant</w:delText>
        </w:r>
        <w:r w:rsidDel="00E568D0">
          <w:rPr>
            <w:spacing w:val="19"/>
          </w:rPr>
          <w:delText xml:space="preserve"> </w:delText>
        </w:r>
        <w:r w:rsidDel="00E568D0">
          <w:delText>les</w:delText>
        </w:r>
        <w:r w:rsidDel="00E568D0">
          <w:rPr>
            <w:spacing w:val="19"/>
          </w:rPr>
          <w:delText xml:space="preserve"> </w:delText>
        </w:r>
        <w:r w:rsidDel="00E568D0">
          <w:delText>plus</w:delText>
        </w:r>
        <w:r w:rsidDel="00E568D0">
          <w:rPr>
            <w:spacing w:val="19"/>
          </w:rPr>
          <w:delText xml:space="preserve"> </w:delText>
        </w:r>
        <w:r w:rsidDel="00E568D0">
          <w:delText>opposés à l’initiative sur l’allègement des primes et plus favorables à l’augmentation de la franchise minimale. Comment expliquer de telles disparités entre, les francophones et italophones d’un côté, et les germanophones de l’autre ? Une explication possible réside dans les disparités régionales du niveau des primes de l’assurance-</w:delText>
        </w:r>
        <w:r w:rsidR="0071627E" w:rsidDel="00E568D0">
          <w:delText>maladie :</w:delText>
        </w:r>
        <w:r w:rsidDel="00E568D0">
          <w:delText xml:space="preserve"> les primes sont typiquement moins élevées dans les cantons suisses alémaniques par rapport aux cantons romands et le Tessin.</w:delText>
        </w:r>
      </w:del>
    </w:p>
    <w:p w14:paraId="0B1CAE93" w14:textId="45405CC5" w:rsidR="008725D2" w:rsidDel="00420381" w:rsidRDefault="008725D2" w:rsidP="00420381">
      <w:pPr>
        <w:pStyle w:val="Corpsdetexte"/>
        <w:spacing w:line="283" w:lineRule="auto"/>
        <w:ind w:left="0"/>
        <w:rPr>
          <w:del w:id="217" w:author="Celâl Guney" w:date="2026-09-20T19:44:00Z" w16du:dateUtc="2026-09-20T17:44:00Z"/>
        </w:rPr>
        <w:sectPr w:rsidR="008725D2" w:rsidDel="00420381">
          <w:pgSz w:w="11910" w:h="16840"/>
          <w:pgMar w:top="1200" w:right="1275" w:bottom="1100" w:left="1275" w:header="0" w:footer="904" w:gutter="0"/>
          <w:cols w:space="720"/>
        </w:sectPr>
        <w:pPrChange w:id="218" w:author="Celâl Guney" w:date="2026-09-20T19:44:00Z" w16du:dateUtc="2026-09-20T17:44:00Z">
          <w:pPr>
            <w:pStyle w:val="Corpsdetexte"/>
            <w:spacing w:line="283" w:lineRule="auto"/>
          </w:pPr>
        </w:pPrChange>
      </w:pPr>
    </w:p>
    <w:p w14:paraId="6661FFC9" w14:textId="5133BF6B" w:rsidR="008725D2" w:rsidDel="00420381" w:rsidRDefault="00000000" w:rsidP="00420381">
      <w:pPr>
        <w:pStyle w:val="Corpsdetexte"/>
        <w:spacing w:line="283" w:lineRule="auto"/>
        <w:ind w:left="0"/>
        <w:rPr>
          <w:del w:id="219" w:author="Celâl Guney" w:date="2026-09-20T19:44:00Z" w16du:dateUtc="2026-09-20T17:44:00Z"/>
          <w:sz w:val="20"/>
        </w:rPr>
        <w:pPrChange w:id="220" w:author="Celâl Guney" w:date="2026-09-20T19:44:00Z" w16du:dateUtc="2026-09-20T17:44:00Z">
          <w:pPr>
            <w:pStyle w:val="Corpsdetexte"/>
            <w:spacing w:before="0"/>
            <w:ind w:left="677"/>
            <w:jc w:val="left"/>
          </w:pPr>
        </w:pPrChange>
      </w:pPr>
      <w:del w:id="221" w:author="Celâl Guney" w:date="2026-09-20T19:44:00Z" w16du:dateUtc="2026-09-20T17:44:00Z">
        <w:r w:rsidDel="00420381">
          <w:rPr>
            <w:noProof/>
            <w:sz w:val="20"/>
          </w:rPr>
          <w:drawing>
            <wp:inline distT="0" distB="0" distL="0" distR="0" wp14:anchorId="64D2A899" wp14:editId="009AE29B">
              <wp:extent cx="5000920" cy="500062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000920" cy="5000625"/>
                      </a:xfrm>
                      <a:prstGeom prst="rect">
                        <a:avLst/>
                      </a:prstGeom>
                    </pic:spPr>
                  </pic:pic>
                </a:graphicData>
              </a:graphic>
            </wp:inline>
          </w:drawing>
        </w:r>
      </w:del>
    </w:p>
    <w:p w14:paraId="589EBFAC" w14:textId="24E584D5" w:rsidR="008725D2" w:rsidDel="00420381" w:rsidRDefault="008725D2" w:rsidP="00420381">
      <w:pPr>
        <w:pStyle w:val="Corpsdetexte"/>
        <w:spacing w:line="283" w:lineRule="auto"/>
        <w:ind w:left="0"/>
        <w:rPr>
          <w:del w:id="222" w:author="Celâl Guney" w:date="2026-09-20T19:44:00Z" w16du:dateUtc="2026-09-20T17:44:00Z"/>
          <w:sz w:val="16"/>
        </w:rPr>
        <w:pPrChange w:id="223" w:author="Celâl Guney" w:date="2026-09-20T19:44:00Z" w16du:dateUtc="2026-09-20T17:44:00Z">
          <w:pPr>
            <w:pStyle w:val="Corpsdetexte"/>
            <w:spacing w:before="30"/>
            <w:ind w:left="0"/>
            <w:jc w:val="left"/>
          </w:pPr>
        </w:pPrChange>
      </w:pPr>
    </w:p>
    <w:p w14:paraId="5D2C1AC6" w14:textId="65E14FB6" w:rsidR="008725D2" w:rsidRPr="007D1543" w:rsidRDefault="00E4231E" w:rsidP="00420381">
      <w:pPr>
        <w:pStyle w:val="Corpsdetexte"/>
        <w:spacing w:line="283" w:lineRule="auto"/>
        <w:ind w:left="0"/>
        <w:pPrChange w:id="224" w:author="Celâl Guney" w:date="2026-09-20T19:44:00Z" w16du:dateUtc="2026-09-20T17:44:00Z">
          <w:pPr>
            <w:spacing w:line="302" w:lineRule="auto"/>
            <w:ind w:left="1679" w:hanging="1518"/>
          </w:pPr>
        </w:pPrChange>
      </w:pPr>
      <w:bookmarkStart w:id="225" w:name="_bookmark20"/>
      <w:bookmarkEnd w:id="225"/>
      <w:r>
        <w:t>Figure</w:t>
      </w:r>
      <w:r w:rsidRPr="007D1543">
        <w:t xml:space="preserve"> </w:t>
      </w:r>
      <w:ins w:id="226" w:author="Celâl Guney" w:date="2026-09-20T19:10:00Z" w16du:dateUtc="2026-09-20T17:10:00Z">
        <w:r w:rsidR="008F57B1">
          <w:t>4</w:t>
        </w:r>
      </w:ins>
      <w:del w:id="227" w:author="Celâl Guney" w:date="2026-09-20T19:10:00Z" w16du:dateUtc="2026-09-20T17:10:00Z">
        <w:r w:rsidRPr="007D1543" w:rsidDel="008F57B1">
          <w:delText>6</w:delText>
        </w:r>
      </w:del>
      <w:r w:rsidRPr="007D1543">
        <w:t xml:space="preserve">. – Carte bivariée au niveau des communes </w:t>
      </w:r>
      <w:r w:rsidR="0071627E" w:rsidRPr="007D1543">
        <w:t>suisses :</w:t>
      </w:r>
      <w:r w:rsidRPr="007D1543">
        <w:t xml:space="preserve"> pourcentage de votes en faveur de l’initiative pour l’allègement des primes et</w:t>
      </w:r>
      <w:r w:rsidRPr="007D1543">
        <w:rPr>
          <w:spacing w:val="40"/>
        </w:rPr>
        <w:t xml:space="preserve"> </w:t>
      </w:r>
      <w:r w:rsidRPr="007D1543">
        <w:t xml:space="preserve">primes standards en pourcentage du revenu disponible médian de la commune. </w:t>
      </w:r>
      <w:r w:rsidR="0071627E" w:rsidRPr="007D1543">
        <w:t>Source :</w:t>
      </w:r>
      <w:r w:rsidRPr="007D1543">
        <w:t xml:space="preserve"> OFS.</w:t>
      </w:r>
    </w:p>
    <w:p w14:paraId="000C1059" w14:textId="77777777" w:rsidR="008725D2" w:rsidRDefault="008725D2">
      <w:pPr>
        <w:pStyle w:val="Corpsdetexte"/>
        <w:spacing w:before="28"/>
        <w:ind w:left="0"/>
        <w:jc w:val="left"/>
        <w:rPr>
          <w:sz w:val="16"/>
        </w:rPr>
      </w:pPr>
    </w:p>
    <w:p w14:paraId="486003CC" w14:textId="53EC465A" w:rsidR="008725D2" w:rsidRDefault="00000000" w:rsidP="00CB72A5">
      <w:pPr>
        <w:pStyle w:val="Corpsdetexte"/>
        <w:spacing w:before="0" w:line="283" w:lineRule="auto"/>
        <w:ind w:left="0" w:right="140"/>
        <w:pPrChange w:id="228" w:author="Celâl Guney" w:date="2026-09-20T19:50:00Z" w16du:dateUtc="2026-09-20T17:50:00Z">
          <w:pPr>
            <w:pStyle w:val="Corpsdetexte"/>
            <w:spacing w:before="0" w:line="283" w:lineRule="auto"/>
            <w:ind w:right="140"/>
          </w:pPr>
        </w:pPrChange>
      </w:pPr>
      <w:del w:id="229" w:author="Celâl Guney" w:date="2026-09-20T19:51:00Z" w16du:dateUtc="2026-09-20T17:51:00Z">
        <w:r w:rsidDel="00CB72A5">
          <w:delText>Cette</w:delText>
        </w:r>
        <w:r w:rsidDel="00CB72A5">
          <w:rPr>
            <w:spacing w:val="-4"/>
          </w:rPr>
          <w:delText xml:space="preserve"> </w:delText>
        </w:r>
        <w:r w:rsidDel="00CB72A5">
          <w:delText>hypothèse</w:delText>
        </w:r>
      </w:del>
      <w:ins w:id="230" w:author="Celâl Guney" w:date="2026-09-20T19:51:00Z" w16du:dateUtc="2026-09-20T17:51:00Z">
        <w:r w:rsidR="00CB72A5">
          <w:t>Les disparités régionales dans la distribution des coûts des primes</w:t>
        </w:r>
      </w:ins>
      <w:r>
        <w:rPr>
          <w:spacing w:val="-4"/>
        </w:rPr>
        <w:t xml:space="preserve"> </w:t>
      </w:r>
      <w:del w:id="231" w:author="Celâl Guney" w:date="2026-09-20T19:51:00Z" w16du:dateUtc="2026-09-20T17:51:00Z">
        <w:r w:rsidDel="00CB72A5">
          <w:delText>est</w:delText>
        </w:r>
        <w:r w:rsidDel="00CB72A5">
          <w:rPr>
            <w:spacing w:val="-4"/>
          </w:rPr>
          <w:delText xml:space="preserve"> </w:delText>
        </w:r>
      </w:del>
      <w:ins w:id="232" w:author="Celâl Guney" w:date="2026-09-20T19:51:00Z" w16du:dateUtc="2026-09-20T17:51:00Z">
        <w:r w:rsidR="00CB72A5">
          <w:t xml:space="preserve">sont </w:t>
        </w:r>
      </w:ins>
      <w:r>
        <w:t>confirmée</w:t>
      </w:r>
      <w:ins w:id="233" w:author="Celâl Guney" w:date="2026-09-20T19:51:00Z" w16du:dateUtc="2026-09-20T17:51:00Z">
        <w:r w:rsidR="00CB72A5">
          <w:t>s</w:t>
        </w:r>
      </w:ins>
      <w:r>
        <w:rPr>
          <w:spacing w:val="-4"/>
        </w:rPr>
        <w:t xml:space="preserve"> </w:t>
      </w:r>
      <w:r>
        <w:t>par</w:t>
      </w:r>
      <w:r>
        <w:rPr>
          <w:spacing w:val="-4"/>
        </w:rPr>
        <w:t xml:space="preserve"> </w:t>
      </w:r>
      <w:r w:rsidR="00E4231E">
        <w:fldChar w:fldCharType="begin"/>
      </w:r>
      <w:r w:rsidR="00E4231E">
        <w:instrText>HYPERLINK \l "_bookmark20"</w:instrText>
      </w:r>
      <w:r w:rsidR="00E4231E">
        <w:fldChar w:fldCharType="separate"/>
      </w:r>
      <w:r w:rsidR="00E4231E">
        <w:t>la figure</w:t>
      </w:r>
      <w:r w:rsidR="008725D2">
        <w:rPr>
          <w:spacing w:val="-4"/>
        </w:rPr>
        <w:t xml:space="preserve"> </w:t>
      </w:r>
      <w:r w:rsidR="008725D2">
        <w:t>6</w:t>
      </w:r>
      <w:r w:rsidR="00E4231E">
        <w:fldChar w:fldCharType="end"/>
      </w:r>
      <w:r>
        <w:t>,</w:t>
      </w:r>
      <w:r>
        <w:rPr>
          <w:spacing w:val="-4"/>
        </w:rPr>
        <w:t xml:space="preserve"> </w:t>
      </w:r>
      <w:r>
        <w:t>qui</w:t>
      </w:r>
      <w:r>
        <w:rPr>
          <w:spacing w:val="-4"/>
        </w:rPr>
        <w:t xml:space="preserve"> </w:t>
      </w:r>
      <w:r>
        <w:t>montre</w:t>
      </w:r>
      <w:r>
        <w:rPr>
          <w:spacing w:val="-4"/>
        </w:rPr>
        <w:t xml:space="preserve"> </w:t>
      </w:r>
      <w:r>
        <w:t>les</w:t>
      </w:r>
      <w:r>
        <w:rPr>
          <w:spacing w:val="-4"/>
        </w:rPr>
        <w:t xml:space="preserve"> </w:t>
      </w:r>
      <w:r>
        <w:t>résultats</w:t>
      </w:r>
      <w:r>
        <w:rPr>
          <w:spacing w:val="-4"/>
        </w:rPr>
        <w:t xml:space="preserve"> </w:t>
      </w:r>
      <w:r>
        <w:t>au</w:t>
      </w:r>
      <w:r>
        <w:rPr>
          <w:spacing w:val="-4"/>
        </w:rPr>
        <w:t xml:space="preserve"> </w:t>
      </w:r>
      <w:r>
        <w:t>niveau</w:t>
      </w:r>
      <w:r>
        <w:rPr>
          <w:spacing w:val="-4"/>
        </w:rPr>
        <w:t xml:space="preserve"> </w:t>
      </w:r>
      <w:r>
        <w:t>des</w:t>
      </w:r>
      <w:r>
        <w:rPr>
          <w:spacing w:val="-4"/>
        </w:rPr>
        <w:t xml:space="preserve"> </w:t>
      </w:r>
      <w:r>
        <w:t>communes</w:t>
      </w:r>
      <w:r>
        <w:rPr>
          <w:spacing w:val="-4"/>
        </w:rPr>
        <w:t xml:space="preserve"> </w:t>
      </w:r>
      <w:r>
        <w:t>des votes en faveur de l’initiative pour l’allègement des primes, ainsi que le ratio entre le niveau des</w:t>
      </w:r>
      <w:r>
        <w:rPr>
          <w:spacing w:val="-4"/>
        </w:rPr>
        <w:t xml:space="preserve"> </w:t>
      </w:r>
      <w:r>
        <w:t>primes</w:t>
      </w:r>
      <w:r>
        <w:rPr>
          <w:spacing w:val="-4"/>
        </w:rPr>
        <w:t xml:space="preserve"> </w:t>
      </w:r>
      <w:r>
        <w:t>standards</w:t>
      </w:r>
      <w:r w:rsidR="007D1543">
        <w:rPr>
          <w:rStyle w:val="Appelnotedebasdep"/>
        </w:rPr>
        <w:footnoteReference w:id="9"/>
      </w:r>
      <w:r>
        <w:rPr>
          <w:spacing w:val="-4"/>
        </w:rPr>
        <w:t xml:space="preserve"> </w:t>
      </w:r>
      <w:r>
        <w:t>et</w:t>
      </w:r>
      <w:r>
        <w:rPr>
          <w:spacing w:val="-4"/>
        </w:rPr>
        <w:t xml:space="preserve"> </w:t>
      </w:r>
      <w:r>
        <w:t>le</w:t>
      </w:r>
      <w:r>
        <w:rPr>
          <w:spacing w:val="-4"/>
        </w:rPr>
        <w:t xml:space="preserve"> </w:t>
      </w:r>
      <w:r>
        <w:t>revenu</w:t>
      </w:r>
      <w:r>
        <w:rPr>
          <w:spacing w:val="-4"/>
        </w:rPr>
        <w:t xml:space="preserve"> </w:t>
      </w:r>
      <w:r>
        <w:t>disponible</w:t>
      </w:r>
      <w:r>
        <w:rPr>
          <w:spacing w:val="-4"/>
        </w:rPr>
        <w:t xml:space="preserve"> </w:t>
      </w:r>
      <w:r>
        <w:t>médian</w:t>
      </w:r>
      <w:r>
        <w:rPr>
          <w:spacing w:val="-4"/>
        </w:rPr>
        <w:t xml:space="preserve"> </w:t>
      </w:r>
      <w:r>
        <w:t>de</w:t>
      </w:r>
      <w:r>
        <w:rPr>
          <w:spacing w:val="-4"/>
        </w:rPr>
        <w:t xml:space="preserve"> </w:t>
      </w:r>
      <w:r>
        <w:t>la</w:t>
      </w:r>
      <w:r>
        <w:rPr>
          <w:spacing w:val="-4"/>
        </w:rPr>
        <w:t xml:space="preserve"> </w:t>
      </w:r>
      <w:r>
        <w:t>commune</w:t>
      </w:r>
      <w:bookmarkStart w:id="236" w:name="_bookmark21"/>
      <w:bookmarkEnd w:id="236"/>
      <w:del w:id="237" w:author="Celâl Guney" w:date="2026-09-20T19:49:00Z" w16du:dateUtc="2026-09-20T17:49:00Z">
        <w:r w:rsidDel="00CB72A5">
          <w:fldChar w:fldCharType="begin"/>
        </w:r>
        <w:r w:rsidDel="00CB72A5">
          <w:delInstrText>HYPERLINK \l "_bookmark22"</w:delInstrText>
        </w:r>
        <w:r w:rsidDel="00CB72A5">
          <w:fldChar w:fldCharType="separate"/>
        </w:r>
        <w:r w:rsidDel="00CB72A5">
          <w:delText>9</w:delText>
        </w:r>
        <w:r w:rsidDel="00CB72A5">
          <w:fldChar w:fldCharType="end"/>
        </w:r>
      </w:del>
      <w:r>
        <w:t>.</w:t>
      </w:r>
      <w:r>
        <w:rPr>
          <w:spacing w:val="-4"/>
        </w:rPr>
        <w:t xml:space="preserve"> </w:t>
      </w:r>
      <w:r>
        <w:t>Les</w:t>
      </w:r>
      <w:r>
        <w:rPr>
          <w:spacing w:val="-4"/>
        </w:rPr>
        <w:t xml:space="preserve"> </w:t>
      </w:r>
      <w:r>
        <w:t>communes</w:t>
      </w:r>
      <w:r>
        <w:rPr>
          <w:spacing w:val="-4"/>
        </w:rPr>
        <w:t xml:space="preserve"> </w:t>
      </w:r>
      <w:r>
        <w:t>colorées en brun sur la carte bivariée sont celles ayant fortement voté en faveur de l’initiative et ayant des primes standards élevées par rapport au revenu disponible médian. Ces communes sont avant</w:t>
      </w:r>
      <w:r>
        <w:rPr>
          <w:spacing w:val="-4"/>
        </w:rPr>
        <w:t xml:space="preserve"> </w:t>
      </w:r>
      <w:r>
        <w:t>tout</w:t>
      </w:r>
      <w:r>
        <w:rPr>
          <w:spacing w:val="-4"/>
        </w:rPr>
        <w:t xml:space="preserve"> </w:t>
      </w:r>
      <w:r>
        <w:t>présentes</w:t>
      </w:r>
      <w:r>
        <w:rPr>
          <w:spacing w:val="-4"/>
        </w:rPr>
        <w:t xml:space="preserve"> </w:t>
      </w:r>
      <w:r>
        <w:t>au</w:t>
      </w:r>
      <w:r>
        <w:rPr>
          <w:spacing w:val="-4"/>
        </w:rPr>
        <w:t xml:space="preserve"> </w:t>
      </w:r>
      <w:r>
        <w:t>Tessin,</w:t>
      </w:r>
      <w:r>
        <w:rPr>
          <w:spacing w:val="-4"/>
        </w:rPr>
        <w:t xml:space="preserve"> </w:t>
      </w:r>
      <w:r>
        <w:t>à</w:t>
      </w:r>
      <w:r>
        <w:rPr>
          <w:spacing w:val="-4"/>
        </w:rPr>
        <w:t xml:space="preserve"> </w:t>
      </w:r>
      <w:r>
        <w:t>Genève,</w:t>
      </w:r>
      <w:r>
        <w:rPr>
          <w:spacing w:val="-4"/>
        </w:rPr>
        <w:t xml:space="preserve"> </w:t>
      </w:r>
      <w:r>
        <w:t>Neuchâtel,</w:t>
      </w:r>
      <w:r>
        <w:rPr>
          <w:spacing w:val="-4"/>
        </w:rPr>
        <w:t xml:space="preserve"> </w:t>
      </w:r>
      <w:r>
        <w:t>au</w:t>
      </w:r>
      <w:r>
        <w:rPr>
          <w:spacing w:val="-4"/>
        </w:rPr>
        <w:t xml:space="preserve"> </w:t>
      </w:r>
      <w:r>
        <w:t>Jura</w:t>
      </w:r>
      <w:r>
        <w:rPr>
          <w:spacing w:val="-4"/>
        </w:rPr>
        <w:t xml:space="preserve"> </w:t>
      </w:r>
      <w:r>
        <w:t>et</w:t>
      </w:r>
      <w:r>
        <w:rPr>
          <w:spacing w:val="-4"/>
        </w:rPr>
        <w:t xml:space="preserve"> </w:t>
      </w:r>
      <w:r>
        <w:t>au</w:t>
      </w:r>
      <w:r>
        <w:rPr>
          <w:spacing w:val="-4"/>
        </w:rPr>
        <w:t xml:space="preserve"> </w:t>
      </w:r>
      <w:r>
        <w:t>Valais.</w:t>
      </w:r>
      <w:r>
        <w:rPr>
          <w:spacing w:val="-4"/>
        </w:rPr>
        <w:t xml:space="preserve"> </w:t>
      </w:r>
      <w:r>
        <w:t>Le</w:t>
      </w:r>
      <w:r>
        <w:rPr>
          <w:spacing w:val="-4"/>
        </w:rPr>
        <w:t xml:space="preserve"> </w:t>
      </w:r>
      <w:r>
        <w:t>canton</w:t>
      </w:r>
      <w:r>
        <w:rPr>
          <w:spacing w:val="-4"/>
        </w:rPr>
        <w:t xml:space="preserve"> </w:t>
      </w:r>
      <w:r>
        <w:t>de</w:t>
      </w:r>
      <w:r>
        <w:rPr>
          <w:spacing w:val="-4"/>
        </w:rPr>
        <w:t xml:space="preserve"> </w:t>
      </w:r>
      <w:r>
        <w:t>Vaud</w:t>
      </w:r>
      <w:r>
        <w:rPr>
          <w:spacing w:val="-4"/>
        </w:rPr>
        <w:t xml:space="preserve"> </w:t>
      </w:r>
      <w:r>
        <w:t>a aussi</w:t>
      </w:r>
      <w:r>
        <w:rPr>
          <w:spacing w:val="-4"/>
        </w:rPr>
        <w:t xml:space="preserve"> </w:t>
      </w:r>
      <w:r>
        <w:t>fortement</w:t>
      </w:r>
      <w:r>
        <w:rPr>
          <w:spacing w:val="-4"/>
        </w:rPr>
        <w:t xml:space="preserve"> </w:t>
      </w:r>
      <w:r>
        <w:t>voté</w:t>
      </w:r>
      <w:r>
        <w:rPr>
          <w:spacing w:val="-4"/>
        </w:rPr>
        <w:t xml:space="preserve"> </w:t>
      </w:r>
      <w:r>
        <w:t>en</w:t>
      </w:r>
      <w:r>
        <w:rPr>
          <w:spacing w:val="-4"/>
        </w:rPr>
        <w:t xml:space="preserve"> </w:t>
      </w:r>
      <w:r>
        <w:t>faveur</w:t>
      </w:r>
      <w:r>
        <w:rPr>
          <w:spacing w:val="-4"/>
        </w:rPr>
        <w:t xml:space="preserve"> </w:t>
      </w:r>
      <w:r>
        <w:t>de</w:t>
      </w:r>
      <w:r>
        <w:rPr>
          <w:spacing w:val="-4"/>
        </w:rPr>
        <w:t xml:space="preserve"> </w:t>
      </w:r>
      <w:r>
        <w:t>l’initiative,</w:t>
      </w:r>
      <w:r>
        <w:rPr>
          <w:spacing w:val="-4"/>
        </w:rPr>
        <w:t xml:space="preserve"> </w:t>
      </w:r>
      <w:r>
        <w:t>mais</w:t>
      </w:r>
      <w:r>
        <w:rPr>
          <w:spacing w:val="-4"/>
        </w:rPr>
        <w:t xml:space="preserve"> </w:t>
      </w:r>
      <w:r>
        <w:t>le</w:t>
      </w:r>
      <w:r>
        <w:rPr>
          <w:spacing w:val="-4"/>
        </w:rPr>
        <w:t xml:space="preserve"> </w:t>
      </w:r>
      <w:r>
        <w:t>poids</w:t>
      </w:r>
      <w:r>
        <w:rPr>
          <w:spacing w:val="-4"/>
        </w:rPr>
        <w:t xml:space="preserve"> </w:t>
      </w:r>
      <w:r>
        <w:t>des</w:t>
      </w:r>
      <w:r>
        <w:rPr>
          <w:spacing w:val="-4"/>
        </w:rPr>
        <w:t xml:space="preserve"> </w:t>
      </w:r>
      <w:r>
        <w:t>primes</w:t>
      </w:r>
      <w:r>
        <w:rPr>
          <w:spacing w:val="-4"/>
        </w:rPr>
        <w:t xml:space="preserve"> </w:t>
      </w:r>
      <w:r>
        <w:t>sur</w:t>
      </w:r>
      <w:r>
        <w:rPr>
          <w:spacing w:val="-4"/>
        </w:rPr>
        <w:t xml:space="preserve"> </w:t>
      </w:r>
      <w:r>
        <w:t>le</w:t>
      </w:r>
      <w:r>
        <w:rPr>
          <w:spacing w:val="-4"/>
        </w:rPr>
        <w:t xml:space="preserve"> </w:t>
      </w:r>
      <w:r>
        <w:t>revenu</w:t>
      </w:r>
      <w:r>
        <w:rPr>
          <w:spacing w:val="-4"/>
        </w:rPr>
        <w:t xml:space="preserve"> </w:t>
      </w:r>
      <w:r>
        <w:t>disponible médian n’est pas aussi prononcé que dans les autres cantons romands et qu’au Tessin. Du</w:t>
      </w:r>
      <w:r>
        <w:rPr>
          <w:spacing w:val="80"/>
        </w:rPr>
        <w:t xml:space="preserve"> </w:t>
      </w:r>
      <w:r>
        <w:t xml:space="preserve">côté de la Suisse centrale, de la Suisse du nord-ouest, de Zürich et du nord de la Suisse orientale, nous pouvons constater que les primes standards sont faibles par rapport au revenu disponible médian et que l’opposition à l’initiative est forte (zones grises). Les communes de l’est et du sud du canton de Berne ont des primes </w:t>
      </w:r>
      <w:r>
        <w:lastRenderedPageBreak/>
        <w:t>standards élevées, mais ont moins soutenu l’initiative</w:t>
      </w:r>
      <w:r>
        <w:rPr>
          <w:spacing w:val="22"/>
        </w:rPr>
        <w:t xml:space="preserve"> </w:t>
      </w:r>
      <w:r>
        <w:t>que</w:t>
      </w:r>
      <w:r>
        <w:rPr>
          <w:spacing w:val="23"/>
        </w:rPr>
        <w:t xml:space="preserve"> </w:t>
      </w:r>
      <w:r>
        <w:t>l’Arc</w:t>
      </w:r>
      <w:r>
        <w:rPr>
          <w:spacing w:val="23"/>
        </w:rPr>
        <w:t xml:space="preserve"> </w:t>
      </w:r>
      <w:r>
        <w:t>Lémanique</w:t>
      </w:r>
      <w:r>
        <w:rPr>
          <w:spacing w:val="23"/>
        </w:rPr>
        <w:t xml:space="preserve"> </w:t>
      </w:r>
      <w:r>
        <w:t>(zones</w:t>
      </w:r>
      <w:r>
        <w:rPr>
          <w:spacing w:val="22"/>
        </w:rPr>
        <w:t xml:space="preserve"> </w:t>
      </w:r>
      <w:r>
        <w:t>rouges).</w:t>
      </w:r>
      <w:r>
        <w:rPr>
          <w:spacing w:val="23"/>
        </w:rPr>
        <w:t xml:space="preserve"> </w:t>
      </w:r>
      <w:r>
        <w:t>L’opposition</w:t>
      </w:r>
      <w:r>
        <w:rPr>
          <w:spacing w:val="23"/>
        </w:rPr>
        <w:t xml:space="preserve"> </w:t>
      </w:r>
      <w:r>
        <w:t>à</w:t>
      </w:r>
      <w:r>
        <w:rPr>
          <w:spacing w:val="23"/>
        </w:rPr>
        <w:t xml:space="preserve"> </w:t>
      </w:r>
      <w:r>
        <w:t>l’initiative</w:t>
      </w:r>
      <w:r>
        <w:rPr>
          <w:spacing w:val="22"/>
        </w:rPr>
        <w:t xml:space="preserve"> </w:t>
      </w:r>
      <w:r>
        <w:t>dans</w:t>
      </w:r>
      <w:r>
        <w:rPr>
          <w:spacing w:val="23"/>
        </w:rPr>
        <w:t xml:space="preserve"> </w:t>
      </w:r>
      <w:r>
        <w:t>les</w:t>
      </w:r>
      <w:r>
        <w:rPr>
          <w:spacing w:val="23"/>
        </w:rPr>
        <w:t xml:space="preserve"> </w:t>
      </w:r>
      <w:r>
        <w:rPr>
          <w:spacing w:val="-2"/>
        </w:rPr>
        <w:t>région</w:t>
      </w:r>
      <w:bookmarkStart w:id="238" w:name="_bookmark22"/>
      <w:bookmarkEnd w:id="238"/>
      <w:r w:rsidR="007D1543">
        <w:rPr>
          <w:sz w:val="20"/>
        </w:rPr>
        <w:t xml:space="preserve">s </w:t>
      </w:r>
      <w:r>
        <w:t>suisses alémaniques peut donc s’expliquer par le fait que les primes de l’assurance-maladie obligatoire</w:t>
      </w:r>
      <w:r>
        <w:rPr>
          <w:spacing w:val="40"/>
        </w:rPr>
        <w:t xml:space="preserve"> </w:t>
      </w:r>
      <w:r>
        <w:t>ne</w:t>
      </w:r>
      <w:r>
        <w:rPr>
          <w:spacing w:val="40"/>
        </w:rPr>
        <w:t xml:space="preserve"> </w:t>
      </w:r>
      <w:r>
        <w:t>constituent</w:t>
      </w:r>
      <w:r>
        <w:rPr>
          <w:spacing w:val="40"/>
        </w:rPr>
        <w:t xml:space="preserve"> </w:t>
      </w:r>
      <w:r>
        <w:t>pas</w:t>
      </w:r>
      <w:r>
        <w:rPr>
          <w:spacing w:val="40"/>
        </w:rPr>
        <w:t xml:space="preserve"> </w:t>
      </w:r>
      <w:r>
        <w:t>(encore)</w:t>
      </w:r>
      <w:r>
        <w:rPr>
          <w:spacing w:val="40"/>
        </w:rPr>
        <w:t xml:space="preserve"> </w:t>
      </w:r>
      <w:r>
        <w:t>un</w:t>
      </w:r>
      <w:r>
        <w:rPr>
          <w:spacing w:val="40"/>
        </w:rPr>
        <w:t xml:space="preserve"> </w:t>
      </w:r>
      <w:r>
        <w:t>problème</w:t>
      </w:r>
      <w:r>
        <w:rPr>
          <w:spacing w:val="40"/>
        </w:rPr>
        <w:t xml:space="preserve"> </w:t>
      </w:r>
      <w:r>
        <w:t>politique</w:t>
      </w:r>
      <w:r>
        <w:rPr>
          <w:spacing w:val="40"/>
        </w:rPr>
        <w:t xml:space="preserve"> </w:t>
      </w:r>
      <w:r>
        <w:t>majeur</w:t>
      </w:r>
      <w:r>
        <w:rPr>
          <w:spacing w:val="40"/>
        </w:rPr>
        <w:t xml:space="preserve"> </w:t>
      </w:r>
      <w:r>
        <w:t>pour</w:t>
      </w:r>
      <w:r>
        <w:rPr>
          <w:spacing w:val="40"/>
        </w:rPr>
        <w:t xml:space="preserve"> </w:t>
      </w:r>
      <w:r>
        <w:t>ses</w:t>
      </w:r>
      <w:r>
        <w:rPr>
          <w:spacing w:val="40"/>
        </w:rPr>
        <w:t xml:space="preserve"> </w:t>
      </w:r>
      <w:r>
        <w:t>habitants, alors qu’elles deviennent de plus en plus lourdes par rapport au revenu dans les communes</w:t>
      </w:r>
      <w:r>
        <w:rPr>
          <w:spacing w:val="80"/>
        </w:rPr>
        <w:t xml:space="preserve"> </w:t>
      </w:r>
      <w:r>
        <w:t xml:space="preserve">des cantons romands et du Tessin. Ces résultats sont cohérents avec notre </w:t>
      </w:r>
      <w:r w:rsidR="0071627E">
        <w:t>hypothèse :</w:t>
      </w:r>
      <w:r>
        <w:t xml:space="preserve"> si des initiatives en faveur d’une remise en cause des principes néolibéraux de la LAMal ont encore de la peine à être acceptées en votation, c’est parce que l’augmentation des primes ne touche pas encore de manière critique au portefeuille des composantes du bloc libéral-conservateur dominant suisse, notamment les groupes conservateurs. Ces derniers résident avant tout en Suisse alémanique et sont par conséquent moins touchés par le niveau des primes par rapport aux groupes sociaux du bloc de gauche surtout localisés dans les communes romandes.</w:t>
      </w:r>
    </w:p>
    <w:p w14:paraId="267E820D" w14:textId="77777777" w:rsidR="008725D2" w:rsidRPr="00296F1F" w:rsidRDefault="00000000" w:rsidP="00206F97">
      <w:pPr>
        <w:pStyle w:val="Titre2"/>
        <w:numPr>
          <w:ilvl w:val="0"/>
          <w:numId w:val="2"/>
        </w:numPr>
        <w:spacing w:before="128"/>
        <w:rPr>
          <w:rFonts w:ascii="Times New Roman" w:hAnsi="Times New Roman" w:cs="Times New Roman"/>
          <w:sz w:val="32"/>
          <w:szCs w:val="32"/>
        </w:rPr>
      </w:pPr>
      <w:bookmarkStart w:id="239" w:name="Conclusion"/>
      <w:bookmarkEnd w:id="239"/>
      <w:r w:rsidRPr="00296F1F">
        <w:rPr>
          <w:rFonts w:ascii="Times New Roman" w:hAnsi="Times New Roman" w:cs="Times New Roman"/>
          <w:spacing w:val="-2"/>
          <w:sz w:val="32"/>
          <w:szCs w:val="32"/>
        </w:rPr>
        <w:t>Conclusion</w:t>
      </w:r>
    </w:p>
    <w:p w14:paraId="5E4FF780" w14:textId="1D6131CF" w:rsidR="008725D2" w:rsidRDefault="00000000">
      <w:pPr>
        <w:pStyle w:val="Corpsdetexte"/>
        <w:spacing w:before="27" w:line="283" w:lineRule="auto"/>
        <w:ind w:right="95"/>
      </w:pPr>
      <w:r>
        <w:t>Depuis</w:t>
      </w:r>
      <w:r>
        <w:rPr>
          <w:spacing w:val="-7"/>
        </w:rPr>
        <w:t xml:space="preserve"> </w:t>
      </w:r>
      <w:r>
        <w:t>la</w:t>
      </w:r>
      <w:r>
        <w:rPr>
          <w:spacing w:val="-7"/>
        </w:rPr>
        <w:t xml:space="preserve"> </w:t>
      </w:r>
      <w:r>
        <w:t>mise</w:t>
      </w:r>
      <w:r>
        <w:rPr>
          <w:spacing w:val="-7"/>
        </w:rPr>
        <w:t xml:space="preserve"> </w:t>
      </w:r>
      <w:r>
        <w:t>en</w:t>
      </w:r>
      <w:r>
        <w:rPr>
          <w:spacing w:val="-7"/>
        </w:rPr>
        <w:t xml:space="preserve"> </w:t>
      </w:r>
      <w:r w:rsidR="007D1543">
        <w:t>œuvre</w:t>
      </w:r>
      <w:r>
        <w:rPr>
          <w:spacing w:val="-7"/>
        </w:rPr>
        <w:t xml:space="preserve"> </w:t>
      </w:r>
      <w:r>
        <w:t>de</w:t>
      </w:r>
      <w:r>
        <w:rPr>
          <w:spacing w:val="-7"/>
        </w:rPr>
        <w:t xml:space="preserve"> </w:t>
      </w:r>
      <w:r>
        <w:t>la</w:t>
      </w:r>
      <w:r>
        <w:rPr>
          <w:spacing w:val="-7"/>
        </w:rPr>
        <w:t xml:space="preserve"> </w:t>
      </w:r>
      <w:r>
        <w:t>LAMal</w:t>
      </w:r>
      <w:r>
        <w:rPr>
          <w:spacing w:val="-7"/>
        </w:rPr>
        <w:t xml:space="preserve"> </w:t>
      </w:r>
      <w:r>
        <w:t>en</w:t>
      </w:r>
      <w:r>
        <w:rPr>
          <w:spacing w:val="-7"/>
        </w:rPr>
        <w:t xml:space="preserve"> </w:t>
      </w:r>
      <w:r>
        <w:t>1996,</w:t>
      </w:r>
      <w:r>
        <w:rPr>
          <w:spacing w:val="-7"/>
        </w:rPr>
        <w:t xml:space="preserve"> </w:t>
      </w:r>
      <w:r>
        <w:t>les</w:t>
      </w:r>
      <w:r>
        <w:rPr>
          <w:spacing w:val="-7"/>
        </w:rPr>
        <w:t xml:space="preserve"> </w:t>
      </w:r>
      <w:r>
        <w:t>initiatives</w:t>
      </w:r>
      <w:r>
        <w:rPr>
          <w:spacing w:val="-7"/>
        </w:rPr>
        <w:t xml:space="preserve"> </w:t>
      </w:r>
      <w:r>
        <w:t>proposant</w:t>
      </w:r>
      <w:r>
        <w:rPr>
          <w:spacing w:val="-7"/>
        </w:rPr>
        <w:t xml:space="preserve"> </w:t>
      </w:r>
      <w:r>
        <w:t>de</w:t>
      </w:r>
      <w:r>
        <w:rPr>
          <w:spacing w:val="-7"/>
        </w:rPr>
        <w:t xml:space="preserve"> </w:t>
      </w:r>
      <w:r>
        <w:t>réformer</w:t>
      </w:r>
      <w:r>
        <w:rPr>
          <w:spacing w:val="-7"/>
        </w:rPr>
        <w:t xml:space="preserve"> </w:t>
      </w:r>
      <w:r>
        <w:t>le</w:t>
      </w:r>
      <w:r>
        <w:rPr>
          <w:spacing w:val="-7"/>
        </w:rPr>
        <w:t xml:space="preserve"> </w:t>
      </w:r>
      <w:r>
        <w:t xml:space="preserve">système d’assurance-maladie obligatoire à travers une remise en cause de ses mécanismes néolibéraux au moyen, par exemple, d’une caisse unique ou publique au niveau fédérale, </w:t>
      </w:r>
      <w:proofErr w:type="spellStart"/>
      <w:r>
        <w:t>ont</w:t>
      </w:r>
      <w:proofErr w:type="spellEnd"/>
      <w:r>
        <w:t xml:space="preserve"> </w:t>
      </w:r>
      <w:proofErr w:type="spellStart"/>
      <w:r>
        <w:t>aboutit</w:t>
      </w:r>
      <w:proofErr w:type="spellEnd"/>
      <w:r>
        <w:t xml:space="preserve"> à des échecs dus à l’opposition des franges conservatrices et néolibérales du bloc social dominant. Une grande partie des groupes socio-politiques conservateurs, composés d’employés de qualifications moyennes et à niveau de revenu en dessous de la moyenne, n’est pas nécessairement favorable au néolibéralisme, mais s’oppose systématiquement à toute proposition de réforme </w:t>
      </w:r>
      <w:r>
        <w:rPr>
          <w:w w:val="105"/>
        </w:rPr>
        <w:t xml:space="preserve">de l’assurance-maladie obligatoire en provenance de la gauche. Cette opposition n’est pas systématique sur tous les compromis institutionnalisés. Par exemple, l’initiative pour une </w:t>
      </w:r>
      <w:r>
        <w:t>13ème rente de l’assurance vieillesse santé (AVS) proposée par le syndicat UNIA a rencontré un</w:t>
      </w:r>
      <w:r>
        <w:rPr>
          <w:spacing w:val="-9"/>
        </w:rPr>
        <w:t xml:space="preserve"> </w:t>
      </w:r>
      <w:r>
        <w:t>fort succès même au sein de ces groupes, transcendant ainsi la barrière du «</w:t>
      </w:r>
      <w:r>
        <w:rPr>
          <w:spacing w:val="-15"/>
        </w:rPr>
        <w:t xml:space="preserve"> </w:t>
      </w:r>
      <w:proofErr w:type="spellStart"/>
      <w:r>
        <w:t>Röstigraben</w:t>
      </w:r>
      <w:proofErr w:type="spellEnd"/>
      <w:r>
        <w:rPr>
          <w:spacing w:val="-15"/>
        </w:rPr>
        <w:t xml:space="preserve"> </w:t>
      </w:r>
      <w:r>
        <w:t xml:space="preserve">», </w:t>
      </w:r>
      <w:r>
        <w:rPr>
          <w:w w:val="105"/>
        </w:rPr>
        <w:t>c’est-à-dire</w:t>
      </w:r>
      <w:r>
        <w:rPr>
          <w:spacing w:val="-9"/>
          <w:w w:val="105"/>
        </w:rPr>
        <w:t xml:space="preserve"> </w:t>
      </w:r>
      <w:r>
        <w:rPr>
          <w:w w:val="105"/>
        </w:rPr>
        <w:t>la</w:t>
      </w:r>
      <w:r>
        <w:rPr>
          <w:spacing w:val="-9"/>
          <w:w w:val="105"/>
        </w:rPr>
        <w:t xml:space="preserve"> </w:t>
      </w:r>
      <w:r>
        <w:rPr>
          <w:w w:val="105"/>
        </w:rPr>
        <w:t>division</w:t>
      </w:r>
      <w:r>
        <w:rPr>
          <w:spacing w:val="-9"/>
          <w:w w:val="105"/>
        </w:rPr>
        <w:t xml:space="preserve"> </w:t>
      </w:r>
      <w:r>
        <w:rPr>
          <w:w w:val="105"/>
        </w:rPr>
        <w:t>profonde</w:t>
      </w:r>
      <w:r>
        <w:rPr>
          <w:spacing w:val="-9"/>
          <w:w w:val="105"/>
        </w:rPr>
        <w:t xml:space="preserve"> </w:t>
      </w:r>
      <w:r>
        <w:rPr>
          <w:w w:val="105"/>
        </w:rPr>
        <w:t>entre</w:t>
      </w:r>
      <w:r>
        <w:rPr>
          <w:spacing w:val="-9"/>
          <w:w w:val="105"/>
        </w:rPr>
        <w:t xml:space="preserve"> </w:t>
      </w:r>
      <w:r>
        <w:rPr>
          <w:w w:val="105"/>
        </w:rPr>
        <w:t>Romands</w:t>
      </w:r>
      <w:r>
        <w:rPr>
          <w:spacing w:val="-9"/>
          <w:w w:val="105"/>
        </w:rPr>
        <w:t xml:space="preserve"> </w:t>
      </w:r>
      <w:r>
        <w:rPr>
          <w:w w:val="105"/>
        </w:rPr>
        <w:t>et</w:t>
      </w:r>
      <w:r>
        <w:rPr>
          <w:spacing w:val="-9"/>
          <w:w w:val="105"/>
        </w:rPr>
        <w:t xml:space="preserve"> </w:t>
      </w:r>
      <w:r>
        <w:rPr>
          <w:w w:val="105"/>
        </w:rPr>
        <w:t>Tessinois</w:t>
      </w:r>
      <w:r>
        <w:rPr>
          <w:spacing w:val="-9"/>
          <w:w w:val="105"/>
        </w:rPr>
        <w:t xml:space="preserve"> </w:t>
      </w:r>
      <w:r>
        <w:rPr>
          <w:w w:val="105"/>
        </w:rPr>
        <w:t>d’un</w:t>
      </w:r>
      <w:r>
        <w:rPr>
          <w:spacing w:val="-9"/>
          <w:w w:val="105"/>
        </w:rPr>
        <w:t xml:space="preserve"> </w:t>
      </w:r>
      <w:r>
        <w:rPr>
          <w:w w:val="105"/>
        </w:rPr>
        <w:t>côté,</w:t>
      </w:r>
      <w:r>
        <w:rPr>
          <w:spacing w:val="-9"/>
          <w:w w:val="105"/>
        </w:rPr>
        <w:t xml:space="preserve"> </w:t>
      </w:r>
      <w:r>
        <w:rPr>
          <w:w w:val="105"/>
        </w:rPr>
        <w:t>et</w:t>
      </w:r>
      <w:r>
        <w:rPr>
          <w:spacing w:val="-9"/>
          <w:w w:val="105"/>
        </w:rPr>
        <w:t xml:space="preserve"> </w:t>
      </w:r>
      <w:r>
        <w:rPr>
          <w:w w:val="105"/>
        </w:rPr>
        <w:t>des</w:t>
      </w:r>
      <w:r>
        <w:rPr>
          <w:spacing w:val="-9"/>
          <w:w w:val="105"/>
        </w:rPr>
        <w:t xml:space="preserve"> </w:t>
      </w:r>
      <w:r>
        <w:rPr>
          <w:w w:val="105"/>
        </w:rPr>
        <w:t>Alémaniques de l’autre côté sur les sujets économiques. L’une des raisons derrière le succès de cette initiative</w:t>
      </w:r>
      <w:r>
        <w:rPr>
          <w:spacing w:val="-11"/>
          <w:w w:val="105"/>
        </w:rPr>
        <w:t xml:space="preserve"> </w:t>
      </w:r>
      <w:r>
        <w:rPr>
          <w:w w:val="105"/>
        </w:rPr>
        <w:t>est</w:t>
      </w:r>
      <w:r>
        <w:rPr>
          <w:spacing w:val="-11"/>
          <w:w w:val="105"/>
        </w:rPr>
        <w:t xml:space="preserve"> </w:t>
      </w:r>
      <w:r>
        <w:rPr>
          <w:w w:val="105"/>
        </w:rPr>
        <w:t>que</w:t>
      </w:r>
      <w:r>
        <w:rPr>
          <w:spacing w:val="-11"/>
          <w:w w:val="105"/>
        </w:rPr>
        <w:t xml:space="preserve"> </w:t>
      </w:r>
      <w:r>
        <w:rPr>
          <w:w w:val="105"/>
        </w:rPr>
        <w:t>la</w:t>
      </w:r>
      <w:r>
        <w:rPr>
          <w:spacing w:val="-11"/>
          <w:w w:val="105"/>
        </w:rPr>
        <w:t xml:space="preserve"> </w:t>
      </w:r>
      <w:r>
        <w:rPr>
          <w:w w:val="105"/>
        </w:rPr>
        <w:t>précarité</w:t>
      </w:r>
      <w:r>
        <w:rPr>
          <w:spacing w:val="-11"/>
          <w:w w:val="105"/>
        </w:rPr>
        <w:t xml:space="preserve"> </w:t>
      </w:r>
      <w:r>
        <w:rPr>
          <w:w w:val="105"/>
        </w:rPr>
        <w:t>des</w:t>
      </w:r>
      <w:r>
        <w:rPr>
          <w:spacing w:val="-11"/>
          <w:w w:val="105"/>
        </w:rPr>
        <w:t xml:space="preserve"> </w:t>
      </w:r>
      <w:r>
        <w:rPr>
          <w:w w:val="105"/>
        </w:rPr>
        <w:t>retraités</w:t>
      </w:r>
      <w:r>
        <w:rPr>
          <w:spacing w:val="-11"/>
          <w:w w:val="105"/>
        </w:rPr>
        <w:t xml:space="preserve"> </w:t>
      </w:r>
      <w:r>
        <w:rPr>
          <w:w w:val="105"/>
        </w:rPr>
        <w:t>en</w:t>
      </w:r>
      <w:r>
        <w:rPr>
          <w:spacing w:val="-11"/>
          <w:w w:val="105"/>
        </w:rPr>
        <w:t xml:space="preserve"> </w:t>
      </w:r>
      <w:r>
        <w:rPr>
          <w:w w:val="105"/>
        </w:rPr>
        <w:t>Suisse</w:t>
      </w:r>
      <w:r>
        <w:rPr>
          <w:spacing w:val="-11"/>
          <w:w w:val="105"/>
        </w:rPr>
        <w:t xml:space="preserve"> </w:t>
      </w:r>
      <w:r>
        <w:rPr>
          <w:w w:val="105"/>
        </w:rPr>
        <w:t>traverse</w:t>
      </w:r>
      <w:r>
        <w:rPr>
          <w:spacing w:val="-11"/>
          <w:w w:val="105"/>
        </w:rPr>
        <w:t xml:space="preserve"> </w:t>
      </w:r>
      <w:r>
        <w:rPr>
          <w:w w:val="105"/>
        </w:rPr>
        <w:t>les</w:t>
      </w:r>
      <w:r>
        <w:rPr>
          <w:spacing w:val="-11"/>
          <w:w w:val="105"/>
        </w:rPr>
        <w:t xml:space="preserve"> </w:t>
      </w:r>
      <w:r>
        <w:rPr>
          <w:w w:val="105"/>
        </w:rPr>
        <w:t>frontières</w:t>
      </w:r>
      <w:r>
        <w:rPr>
          <w:spacing w:val="-11"/>
          <w:w w:val="105"/>
        </w:rPr>
        <w:t xml:space="preserve"> </w:t>
      </w:r>
      <w:r>
        <w:rPr>
          <w:w w:val="105"/>
        </w:rPr>
        <w:t>cantonales,</w:t>
      </w:r>
      <w:r>
        <w:rPr>
          <w:spacing w:val="-11"/>
          <w:w w:val="105"/>
        </w:rPr>
        <w:t xml:space="preserve"> </w:t>
      </w:r>
      <w:r>
        <w:rPr>
          <w:w w:val="105"/>
        </w:rPr>
        <w:t>ce</w:t>
      </w:r>
      <w:r>
        <w:rPr>
          <w:spacing w:val="-11"/>
          <w:w w:val="105"/>
        </w:rPr>
        <w:t xml:space="preserve"> </w:t>
      </w:r>
      <w:r>
        <w:rPr>
          <w:w w:val="105"/>
        </w:rPr>
        <w:t>qui n’est</w:t>
      </w:r>
      <w:r>
        <w:rPr>
          <w:spacing w:val="-10"/>
          <w:w w:val="105"/>
        </w:rPr>
        <w:t xml:space="preserve"> </w:t>
      </w:r>
      <w:r>
        <w:rPr>
          <w:w w:val="105"/>
        </w:rPr>
        <w:t>pas</w:t>
      </w:r>
      <w:r>
        <w:rPr>
          <w:spacing w:val="-10"/>
          <w:w w:val="105"/>
        </w:rPr>
        <w:t xml:space="preserve"> </w:t>
      </w:r>
      <w:r>
        <w:rPr>
          <w:w w:val="105"/>
        </w:rPr>
        <w:t>encore</w:t>
      </w:r>
      <w:r>
        <w:rPr>
          <w:spacing w:val="-10"/>
          <w:w w:val="105"/>
        </w:rPr>
        <w:t xml:space="preserve"> </w:t>
      </w:r>
      <w:r>
        <w:rPr>
          <w:w w:val="105"/>
        </w:rPr>
        <w:t>le</w:t>
      </w:r>
      <w:r>
        <w:rPr>
          <w:spacing w:val="-10"/>
          <w:w w:val="105"/>
        </w:rPr>
        <w:t xml:space="preserve"> </w:t>
      </w:r>
      <w:r>
        <w:rPr>
          <w:w w:val="105"/>
        </w:rPr>
        <w:t>cas</w:t>
      </w:r>
      <w:r>
        <w:rPr>
          <w:spacing w:val="-10"/>
          <w:w w:val="105"/>
        </w:rPr>
        <w:t xml:space="preserve"> </w:t>
      </w:r>
      <w:r>
        <w:rPr>
          <w:w w:val="105"/>
        </w:rPr>
        <w:t>des</w:t>
      </w:r>
      <w:r>
        <w:rPr>
          <w:spacing w:val="-10"/>
          <w:w w:val="105"/>
        </w:rPr>
        <w:t xml:space="preserve"> </w:t>
      </w:r>
      <w:r>
        <w:rPr>
          <w:w w:val="105"/>
        </w:rPr>
        <w:t>inégalités</w:t>
      </w:r>
      <w:r>
        <w:rPr>
          <w:spacing w:val="-10"/>
          <w:w w:val="105"/>
        </w:rPr>
        <w:t xml:space="preserve"> </w:t>
      </w:r>
      <w:r>
        <w:rPr>
          <w:w w:val="105"/>
        </w:rPr>
        <w:t>engendrées</w:t>
      </w:r>
      <w:r>
        <w:rPr>
          <w:spacing w:val="-10"/>
          <w:w w:val="105"/>
        </w:rPr>
        <w:t xml:space="preserve"> </w:t>
      </w:r>
      <w:r>
        <w:rPr>
          <w:w w:val="105"/>
        </w:rPr>
        <w:t>par</w:t>
      </w:r>
      <w:r>
        <w:rPr>
          <w:spacing w:val="-10"/>
          <w:w w:val="105"/>
        </w:rPr>
        <w:t xml:space="preserve"> </w:t>
      </w:r>
      <w:r>
        <w:rPr>
          <w:w w:val="105"/>
        </w:rPr>
        <w:t>le</w:t>
      </w:r>
      <w:r>
        <w:rPr>
          <w:spacing w:val="-10"/>
          <w:w w:val="105"/>
        </w:rPr>
        <w:t xml:space="preserve"> </w:t>
      </w:r>
      <w:r>
        <w:rPr>
          <w:w w:val="105"/>
        </w:rPr>
        <w:t>paiement</w:t>
      </w:r>
      <w:r>
        <w:rPr>
          <w:spacing w:val="-10"/>
          <w:w w:val="105"/>
        </w:rPr>
        <w:t xml:space="preserve"> </w:t>
      </w:r>
      <w:r>
        <w:rPr>
          <w:w w:val="105"/>
        </w:rPr>
        <w:t>des</w:t>
      </w:r>
      <w:r>
        <w:rPr>
          <w:spacing w:val="-10"/>
          <w:w w:val="105"/>
        </w:rPr>
        <w:t xml:space="preserve"> </w:t>
      </w:r>
      <w:r>
        <w:rPr>
          <w:w w:val="105"/>
        </w:rPr>
        <w:t>primes</w:t>
      </w:r>
      <w:r>
        <w:rPr>
          <w:spacing w:val="-10"/>
          <w:w w:val="105"/>
        </w:rPr>
        <w:t xml:space="preserve"> </w:t>
      </w:r>
      <w:r>
        <w:rPr>
          <w:w w:val="105"/>
        </w:rPr>
        <w:t>de</w:t>
      </w:r>
      <w:r>
        <w:rPr>
          <w:spacing w:val="-10"/>
          <w:w w:val="105"/>
        </w:rPr>
        <w:t xml:space="preserve"> </w:t>
      </w:r>
      <w:r>
        <w:rPr>
          <w:w w:val="105"/>
        </w:rPr>
        <w:t xml:space="preserve">l’assurance- </w:t>
      </w:r>
      <w:r>
        <w:t xml:space="preserve">maladie </w:t>
      </w:r>
      <w:r w:rsidRPr="00702B4B">
        <w:t>obligatoir</w:t>
      </w:r>
      <w:bookmarkStart w:id="240" w:name="_bookmark23"/>
      <w:bookmarkEnd w:id="240"/>
      <w:r w:rsidRPr="00702B4B">
        <w:t>e</w:t>
      </w:r>
      <w:r w:rsidR="005474DB" w:rsidRPr="00702B4B">
        <w:rPr>
          <w:rStyle w:val="Appelnotedebasdep"/>
        </w:rPr>
        <w:footnoteReference w:id="10"/>
      </w:r>
      <w:r w:rsidRPr="00702B4B">
        <w:t>.</w:t>
      </w:r>
      <w:r>
        <w:t xml:space="preserve"> Le tour de force de la LAMal est que son plus grand défaut, à savoir sa </w:t>
      </w:r>
      <w:r>
        <w:rPr>
          <w:w w:val="105"/>
        </w:rPr>
        <w:t>décentralisation</w:t>
      </w:r>
      <w:r>
        <w:rPr>
          <w:spacing w:val="-6"/>
          <w:w w:val="105"/>
        </w:rPr>
        <w:t xml:space="preserve"> </w:t>
      </w:r>
      <w:r>
        <w:rPr>
          <w:w w:val="105"/>
        </w:rPr>
        <w:t>qui</w:t>
      </w:r>
      <w:r>
        <w:rPr>
          <w:spacing w:val="-6"/>
          <w:w w:val="105"/>
        </w:rPr>
        <w:t xml:space="preserve"> </w:t>
      </w:r>
      <w:r>
        <w:rPr>
          <w:w w:val="105"/>
        </w:rPr>
        <w:t>aboutit</w:t>
      </w:r>
      <w:r>
        <w:rPr>
          <w:spacing w:val="-6"/>
          <w:w w:val="105"/>
        </w:rPr>
        <w:t xml:space="preserve"> </w:t>
      </w:r>
      <w:r>
        <w:rPr>
          <w:w w:val="105"/>
        </w:rPr>
        <w:t>à</w:t>
      </w:r>
      <w:r>
        <w:rPr>
          <w:spacing w:val="-6"/>
          <w:w w:val="105"/>
        </w:rPr>
        <w:t xml:space="preserve"> </w:t>
      </w:r>
      <w:r>
        <w:rPr>
          <w:w w:val="105"/>
        </w:rPr>
        <w:t>de</w:t>
      </w:r>
      <w:r>
        <w:rPr>
          <w:spacing w:val="-6"/>
          <w:w w:val="105"/>
        </w:rPr>
        <w:t xml:space="preserve"> </w:t>
      </w:r>
      <w:r>
        <w:rPr>
          <w:w w:val="105"/>
        </w:rPr>
        <w:t>fortes</w:t>
      </w:r>
      <w:r>
        <w:rPr>
          <w:spacing w:val="-6"/>
          <w:w w:val="105"/>
        </w:rPr>
        <w:t xml:space="preserve"> </w:t>
      </w:r>
      <w:r>
        <w:rPr>
          <w:w w:val="105"/>
        </w:rPr>
        <w:t>inégalités</w:t>
      </w:r>
      <w:r>
        <w:rPr>
          <w:spacing w:val="-6"/>
          <w:w w:val="105"/>
        </w:rPr>
        <w:t xml:space="preserve"> </w:t>
      </w:r>
      <w:r>
        <w:rPr>
          <w:w w:val="105"/>
        </w:rPr>
        <w:t>cantonales</w:t>
      </w:r>
      <w:r>
        <w:rPr>
          <w:spacing w:val="-6"/>
          <w:w w:val="105"/>
        </w:rPr>
        <w:t xml:space="preserve"> </w:t>
      </w:r>
      <w:r>
        <w:rPr>
          <w:w w:val="105"/>
        </w:rPr>
        <w:t>en</w:t>
      </w:r>
      <w:r>
        <w:rPr>
          <w:spacing w:val="-6"/>
          <w:w w:val="105"/>
        </w:rPr>
        <w:t xml:space="preserve"> </w:t>
      </w:r>
      <w:r>
        <w:rPr>
          <w:w w:val="105"/>
        </w:rPr>
        <w:t>matière</w:t>
      </w:r>
      <w:r>
        <w:rPr>
          <w:spacing w:val="-6"/>
          <w:w w:val="105"/>
        </w:rPr>
        <w:t xml:space="preserve"> </w:t>
      </w:r>
      <w:r>
        <w:rPr>
          <w:w w:val="105"/>
        </w:rPr>
        <w:t>de</w:t>
      </w:r>
      <w:r>
        <w:rPr>
          <w:spacing w:val="-6"/>
          <w:w w:val="105"/>
        </w:rPr>
        <w:t xml:space="preserve"> </w:t>
      </w:r>
      <w:r>
        <w:rPr>
          <w:w w:val="105"/>
        </w:rPr>
        <w:t>primes,</w:t>
      </w:r>
      <w:r>
        <w:rPr>
          <w:spacing w:val="-6"/>
          <w:w w:val="105"/>
        </w:rPr>
        <w:t xml:space="preserve"> </w:t>
      </w:r>
      <w:r>
        <w:rPr>
          <w:w w:val="105"/>
        </w:rPr>
        <w:t>est</w:t>
      </w:r>
      <w:r>
        <w:rPr>
          <w:spacing w:val="-6"/>
          <w:w w:val="105"/>
        </w:rPr>
        <w:t xml:space="preserve"> </w:t>
      </w:r>
      <w:r>
        <w:rPr>
          <w:w w:val="105"/>
        </w:rPr>
        <w:t>aussi ce qui lui permet d’engendrer son propre soutien et par conséquent sa résilience politique. En</w:t>
      </w:r>
      <w:r>
        <w:rPr>
          <w:spacing w:val="-15"/>
          <w:w w:val="105"/>
        </w:rPr>
        <w:t xml:space="preserve"> </w:t>
      </w:r>
      <w:r>
        <w:rPr>
          <w:w w:val="105"/>
        </w:rPr>
        <w:t>2024,</w:t>
      </w:r>
      <w:r>
        <w:rPr>
          <w:spacing w:val="-15"/>
          <w:w w:val="105"/>
        </w:rPr>
        <w:t xml:space="preserve"> </w:t>
      </w:r>
      <w:r>
        <w:rPr>
          <w:w w:val="105"/>
        </w:rPr>
        <w:t>l’écart</w:t>
      </w:r>
      <w:r>
        <w:rPr>
          <w:spacing w:val="-15"/>
          <w:w w:val="105"/>
        </w:rPr>
        <w:t xml:space="preserve"> </w:t>
      </w:r>
      <w:r>
        <w:rPr>
          <w:w w:val="105"/>
        </w:rPr>
        <w:t>entre</w:t>
      </w:r>
      <w:r>
        <w:rPr>
          <w:spacing w:val="-15"/>
          <w:w w:val="105"/>
        </w:rPr>
        <w:t xml:space="preserve"> </w:t>
      </w:r>
      <w:r>
        <w:rPr>
          <w:w w:val="105"/>
        </w:rPr>
        <w:t>la</w:t>
      </w:r>
      <w:r>
        <w:rPr>
          <w:spacing w:val="-15"/>
          <w:w w:val="105"/>
        </w:rPr>
        <w:t xml:space="preserve"> </w:t>
      </w:r>
      <w:r>
        <w:rPr>
          <w:w w:val="105"/>
        </w:rPr>
        <w:t>prime</w:t>
      </w:r>
      <w:r>
        <w:rPr>
          <w:spacing w:val="-15"/>
          <w:w w:val="105"/>
        </w:rPr>
        <w:t xml:space="preserve"> </w:t>
      </w:r>
      <w:r>
        <w:rPr>
          <w:w w:val="105"/>
        </w:rPr>
        <w:t>standard</w:t>
      </w:r>
      <w:r>
        <w:rPr>
          <w:spacing w:val="-15"/>
          <w:w w:val="105"/>
        </w:rPr>
        <w:t xml:space="preserve"> </w:t>
      </w:r>
      <w:r>
        <w:rPr>
          <w:w w:val="105"/>
        </w:rPr>
        <w:t>la</w:t>
      </w:r>
      <w:r>
        <w:rPr>
          <w:spacing w:val="-15"/>
          <w:w w:val="105"/>
        </w:rPr>
        <w:t xml:space="preserve"> </w:t>
      </w:r>
      <w:r>
        <w:rPr>
          <w:w w:val="105"/>
        </w:rPr>
        <w:t>plus</w:t>
      </w:r>
      <w:r>
        <w:rPr>
          <w:spacing w:val="-15"/>
          <w:w w:val="105"/>
        </w:rPr>
        <w:t xml:space="preserve"> </w:t>
      </w:r>
      <w:r>
        <w:rPr>
          <w:w w:val="105"/>
        </w:rPr>
        <w:t>élevée,</w:t>
      </w:r>
      <w:r>
        <w:rPr>
          <w:spacing w:val="-15"/>
          <w:w w:val="105"/>
        </w:rPr>
        <w:t xml:space="preserve"> </w:t>
      </w:r>
      <w:r>
        <w:rPr>
          <w:w w:val="105"/>
        </w:rPr>
        <w:t>celle</w:t>
      </w:r>
      <w:r>
        <w:rPr>
          <w:spacing w:val="-15"/>
          <w:w w:val="105"/>
        </w:rPr>
        <w:t xml:space="preserve"> </w:t>
      </w:r>
      <w:r>
        <w:rPr>
          <w:w w:val="105"/>
        </w:rPr>
        <w:t>du</w:t>
      </w:r>
      <w:r>
        <w:rPr>
          <w:spacing w:val="-15"/>
          <w:w w:val="105"/>
        </w:rPr>
        <w:t xml:space="preserve"> </w:t>
      </w:r>
      <w:r>
        <w:rPr>
          <w:w w:val="105"/>
        </w:rPr>
        <w:t>Tessin</w:t>
      </w:r>
      <w:r>
        <w:rPr>
          <w:spacing w:val="-15"/>
          <w:w w:val="105"/>
        </w:rPr>
        <w:t xml:space="preserve"> </w:t>
      </w:r>
      <w:r>
        <w:rPr>
          <w:w w:val="105"/>
        </w:rPr>
        <w:t>(740</w:t>
      </w:r>
      <w:r>
        <w:rPr>
          <w:spacing w:val="-15"/>
          <w:w w:val="105"/>
        </w:rPr>
        <w:t xml:space="preserve"> </w:t>
      </w:r>
      <w:r>
        <w:rPr>
          <w:w w:val="105"/>
        </w:rPr>
        <w:t>francs)</w:t>
      </w:r>
      <w:r>
        <w:rPr>
          <w:spacing w:val="-15"/>
          <w:w w:val="105"/>
        </w:rPr>
        <w:t xml:space="preserve"> </w:t>
      </w:r>
      <w:r>
        <w:rPr>
          <w:w w:val="105"/>
        </w:rPr>
        <w:t>et</w:t>
      </w:r>
      <w:r>
        <w:rPr>
          <w:spacing w:val="-15"/>
          <w:w w:val="105"/>
        </w:rPr>
        <w:t xml:space="preserve"> </w:t>
      </w:r>
      <w:r>
        <w:rPr>
          <w:w w:val="105"/>
        </w:rPr>
        <w:t>la</w:t>
      </w:r>
      <w:r>
        <w:rPr>
          <w:spacing w:val="-15"/>
          <w:w w:val="105"/>
        </w:rPr>
        <w:t xml:space="preserve"> </w:t>
      </w:r>
      <w:r>
        <w:rPr>
          <w:w w:val="105"/>
        </w:rPr>
        <w:t xml:space="preserve">plus </w:t>
      </w:r>
      <w:r>
        <w:t>faible</w:t>
      </w:r>
      <w:r>
        <w:rPr>
          <w:spacing w:val="-3"/>
        </w:rPr>
        <w:t xml:space="preserve"> </w:t>
      </w:r>
      <w:r>
        <w:t>(celle</w:t>
      </w:r>
      <w:r>
        <w:rPr>
          <w:spacing w:val="-3"/>
        </w:rPr>
        <w:t xml:space="preserve"> </w:t>
      </w:r>
      <w:r>
        <w:t>du</w:t>
      </w:r>
      <w:r>
        <w:rPr>
          <w:spacing w:val="-3"/>
        </w:rPr>
        <w:t xml:space="preserve"> </w:t>
      </w:r>
      <w:r>
        <w:t>canton</w:t>
      </w:r>
      <w:r>
        <w:rPr>
          <w:spacing w:val="-3"/>
        </w:rPr>
        <w:t xml:space="preserve"> </w:t>
      </w:r>
      <w:r>
        <w:t>de</w:t>
      </w:r>
      <w:r>
        <w:rPr>
          <w:spacing w:val="-3"/>
        </w:rPr>
        <w:t xml:space="preserve"> </w:t>
      </w:r>
      <w:r>
        <w:t>Zug),</w:t>
      </w:r>
      <w:r>
        <w:rPr>
          <w:spacing w:val="-3"/>
        </w:rPr>
        <w:t xml:space="preserve"> </w:t>
      </w:r>
      <w:r>
        <w:t>était</w:t>
      </w:r>
      <w:r>
        <w:rPr>
          <w:spacing w:val="-3"/>
        </w:rPr>
        <w:t xml:space="preserve"> </w:t>
      </w:r>
      <w:r>
        <w:t>de</w:t>
      </w:r>
      <w:r>
        <w:rPr>
          <w:spacing w:val="-3"/>
        </w:rPr>
        <w:t xml:space="preserve"> </w:t>
      </w:r>
      <w:r>
        <w:t>322</w:t>
      </w:r>
      <w:r>
        <w:rPr>
          <w:spacing w:val="-3"/>
        </w:rPr>
        <w:t xml:space="preserve"> </w:t>
      </w:r>
      <w:r>
        <w:t>francs</w:t>
      </w:r>
      <w:r>
        <w:rPr>
          <w:spacing w:val="-3"/>
        </w:rPr>
        <w:t xml:space="preserve"> </w:t>
      </w:r>
      <w:r>
        <w:t>par</w:t>
      </w:r>
      <w:r>
        <w:rPr>
          <w:spacing w:val="-3"/>
        </w:rPr>
        <w:t xml:space="preserve"> </w:t>
      </w:r>
      <w:r>
        <w:t>mois</w:t>
      </w:r>
      <w:r>
        <w:rPr>
          <w:spacing w:val="-3"/>
        </w:rPr>
        <w:t xml:space="preserve"> </w:t>
      </w:r>
      <w:r>
        <w:t>(</w:t>
      </w:r>
      <w:r w:rsidR="007D1543">
        <w:t>voir</w:t>
      </w:r>
      <w:r>
        <w:rPr>
          <w:spacing w:val="-3"/>
        </w:rPr>
        <w:t xml:space="preserve"> </w:t>
      </w:r>
      <w:r>
        <w:t>figure</w:t>
      </w:r>
      <w:r>
        <w:rPr>
          <w:spacing w:val="-3"/>
        </w:rPr>
        <w:t xml:space="preserve"> </w:t>
      </w:r>
      <w:r>
        <w:t>12</w:t>
      </w:r>
      <w:r>
        <w:rPr>
          <w:spacing w:val="-3"/>
        </w:rPr>
        <w:t xml:space="preserve"> </w:t>
      </w:r>
      <w:r>
        <w:t>de</w:t>
      </w:r>
      <w:r>
        <w:rPr>
          <w:spacing w:val="-3"/>
        </w:rPr>
        <w:t xml:space="preserve"> </w:t>
      </w:r>
      <w:r>
        <w:t>l’annexe).</w:t>
      </w:r>
      <w:r>
        <w:rPr>
          <w:spacing w:val="-3"/>
        </w:rPr>
        <w:t xml:space="preserve"> </w:t>
      </w:r>
      <w:r>
        <w:t>Sans surprise,</w:t>
      </w:r>
      <w:r>
        <w:rPr>
          <w:spacing w:val="-3"/>
        </w:rPr>
        <w:t xml:space="preserve"> </w:t>
      </w:r>
      <w:r>
        <w:t>les</w:t>
      </w:r>
      <w:r>
        <w:rPr>
          <w:spacing w:val="-3"/>
        </w:rPr>
        <w:t xml:space="preserve"> </w:t>
      </w:r>
      <w:proofErr w:type="spellStart"/>
      <w:r>
        <w:t>Zougois</w:t>
      </w:r>
      <w:proofErr w:type="spellEnd"/>
      <w:r>
        <w:rPr>
          <w:spacing w:val="-3"/>
        </w:rPr>
        <w:t xml:space="preserve"> </w:t>
      </w:r>
      <w:r>
        <w:t>ont</w:t>
      </w:r>
      <w:r>
        <w:rPr>
          <w:spacing w:val="-3"/>
        </w:rPr>
        <w:t xml:space="preserve"> </w:t>
      </w:r>
      <w:r>
        <w:t>voté</w:t>
      </w:r>
      <w:r>
        <w:rPr>
          <w:spacing w:val="-3"/>
        </w:rPr>
        <w:t xml:space="preserve"> </w:t>
      </w:r>
      <w:r>
        <w:t>à</w:t>
      </w:r>
      <w:r>
        <w:rPr>
          <w:spacing w:val="-3"/>
        </w:rPr>
        <w:t xml:space="preserve"> </w:t>
      </w:r>
      <w:r>
        <w:t>72%</w:t>
      </w:r>
      <w:r>
        <w:rPr>
          <w:spacing w:val="-3"/>
        </w:rPr>
        <w:t xml:space="preserve"> </w:t>
      </w:r>
      <w:r>
        <w:t>contre</w:t>
      </w:r>
      <w:r>
        <w:rPr>
          <w:spacing w:val="-3"/>
        </w:rPr>
        <w:t xml:space="preserve"> </w:t>
      </w:r>
      <w:r>
        <w:t>l’initiative</w:t>
      </w:r>
      <w:r>
        <w:rPr>
          <w:spacing w:val="-3"/>
        </w:rPr>
        <w:t xml:space="preserve"> </w:t>
      </w:r>
      <w:r>
        <w:t>d’allègement</w:t>
      </w:r>
      <w:r>
        <w:rPr>
          <w:spacing w:val="-3"/>
        </w:rPr>
        <w:t xml:space="preserve"> </w:t>
      </w:r>
      <w:r>
        <w:t>des</w:t>
      </w:r>
      <w:r>
        <w:rPr>
          <w:spacing w:val="-3"/>
        </w:rPr>
        <w:t xml:space="preserve"> </w:t>
      </w:r>
      <w:r>
        <w:t>primes,</w:t>
      </w:r>
      <w:r>
        <w:rPr>
          <w:spacing w:val="-3"/>
        </w:rPr>
        <w:t xml:space="preserve"> </w:t>
      </w:r>
      <w:r>
        <w:t>alors</w:t>
      </w:r>
      <w:r>
        <w:rPr>
          <w:spacing w:val="-3"/>
        </w:rPr>
        <w:t xml:space="preserve"> </w:t>
      </w:r>
      <w:r>
        <w:t>que</w:t>
      </w:r>
      <w:r>
        <w:rPr>
          <w:spacing w:val="-3"/>
        </w:rPr>
        <w:t xml:space="preserve"> </w:t>
      </w:r>
      <w:r>
        <w:t>57% des</w:t>
      </w:r>
      <w:r>
        <w:rPr>
          <w:spacing w:val="-1"/>
        </w:rPr>
        <w:t xml:space="preserve"> </w:t>
      </w:r>
      <w:r>
        <w:t>Tessinois</w:t>
      </w:r>
      <w:r>
        <w:rPr>
          <w:spacing w:val="-1"/>
        </w:rPr>
        <w:t xml:space="preserve"> </w:t>
      </w:r>
      <w:r>
        <w:t>étaient</w:t>
      </w:r>
      <w:r>
        <w:rPr>
          <w:spacing w:val="-1"/>
        </w:rPr>
        <w:t xml:space="preserve"> </w:t>
      </w:r>
      <w:r>
        <w:t>en</w:t>
      </w:r>
      <w:r>
        <w:rPr>
          <w:spacing w:val="-1"/>
        </w:rPr>
        <w:t xml:space="preserve"> </w:t>
      </w:r>
      <w:r>
        <w:t>faveur.</w:t>
      </w:r>
      <w:r>
        <w:rPr>
          <w:spacing w:val="-1"/>
        </w:rPr>
        <w:t xml:space="preserve"> </w:t>
      </w:r>
      <w:r>
        <w:t>Tant</w:t>
      </w:r>
      <w:r>
        <w:rPr>
          <w:spacing w:val="-1"/>
        </w:rPr>
        <w:t xml:space="preserve"> </w:t>
      </w:r>
      <w:r>
        <w:t>que</w:t>
      </w:r>
      <w:r>
        <w:rPr>
          <w:spacing w:val="-1"/>
        </w:rPr>
        <w:t xml:space="preserve"> </w:t>
      </w:r>
      <w:r>
        <w:t>le</w:t>
      </w:r>
      <w:r>
        <w:rPr>
          <w:spacing w:val="-1"/>
        </w:rPr>
        <w:t xml:space="preserve"> </w:t>
      </w:r>
      <w:r w:rsidR="00296F1F">
        <w:t>cœur</w:t>
      </w:r>
      <w:r>
        <w:rPr>
          <w:spacing w:val="-1"/>
        </w:rPr>
        <w:t xml:space="preserve"> </w:t>
      </w:r>
      <w:r>
        <w:t>suisse-allemand</w:t>
      </w:r>
      <w:r>
        <w:rPr>
          <w:spacing w:val="-1"/>
        </w:rPr>
        <w:t xml:space="preserve"> </w:t>
      </w:r>
      <w:r>
        <w:t>du</w:t>
      </w:r>
      <w:r>
        <w:rPr>
          <w:spacing w:val="-1"/>
        </w:rPr>
        <w:t xml:space="preserve"> </w:t>
      </w:r>
      <w:r>
        <w:t>bloc</w:t>
      </w:r>
      <w:r>
        <w:rPr>
          <w:spacing w:val="-1"/>
        </w:rPr>
        <w:t xml:space="preserve"> </w:t>
      </w:r>
      <w:r>
        <w:t xml:space="preserve">libéral-conservateur ne se sent pas menacé par le niveau de leur prime maladie, il est peu probable qu’une réforme </w:t>
      </w:r>
      <w:r>
        <w:rPr>
          <w:w w:val="105"/>
        </w:rPr>
        <w:t>de</w:t>
      </w:r>
      <w:r>
        <w:rPr>
          <w:spacing w:val="-8"/>
          <w:w w:val="105"/>
        </w:rPr>
        <w:t xml:space="preserve"> </w:t>
      </w:r>
      <w:r>
        <w:rPr>
          <w:w w:val="105"/>
        </w:rPr>
        <w:t>la</w:t>
      </w:r>
      <w:r>
        <w:rPr>
          <w:spacing w:val="-8"/>
          <w:w w:val="105"/>
        </w:rPr>
        <w:t xml:space="preserve"> </w:t>
      </w:r>
      <w:r>
        <w:rPr>
          <w:w w:val="105"/>
        </w:rPr>
        <w:t>LAMal</w:t>
      </w:r>
      <w:r>
        <w:rPr>
          <w:spacing w:val="-8"/>
          <w:w w:val="105"/>
        </w:rPr>
        <w:t xml:space="preserve"> </w:t>
      </w:r>
      <w:r>
        <w:rPr>
          <w:w w:val="105"/>
        </w:rPr>
        <w:t>en</w:t>
      </w:r>
      <w:r>
        <w:rPr>
          <w:spacing w:val="-8"/>
          <w:w w:val="105"/>
        </w:rPr>
        <w:t xml:space="preserve"> </w:t>
      </w:r>
      <w:r>
        <w:rPr>
          <w:w w:val="105"/>
        </w:rPr>
        <w:t>rupture</w:t>
      </w:r>
      <w:r>
        <w:rPr>
          <w:spacing w:val="-8"/>
          <w:w w:val="105"/>
        </w:rPr>
        <w:t xml:space="preserve"> </w:t>
      </w:r>
      <w:r>
        <w:rPr>
          <w:w w:val="105"/>
        </w:rPr>
        <w:t>avec</w:t>
      </w:r>
      <w:r>
        <w:rPr>
          <w:spacing w:val="-8"/>
          <w:w w:val="105"/>
        </w:rPr>
        <w:t xml:space="preserve"> </w:t>
      </w:r>
      <w:r>
        <w:rPr>
          <w:w w:val="105"/>
        </w:rPr>
        <w:t>ses</w:t>
      </w:r>
      <w:r>
        <w:rPr>
          <w:spacing w:val="-8"/>
          <w:w w:val="105"/>
        </w:rPr>
        <w:t xml:space="preserve"> </w:t>
      </w:r>
      <w:r>
        <w:rPr>
          <w:w w:val="105"/>
        </w:rPr>
        <w:t>principes</w:t>
      </w:r>
      <w:r>
        <w:rPr>
          <w:spacing w:val="-8"/>
          <w:w w:val="105"/>
        </w:rPr>
        <w:t xml:space="preserve"> </w:t>
      </w:r>
      <w:r>
        <w:rPr>
          <w:w w:val="105"/>
        </w:rPr>
        <w:t>de</w:t>
      </w:r>
      <w:r>
        <w:rPr>
          <w:spacing w:val="-8"/>
          <w:w w:val="105"/>
        </w:rPr>
        <w:t xml:space="preserve"> </w:t>
      </w:r>
      <w:proofErr w:type="spellStart"/>
      <w:r>
        <w:rPr>
          <w:w w:val="105"/>
        </w:rPr>
        <w:t>managed</w:t>
      </w:r>
      <w:proofErr w:type="spellEnd"/>
      <w:r>
        <w:rPr>
          <w:spacing w:val="-8"/>
          <w:w w:val="105"/>
        </w:rPr>
        <w:t xml:space="preserve"> </w:t>
      </w:r>
      <w:proofErr w:type="spellStart"/>
      <w:r>
        <w:rPr>
          <w:w w:val="105"/>
        </w:rPr>
        <w:t>competition</w:t>
      </w:r>
      <w:proofErr w:type="spellEnd"/>
      <w:r>
        <w:rPr>
          <w:spacing w:val="-8"/>
          <w:w w:val="105"/>
        </w:rPr>
        <w:t xml:space="preserve"> </w:t>
      </w:r>
      <w:r>
        <w:rPr>
          <w:w w:val="105"/>
        </w:rPr>
        <w:t>soit</w:t>
      </w:r>
      <w:r>
        <w:rPr>
          <w:spacing w:val="-8"/>
          <w:w w:val="105"/>
        </w:rPr>
        <w:t xml:space="preserve"> </w:t>
      </w:r>
      <w:r>
        <w:rPr>
          <w:w w:val="105"/>
        </w:rPr>
        <w:t>acceptée</w:t>
      </w:r>
      <w:r>
        <w:rPr>
          <w:spacing w:val="-8"/>
          <w:w w:val="105"/>
        </w:rPr>
        <w:t xml:space="preserve"> </w:t>
      </w:r>
      <w:r>
        <w:rPr>
          <w:w w:val="105"/>
        </w:rPr>
        <w:t>au</w:t>
      </w:r>
      <w:r>
        <w:rPr>
          <w:spacing w:val="-8"/>
          <w:w w:val="105"/>
        </w:rPr>
        <w:t xml:space="preserve"> </w:t>
      </w:r>
      <w:r>
        <w:rPr>
          <w:w w:val="105"/>
        </w:rPr>
        <w:t xml:space="preserve">niveau </w:t>
      </w:r>
      <w:r>
        <w:rPr>
          <w:spacing w:val="-2"/>
          <w:w w:val="105"/>
        </w:rPr>
        <w:t>national.</w:t>
      </w:r>
    </w:p>
    <w:p w14:paraId="1FD94020" w14:textId="4EB27189" w:rsidR="008725D2" w:rsidRDefault="00000000" w:rsidP="00C5376E">
      <w:pPr>
        <w:pStyle w:val="Corpsdetexte"/>
        <w:spacing w:before="199" w:line="283" w:lineRule="auto"/>
        <w:ind w:right="98"/>
      </w:pPr>
      <w:r>
        <w:t>Il est néanmoins possible que de telles réformes aient lieu localement au niveau des cantons</w:t>
      </w:r>
      <w:r>
        <w:rPr>
          <w:spacing w:val="12"/>
        </w:rPr>
        <w:t xml:space="preserve"> </w:t>
      </w:r>
      <w:r>
        <w:t>les</w:t>
      </w:r>
      <w:r>
        <w:rPr>
          <w:spacing w:val="12"/>
        </w:rPr>
        <w:t xml:space="preserve"> </w:t>
      </w:r>
      <w:r>
        <w:t>plus</w:t>
      </w:r>
      <w:r>
        <w:rPr>
          <w:spacing w:val="12"/>
        </w:rPr>
        <w:t xml:space="preserve"> </w:t>
      </w:r>
      <w:r>
        <w:t>touchés</w:t>
      </w:r>
      <w:r>
        <w:rPr>
          <w:spacing w:val="12"/>
        </w:rPr>
        <w:t xml:space="preserve"> </w:t>
      </w:r>
      <w:r>
        <w:t>par</w:t>
      </w:r>
      <w:r>
        <w:rPr>
          <w:spacing w:val="12"/>
        </w:rPr>
        <w:t xml:space="preserve"> </w:t>
      </w:r>
      <w:r>
        <w:t>le</w:t>
      </w:r>
      <w:r>
        <w:rPr>
          <w:spacing w:val="12"/>
        </w:rPr>
        <w:t xml:space="preserve"> </w:t>
      </w:r>
      <w:r>
        <w:t>niveau</w:t>
      </w:r>
      <w:r>
        <w:rPr>
          <w:spacing w:val="12"/>
        </w:rPr>
        <w:t xml:space="preserve"> </w:t>
      </w:r>
      <w:r>
        <w:t>et</w:t>
      </w:r>
      <w:r>
        <w:rPr>
          <w:spacing w:val="12"/>
        </w:rPr>
        <w:t xml:space="preserve"> </w:t>
      </w:r>
      <w:r>
        <w:t>l’augmentation</w:t>
      </w:r>
      <w:r>
        <w:rPr>
          <w:spacing w:val="12"/>
        </w:rPr>
        <w:t xml:space="preserve"> </w:t>
      </w:r>
      <w:r>
        <w:t>des</w:t>
      </w:r>
      <w:r>
        <w:rPr>
          <w:spacing w:val="12"/>
        </w:rPr>
        <w:t xml:space="preserve"> </w:t>
      </w:r>
      <w:r>
        <w:t>primes.</w:t>
      </w:r>
      <w:r>
        <w:rPr>
          <w:spacing w:val="12"/>
        </w:rPr>
        <w:t xml:space="preserve"> </w:t>
      </w:r>
      <w:r>
        <w:t>Le</w:t>
      </w:r>
      <w:r>
        <w:rPr>
          <w:spacing w:val="12"/>
        </w:rPr>
        <w:t xml:space="preserve"> </w:t>
      </w:r>
      <w:r>
        <w:t>canton</w:t>
      </w:r>
      <w:r>
        <w:rPr>
          <w:spacing w:val="12"/>
        </w:rPr>
        <w:t xml:space="preserve"> </w:t>
      </w:r>
      <w:r>
        <w:t>de</w:t>
      </w:r>
      <w:r>
        <w:rPr>
          <w:spacing w:val="12"/>
        </w:rPr>
        <w:t xml:space="preserve"> </w:t>
      </w:r>
      <w:r>
        <w:t>Genève</w:t>
      </w:r>
      <w:r>
        <w:rPr>
          <w:spacing w:val="12"/>
        </w:rPr>
        <w:t xml:space="preserve"> </w:t>
      </w:r>
      <w:r>
        <w:t>va à</w:t>
      </w:r>
      <w:r>
        <w:rPr>
          <w:spacing w:val="11"/>
        </w:rPr>
        <w:t xml:space="preserve"> </w:t>
      </w:r>
      <w:r>
        <w:t>cet</w:t>
      </w:r>
      <w:r>
        <w:rPr>
          <w:spacing w:val="32"/>
        </w:rPr>
        <w:t xml:space="preserve"> </w:t>
      </w:r>
      <w:r>
        <w:t>égard</w:t>
      </w:r>
      <w:r>
        <w:rPr>
          <w:spacing w:val="32"/>
        </w:rPr>
        <w:t xml:space="preserve"> </w:t>
      </w:r>
      <w:r>
        <w:t>peut</w:t>
      </w:r>
      <w:r>
        <w:rPr>
          <w:spacing w:val="32"/>
        </w:rPr>
        <w:t xml:space="preserve"> </w:t>
      </w:r>
      <w:r>
        <w:t>être</w:t>
      </w:r>
      <w:r>
        <w:rPr>
          <w:spacing w:val="32"/>
        </w:rPr>
        <w:t xml:space="preserve"> </w:t>
      </w:r>
      <w:r>
        <w:t>s’avérer</w:t>
      </w:r>
      <w:r>
        <w:rPr>
          <w:spacing w:val="32"/>
        </w:rPr>
        <w:t xml:space="preserve"> </w:t>
      </w:r>
      <w:r>
        <w:t>pionnier</w:t>
      </w:r>
      <w:r>
        <w:rPr>
          <w:spacing w:val="32"/>
        </w:rPr>
        <w:t xml:space="preserve"> </w:t>
      </w:r>
      <w:r>
        <w:t>en</w:t>
      </w:r>
      <w:r>
        <w:rPr>
          <w:spacing w:val="32"/>
        </w:rPr>
        <w:t xml:space="preserve"> </w:t>
      </w:r>
      <w:r>
        <w:t>matière</w:t>
      </w:r>
      <w:r>
        <w:rPr>
          <w:spacing w:val="32"/>
        </w:rPr>
        <w:t xml:space="preserve"> </w:t>
      </w:r>
      <w:r>
        <w:t>de</w:t>
      </w:r>
      <w:r>
        <w:rPr>
          <w:spacing w:val="32"/>
        </w:rPr>
        <w:t xml:space="preserve"> </w:t>
      </w:r>
      <w:r>
        <w:t>réforme</w:t>
      </w:r>
      <w:r>
        <w:rPr>
          <w:spacing w:val="32"/>
        </w:rPr>
        <w:t xml:space="preserve"> </w:t>
      </w:r>
      <w:r>
        <w:t>à</w:t>
      </w:r>
      <w:r>
        <w:rPr>
          <w:spacing w:val="32"/>
        </w:rPr>
        <w:t xml:space="preserve"> </w:t>
      </w:r>
      <w:r>
        <w:t>travers</w:t>
      </w:r>
      <w:r>
        <w:rPr>
          <w:spacing w:val="32"/>
        </w:rPr>
        <w:t xml:space="preserve"> </w:t>
      </w:r>
      <w:r>
        <w:t>le</w:t>
      </w:r>
      <w:r>
        <w:rPr>
          <w:spacing w:val="32"/>
        </w:rPr>
        <w:t xml:space="preserve"> </w:t>
      </w:r>
      <w:r>
        <w:t>projet</w:t>
      </w:r>
      <w:r>
        <w:rPr>
          <w:spacing w:val="32"/>
        </w:rPr>
        <w:t xml:space="preserve"> </w:t>
      </w:r>
      <w:r>
        <w:t>«</w:t>
      </w:r>
      <w:r>
        <w:rPr>
          <w:spacing w:val="-15"/>
        </w:rPr>
        <w:t xml:space="preserve"> </w:t>
      </w:r>
      <w:r>
        <w:t>béluga</w:t>
      </w:r>
      <w:r>
        <w:rPr>
          <w:spacing w:val="-15"/>
        </w:rPr>
        <w:t xml:space="preserve"> </w:t>
      </w:r>
      <w:r>
        <w:t>». Ce</w:t>
      </w:r>
      <w:r>
        <w:rPr>
          <w:spacing w:val="32"/>
        </w:rPr>
        <w:t xml:space="preserve"> </w:t>
      </w:r>
      <w:r>
        <w:t>projet</w:t>
      </w:r>
      <w:r>
        <w:rPr>
          <w:spacing w:val="32"/>
        </w:rPr>
        <w:t xml:space="preserve"> </w:t>
      </w:r>
      <w:r>
        <w:lastRenderedPageBreak/>
        <w:t>propose</w:t>
      </w:r>
      <w:r>
        <w:rPr>
          <w:spacing w:val="32"/>
        </w:rPr>
        <w:t xml:space="preserve"> </w:t>
      </w:r>
      <w:r>
        <w:t>une</w:t>
      </w:r>
      <w:r>
        <w:rPr>
          <w:spacing w:val="32"/>
        </w:rPr>
        <w:t xml:space="preserve"> </w:t>
      </w:r>
      <w:r>
        <w:t>organisation</w:t>
      </w:r>
      <w:r>
        <w:rPr>
          <w:spacing w:val="32"/>
        </w:rPr>
        <w:t xml:space="preserve"> </w:t>
      </w:r>
      <w:r>
        <w:t>de</w:t>
      </w:r>
      <w:r>
        <w:rPr>
          <w:spacing w:val="32"/>
        </w:rPr>
        <w:t xml:space="preserve"> </w:t>
      </w:r>
      <w:r>
        <w:t>caisse-maladie</w:t>
      </w:r>
      <w:r>
        <w:rPr>
          <w:spacing w:val="32"/>
        </w:rPr>
        <w:t xml:space="preserve"> </w:t>
      </w:r>
      <w:r>
        <w:t>publique</w:t>
      </w:r>
      <w:r>
        <w:rPr>
          <w:spacing w:val="32"/>
        </w:rPr>
        <w:t xml:space="preserve"> </w:t>
      </w:r>
      <w:r>
        <w:t>pour</w:t>
      </w:r>
      <w:r>
        <w:rPr>
          <w:spacing w:val="32"/>
        </w:rPr>
        <w:t xml:space="preserve"> </w:t>
      </w:r>
      <w:r>
        <w:t>l’assurance</w:t>
      </w:r>
      <w:r>
        <w:rPr>
          <w:spacing w:val="32"/>
        </w:rPr>
        <w:t xml:space="preserve"> </w:t>
      </w:r>
      <w:r>
        <w:t>obligatoir</w:t>
      </w:r>
      <w:r w:rsidR="007D1543">
        <w:t xml:space="preserve">e de </w:t>
      </w:r>
      <w:r>
        <w:t xml:space="preserve">soins qui engendrerait un rabais de 20% sur les primes de l’assurance-maladie obligatoire. Si </w:t>
      </w:r>
      <w:r w:rsidR="00296F1F">
        <w:t>cette expérience genevoise</w:t>
      </w:r>
      <w:r>
        <w:t xml:space="preserve"> tient ses promesses, il est possible qu’elle atteigne par effet de domino d’autres cantons et, qu’à terme, elle aboutisse à une remise en cause plus profonde de la LAMal.</w:t>
      </w:r>
    </w:p>
    <w:p w14:paraId="6C7DCD43" w14:textId="77777777" w:rsidR="008725D2" w:rsidRDefault="008725D2">
      <w:pPr>
        <w:pStyle w:val="Corpsdetexte"/>
        <w:spacing w:line="283" w:lineRule="auto"/>
        <w:sectPr w:rsidR="008725D2">
          <w:pgSz w:w="11910" w:h="16840"/>
          <w:pgMar w:top="1200" w:right="1275" w:bottom="1100" w:left="1275" w:header="0" w:footer="904" w:gutter="0"/>
          <w:cols w:space="720"/>
        </w:sectPr>
      </w:pPr>
    </w:p>
    <w:p w14:paraId="002461FD" w14:textId="4D288DB0" w:rsidR="00E4231E" w:rsidRPr="00653331" w:rsidRDefault="00000000" w:rsidP="00171312">
      <w:pPr>
        <w:pStyle w:val="Titre1"/>
        <w:ind w:firstLine="0"/>
        <w:rPr>
          <w:rFonts w:ascii="Times New Roman" w:hAnsi="Times New Roman" w:cs="Times New Roman"/>
          <w:spacing w:val="-2"/>
          <w:sz w:val="36"/>
          <w:szCs w:val="36"/>
        </w:rPr>
      </w:pPr>
      <w:bookmarkStart w:id="241" w:name="Bibliographie"/>
      <w:bookmarkEnd w:id="241"/>
      <w:r w:rsidRPr="00296F1F">
        <w:rPr>
          <w:rFonts w:ascii="Times New Roman" w:hAnsi="Times New Roman" w:cs="Times New Roman"/>
          <w:spacing w:val="-2"/>
          <w:sz w:val="36"/>
          <w:szCs w:val="36"/>
        </w:rPr>
        <w:lastRenderedPageBreak/>
        <w:t>Bibliographie</w:t>
      </w:r>
    </w:p>
    <w:p w14:paraId="4C892419" w14:textId="77777777" w:rsidR="00E631E5" w:rsidRPr="00E631E5" w:rsidRDefault="00E631E5" w:rsidP="00E631E5">
      <w:pPr>
        <w:pStyle w:val="Bibliographie"/>
        <w:rPr>
          <w:sz w:val="24"/>
          <w:szCs w:val="24"/>
          <w:lang w:val="fr-CH"/>
        </w:rPr>
      </w:pPr>
      <w:bookmarkStart w:id="242" w:name="_bookmark25"/>
      <w:bookmarkEnd w:id="242"/>
      <w:r w:rsidRPr="00E631E5">
        <w:rPr>
          <w:sz w:val="24"/>
          <w:szCs w:val="24"/>
          <w:lang w:val="fr-CH"/>
        </w:rPr>
        <w:t xml:space="preserve">Amable B. (2005), </w:t>
      </w:r>
      <w:r w:rsidRPr="00E631E5">
        <w:rPr>
          <w:i/>
          <w:sz w:val="24"/>
          <w:szCs w:val="24"/>
          <w:lang w:val="fr-CH"/>
        </w:rPr>
        <w:t>Les cinq capitalismes : diversité des systèmes économiques et sociaux dans la mondialisation</w:t>
      </w:r>
      <w:r w:rsidRPr="00E631E5">
        <w:rPr>
          <w:sz w:val="24"/>
          <w:szCs w:val="24"/>
          <w:lang w:val="fr-CH"/>
        </w:rPr>
        <w:t>, Paris, Seuil.</w:t>
      </w:r>
    </w:p>
    <w:p w14:paraId="443AA760" w14:textId="77777777" w:rsidR="00E631E5" w:rsidRPr="00E631E5" w:rsidRDefault="00E631E5" w:rsidP="00E631E5">
      <w:pPr>
        <w:pStyle w:val="Bibliographie"/>
        <w:rPr>
          <w:sz w:val="24"/>
          <w:szCs w:val="24"/>
          <w:lang w:val="fr-CH"/>
        </w:rPr>
      </w:pPr>
      <w:r w:rsidRPr="00E631E5">
        <w:rPr>
          <w:sz w:val="24"/>
          <w:szCs w:val="24"/>
          <w:lang w:val="fr-CH"/>
        </w:rPr>
        <w:t xml:space="preserve">Amable B. (2023), </w:t>
      </w:r>
      <w:r w:rsidRPr="00E631E5">
        <w:rPr>
          <w:i/>
          <w:sz w:val="24"/>
          <w:szCs w:val="24"/>
          <w:lang w:val="fr-CH"/>
        </w:rPr>
        <w:t>Le néolibéralisme</w:t>
      </w:r>
      <w:r w:rsidRPr="00E631E5">
        <w:rPr>
          <w:sz w:val="24"/>
          <w:szCs w:val="24"/>
          <w:lang w:val="fr-CH"/>
        </w:rPr>
        <w:t>, Paris, Que sais‑je ?, Presses universitaires de France.</w:t>
      </w:r>
    </w:p>
    <w:p w14:paraId="1933F4FB" w14:textId="77777777" w:rsidR="00E631E5" w:rsidRPr="00E631E5" w:rsidRDefault="00E631E5" w:rsidP="00E631E5">
      <w:pPr>
        <w:pStyle w:val="Bibliographie"/>
        <w:rPr>
          <w:sz w:val="24"/>
          <w:szCs w:val="24"/>
          <w:lang w:val="fr-CH"/>
        </w:rPr>
      </w:pPr>
      <w:r w:rsidRPr="00E631E5">
        <w:rPr>
          <w:sz w:val="24"/>
          <w:szCs w:val="24"/>
          <w:lang w:val="fr-CH"/>
        </w:rPr>
        <w:t xml:space="preserve">Amable B., Guillaud E. &amp; S. </w:t>
      </w:r>
      <w:proofErr w:type="spellStart"/>
      <w:r w:rsidRPr="00E631E5">
        <w:rPr>
          <w:sz w:val="24"/>
          <w:szCs w:val="24"/>
          <w:lang w:val="fr-CH"/>
        </w:rPr>
        <w:t>Palombarini</w:t>
      </w:r>
      <w:proofErr w:type="spellEnd"/>
      <w:r w:rsidRPr="00E631E5">
        <w:rPr>
          <w:sz w:val="24"/>
          <w:szCs w:val="24"/>
          <w:lang w:val="fr-CH"/>
        </w:rPr>
        <w:t xml:space="preserve"> (2012), </w:t>
      </w:r>
      <w:r w:rsidRPr="00E631E5">
        <w:rPr>
          <w:i/>
          <w:sz w:val="24"/>
          <w:szCs w:val="24"/>
          <w:lang w:val="fr-CH"/>
        </w:rPr>
        <w:t>L’économie politique du néolibéralisme : le cas de la France et de l’Italie</w:t>
      </w:r>
      <w:r w:rsidRPr="00E631E5">
        <w:rPr>
          <w:sz w:val="24"/>
          <w:szCs w:val="24"/>
          <w:lang w:val="fr-CH"/>
        </w:rPr>
        <w:t>, Paris, Éditions Rue d’Ulm, coll. « Collection du CEPREMAP », vol. 26.</w:t>
      </w:r>
    </w:p>
    <w:p w14:paraId="7949F242"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(2005), </w:t>
      </w:r>
      <w:r w:rsidRPr="00E631E5">
        <w:rPr>
          <w:i/>
          <w:sz w:val="24"/>
          <w:szCs w:val="24"/>
          <w:lang w:val="fr-CH"/>
        </w:rPr>
        <w:t>L’économie politique n’est pas une science morale</w:t>
      </w:r>
      <w:r w:rsidRPr="00E631E5">
        <w:rPr>
          <w:sz w:val="24"/>
          <w:szCs w:val="24"/>
          <w:lang w:val="fr-CH"/>
        </w:rPr>
        <w:t>, Paris, Raisons d’agir.</w:t>
      </w:r>
    </w:p>
    <w:p w14:paraId="24DFCD35" w14:textId="77777777" w:rsidR="00E631E5" w:rsidRPr="00E631E5" w:rsidRDefault="00E631E5" w:rsidP="00E631E5">
      <w:pPr>
        <w:pStyle w:val="Bibliographie"/>
        <w:rPr>
          <w:sz w:val="24"/>
          <w:szCs w:val="24"/>
          <w:lang w:val="en-US"/>
        </w:rPr>
      </w:pPr>
      <w:r w:rsidRPr="00E631E5">
        <w:rPr>
          <w:sz w:val="24"/>
          <w:szCs w:val="24"/>
          <w:lang w:val="en-US"/>
        </w:rPr>
        <w:t xml:space="preserve">Amable B. &amp; S. </w:t>
      </w:r>
      <w:proofErr w:type="spellStart"/>
      <w:r w:rsidRPr="00E631E5">
        <w:rPr>
          <w:sz w:val="24"/>
          <w:szCs w:val="24"/>
          <w:lang w:val="en-US"/>
        </w:rPr>
        <w:t>Palombarini</w:t>
      </w:r>
      <w:proofErr w:type="spellEnd"/>
      <w:r w:rsidRPr="00E631E5">
        <w:rPr>
          <w:sz w:val="24"/>
          <w:szCs w:val="24"/>
          <w:lang w:val="en-US"/>
        </w:rPr>
        <w:t xml:space="preserve"> (2008), « A neorealist approach to institutional change and the diversity of capitalism », </w:t>
      </w:r>
      <w:r w:rsidRPr="00E631E5">
        <w:rPr>
          <w:i/>
          <w:sz w:val="24"/>
          <w:szCs w:val="24"/>
          <w:lang w:val="en-US"/>
        </w:rPr>
        <w:t>Socio‑Economic Review</w:t>
      </w:r>
      <w:r w:rsidRPr="00E631E5">
        <w:rPr>
          <w:sz w:val="24"/>
          <w:szCs w:val="24"/>
          <w:lang w:val="en-US"/>
        </w:rPr>
        <w:t>, vol. 7, no 1, p. 123‑143.</w:t>
      </w:r>
    </w:p>
    <w:p w14:paraId="38D02E37" w14:textId="77777777" w:rsidR="00E631E5" w:rsidRPr="00E631E5" w:rsidRDefault="00E631E5" w:rsidP="00E631E5">
      <w:pPr>
        <w:pStyle w:val="Bibliographie"/>
        <w:rPr>
          <w:sz w:val="24"/>
          <w:szCs w:val="24"/>
          <w:lang w:val="en-US"/>
        </w:rPr>
      </w:pPr>
      <w:r w:rsidRPr="00E631E5">
        <w:rPr>
          <w:sz w:val="24"/>
          <w:szCs w:val="24"/>
          <w:lang w:val="en-US"/>
        </w:rPr>
        <w:t xml:space="preserve">Amable B. &amp; S. </w:t>
      </w:r>
      <w:proofErr w:type="spellStart"/>
      <w:r w:rsidRPr="00E631E5">
        <w:rPr>
          <w:sz w:val="24"/>
          <w:szCs w:val="24"/>
          <w:lang w:val="en-US"/>
        </w:rPr>
        <w:t>Palombarini</w:t>
      </w:r>
      <w:proofErr w:type="spellEnd"/>
      <w:r w:rsidRPr="00E631E5">
        <w:rPr>
          <w:sz w:val="24"/>
          <w:szCs w:val="24"/>
          <w:lang w:val="en-US"/>
        </w:rPr>
        <w:t xml:space="preserve"> (2017), « The emergence of an anti‑bourgeois bloc in France », in </w:t>
      </w:r>
      <w:r w:rsidRPr="00E631E5">
        <w:rPr>
          <w:i/>
          <w:sz w:val="24"/>
          <w:szCs w:val="24"/>
          <w:lang w:val="en-US"/>
        </w:rPr>
        <w:t>Growth, Crisis, Democracy</w:t>
      </w:r>
      <w:r w:rsidRPr="00E631E5">
        <w:rPr>
          <w:sz w:val="24"/>
          <w:szCs w:val="24"/>
          <w:lang w:val="en-US"/>
        </w:rPr>
        <w:t>, London, Routledge.</w:t>
      </w:r>
    </w:p>
    <w:p w14:paraId="2589C428"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(2018), </w:t>
      </w:r>
      <w:r w:rsidRPr="00E631E5">
        <w:rPr>
          <w:i/>
          <w:sz w:val="24"/>
          <w:szCs w:val="24"/>
          <w:lang w:val="fr-CH"/>
        </w:rPr>
        <w:t>L’illusion du bloc bourgeois : alliances sociales et avenir du modèle français</w:t>
      </w:r>
      <w:r w:rsidRPr="00E631E5">
        <w:rPr>
          <w:sz w:val="24"/>
          <w:szCs w:val="24"/>
          <w:lang w:val="fr-CH"/>
        </w:rPr>
        <w:t>, Paris, Raisons d’agir.</w:t>
      </w:r>
    </w:p>
    <w:p w14:paraId="3136F3A5"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(2023), « </w:t>
      </w:r>
      <w:proofErr w:type="spellStart"/>
      <w:r w:rsidRPr="00E631E5">
        <w:rPr>
          <w:sz w:val="24"/>
          <w:szCs w:val="24"/>
          <w:lang w:val="fr-CH"/>
        </w:rPr>
        <w:t>Multidimensional</w:t>
      </w:r>
      <w:proofErr w:type="spellEnd"/>
      <w:r w:rsidRPr="00E631E5">
        <w:rPr>
          <w:sz w:val="24"/>
          <w:szCs w:val="24"/>
          <w:lang w:val="fr-CH"/>
        </w:rPr>
        <w:t xml:space="preserve"> social </w:t>
      </w:r>
      <w:proofErr w:type="spellStart"/>
      <w:r w:rsidRPr="00E631E5">
        <w:rPr>
          <w:sz w:val="24"/>
          <w:szCs w:val="24"/>
          <w:lang w:val="fr-CH"/>
        </w:rPr>
        <w:t>conflict</w:t>
      </w:r>
      <w:proofErr w:type="spellEnd"/>
      <w:r w:rsidRPr="00E631E5">
        <w:rPr>
          <w:sz w:val="24"/>
          <w:szCs w:val="24"/>
          <w:lang w:val="fr-CH"/>
        </w:rPr>
        <w:t xml:space="preserve"> and </w:t>
      </w:r>
      <w:proofErr w:type="spellStart"/>
      <w:r w:rsidRPr="00E631E5">
        <w:rPr>
          <w:sz w:val="24"/>
          <w:szCs w:val="24"/>
          <w:lang w:val="fr-CH"/>
        </w:rPr>
        <w:t>institutional</w:t>
      </w:r>
      <w:proofErr w:type="spellEnd"/>
      <w:r w:rsidRPr="00E631E5">
        <w:rPr>
          <w:sz w:val="24"/>
          <w:szCs w:val="24"/>
          <w:lang w:val="fr-CH"/>
        </w:rPr>
        <w:t xml:space="preserve"> change », </w:t>
      </w:r>
      <w:r w:rsidRPr="00E631E5">
        <w:rPr>
          <w:i/>
          <w:sz w:val="24"/>
          <w:szCs w:val="24"/>
          <w:lang w:val="fr-CH"/>
        </w:rPr>
        <w:t xml:space="preserve">New </w:t>
      </w:r>
      <w:proofErr w:type="spellStart"/>
      <w:r w:rsidRPr="00E631E5">
        <w:rPr>
          <w:i/>
          <w:sz w:val="24"/>
          <w:szCs w:val="24"/>
          <w:lang w:val="fr-CH"/>
        </w:rPr>
        <w:t>Political</w:t>
      </w:r>
      <w:proofErr w:type="spellEnd"/>
      <w:r w:rsidRPr="00E631E5">
        <w:rPr>
          <w:i/>
          <w:sz w:val="24"/>
          <w:szCs w:val="24"/>
          <w:lang w:val="fr-CH"/>
        </w:rPr>
        <w:t xml:space="preserve"> Economy</w:t>
      </w:r>
      <w:r w:rsidRPr="00E631E5">
        <w:rPr>
          <w:sz w:val="24"/>
          <w:szCs w:val="24"/>
          <w:lang w:val="fr-CH"/>
        </w:rPr>
        <w:t>, vol. 26, p. 1‑16.</w:t>
      </w:r>
    </w:p>
    <w:p w14:paraId="242DD4DD"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(2024), </w:t>
      </w:r>
      <w:r w:rsidRPr="00E631E5">
        <w:rPr>
          <w:i/>
          <w:sz w:val="24"/>
          <w:szCs w:val="24"/>
          <w:lang w:val="fr-CH"/>
        </w:rPr>
        <w:t>Blocs sociaux et domination : pour une économie politique néoréaliste</w:t>
      </w:r>
      <w:r w:rsidRPr="00E631E5">
        <w:rPr>
          <w:sz w:val="24"/>
          <w:szCs w:val="24"/>
          <w:lang w:val="fr-CH"/>
        </w:rPr>
        <w:t>, Paris, Liber/Raisons d’agir.</w:t>
      </w:r>
    </w:p>
    <w:p w14:paraId="0D4BE68C"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(2025), « Retour sur le concept de bloc social en économie politique », </w:t>
      </w:r>
      <w:r w:rsidRPr="00E631E5">
        <w:rPr>
          <w:i/>
          <w:sz w:val="24"/>
          <w:szCs w:val="24"/>
          <w:lang w:val="fr-CH"/>
        </w:rPr>
        <w:t>Revue de l’OFCE</w:t>
      </w:r>
      <w:r w:rsidRPr="00E631E5">
        <w:rPr>
          <w:sz w:val="24"/>
          <w:szCs w:val="24"/>
          <w:lang w:val="fr-CH"/>
        </w:rPr>
        <w:t>, no 190 (2025/3).</w:t>
      </w:r>
    </w:p>
    <w:p w14:paraId="33D84E8B" w14:textId="77777777" w:rsidR="00E631E5" w:rsidRPr="00E631E5" w:rsidRDefault="00E631E5" w:rsidP="00E631E5">
      <w:pPr>
        <w:pStyle w:val="Bibliographie"/>
        <w:rPr>
          <w:sz w:val="24"/>
          <w:szCs w:val="24"/>
          <w:lang w:val="en-US"/>
        </w:rPr>
      </w:pPr>
      <w:proofErr w:type="spellStart"/>
      <w:r w:rsidRPr="00E631E5">
        <w:rPr>
          <w:sz w:val="24"/>
          <w:szCs w:val="24"/>
          <w:lang w:val="en-US"/>
        </w:rPr>
        <w:t>Armingeon</w:t>
      </w:r>
      <w:proofErr w:type="spellEnd"/>
      <w:r w:rsidRPr="00E631E5">
        <w:rPr>
          <w:sz w:val="24"/>
          <w:szCs w:val="24"/>
          <w:lang w:val="en-US"/>
        </w:rPr>
        <w:t xml:space="preserve"> K. (2001), « </w:t>
      </w:r>
      <w:proofErr w:type="spellStart"/>
      <w:r w:rsidRPr="00E631E5">
        <w:rPr>
          <w:sz w:val="24"/>
          <w:szCs w:val="24"/>
          <w:lang w:val="en-US"/>
        </w:rPr>
        <w:t>Institutionalising</w:t>
      </w:r>
      <w:proofErr w:type="spellEnd"/>
      <w:r w:rsidRPr="00E631E5">
        <w:rPr>
          <w:sz w:val="24"/>
          <w:szCs w:val="24"/>
          <w:lang w:val="en-US"/>
        </w:rPr>
        <w:t xml:space="preserve"> the Swiss welfare state », </w:t>
      </w:r>
      <w:r w:rsidRPr="00E631E5">
        <w:rPr>
          <w:i/>
          <w:sz w:val="24"/>
          <w:szCs w:val="24"/>
          <w:lang w:val="en-US"/>
        </w:rPr>
        <w:t>West European Politics</w:t>
      </w:r>
      <w:r w:rsidRPr="00E631E5">
        <w:rPr>
          <w:sz w:val="24"/>
          <w:szCs w:val="24"/>
          <w:lang w:val="en-US"/>
        </w:rPr>
        <w:t>, vol. 24, no 2, p. 145‑168.</w:t>
      </w:r>
    </w:p>
    <w:p w14:paraId="0C4A017E" w14:textId="77777777" w:rsidR="00E631E5" w:rsidRPr="00E631E5" w:rsidRDefault="00E631E5" w:rsidP="00E631E5">
      <w:pPr>
        <w:pStyle w:val="Bibliographie"/>
        <w:rPr>
          <w:sz w:val="24"/>
          <w:szCs w:val="24"/>
          <w:lang w:val="en-US"/>
        </w:rPr>
      </w:pPr>
      <w:proofErr w:type="spellStart"/>
      <w:r w:rsidRPr="00E631E5">
        <w:rPr>
          <w:sz w:val="24"/>
          <w:szCs w:val="24"/>
          <w:lang w:val="en-US"/>
        </w:rPr>
        <w:t>Armingeon</w:t>
      </w:r>
      <w:proofErr w:type="spellEnd"/>
      <w:r w:rsidRPr="00E631E5">
        <w:rPr>
          <w:sz w:val="24"/>
          <w:szCs w:val="24"/>
          <w:lang w:val="en-US"/>
        </w:rPr>
        <w:t xml:space="preserve"> K., Bertozzi F. &amp; G. Bonoli (2004), « Swiss worlds of welfare », </w:t>
      </w:r>
      <w:r w:rsidRPr="00E631E5">
        <w:rPr>
          <w:i/>
          <w:sz w:val="24"/>
          <w:szCs w:val="24"/>
          <w:lang w:val="en-US"/>
        </w:rPr>
        <w:t>West European Politics</w:t>
      </w:r>
      <w:r w:rsidRPr="00E631E5">
        <w:rPr>
          <w:sz w:val="24"/>
          <w:szCs w:val="24"/>
          <w:lang w:val="en-US"/>
        </w:rPr>
        <w:t>, vol. 27, no 1, p. 20‑44.</w:t>
      </w:r>
    </w:p>
    <w:p w14:paraId="0E27EDD5" w14:textId="77777777" w:rsidR="00E631E5" w:rsidRPr="00E631E5" w:rsidRDefault="00E631E5" w:rsidP="00E631E5">
      <w:pPr>
        <w:pStyle w:val="Bibliographie"/>
        <w:rPr>
          <w:sz w:val="24"/>
          <w:szCs w:val="24"/>
          <w:lang w:val="en-US"/>
        </w:rPr>
      </w:pPr>
      <w:r w:rsidRPr="00E631E5">
        <w:rPr>
          <w:sz w:val="24"/>
          <w:szCs w:val="24"/>
          <w:lang w:val="en-US"/>
        </w:rPr>
        <w:t xml:space="preserve">Bertozzi F. &amp; F. Gilardi (2008), « The Swiss welfare state: a changing public‑private mix? », in </w:t>
      </w:r>
      <w:proofErr w:type="spellStart"/>
      <w:r w:rsidRPr="00E631E5">
        <w:rPr>
          <w:sz w:val="24"/>
          <w:szCs w:val="24"/>
          <w:lang w:val="en-US"/>
        </w:rPr>
        <w:t>Béland</w:t>
      </w:r>
      <w:proofErr w:type="spellEnd"/>
      <w:r w:rsidRPr="00E631E5">
        <w:rPr>
          <w:sz w:val="24"/>
          <w:szCs w:val="24"/>
          <w:lang w:val="en-US"/>
        </w:rPr>
        <w:t xml:space="preserve"> D. &amp; B. Gran (eds), </w:t>
      </w:r>
      <w:r w:rsidRPr="00E631E5">
        <w:rPr>
          <w:i/>
          <w:sz w:val="24"/>
          <w:szCs w:val="24"/>
          <w:lang w:val="en-US"/>
        </w:rPr>
        <w:t>Public and Private Social Policy</w:t>
      </w:r>
      <w:r w:rsidRPr="00E631E5">
        <w:rPr>
          <w:sz w:val="24"/>
          <w:szCs w:val="24"/>
          <w:lang w:val="en-US"/>
        </w:rPr>
        <w:t>, London, Palgrave Macmillan UK.</w:t>
      </w:r>
    </w:p>
    <w:p w14:paraId="2CDBBA8E" w14:textId="77777777" w:rsidR="00E631E5" w:rsidRPr="00E631E5" w:rsidRDefault="00E631E5" w:rsidP="00E631E5">
      <w:pPr>
        <w:pStyle w:val="Bibliographie"/>
        <w:rPr>
          <w:sz w:val="24"/>
          <w:szCs w:val="24"/>
          <w:lang w:val="en-US"/>
        </w:rPr>
      </w:pPr>
      <w:proofErr w:type="spellStart"/>
      <w:r w:rsidRPr="00E631E5">
        <w:rPr>
          <w:sz w:val="24"/>
          <w:szCs w:val="24"/>
          <w:lang w:val="fr-CH"/>
        </w:rPr>
        <w:t>Bolgiani</w:t>
      </w:r>
      <w:proofErr w:type="spellEnd"/>
      <w:r w:rsidRPr="00E631E5">
        <w:rPr>
          <w:sz w:val="24"/>
          <w:szCs w:val="24"/>
          <w:lang w:val="fr-CH"/>
        </w:rPr>
        <w:t xml:space="preserve"> I., Crivelli L. &amp; G. </w:t>
      </w:r>
      <w:proofErr w:type="spellStart"/>
      <w:r w:rsidRPr="00E631E5">
        <w:rPr>
          <w:sz w:val="24"/>
          <w:szCs w:val="24"/>
          <w:lang w:val="fr-CH"/>
        </w:rPr>
        <w:t>Domenighetti</w:t>
      </w:r>
      <w:proofErr w:type="spellEnd"/>
      <w:r w:rsidRPr="00E631E5">
        <w:rPr>
          <w:sz w:val="24"/>
          <w:szCs w:val="24"/>
          <w:lang w:val="fr-CH"/>
        </w:rPr>
        <w:t xml:space="preserve"> (2006), « Le rôle de l’assurance‑maladie dans la régulation du système de santé en Suisse », </w:t>
      </w:r>
      <w:r w:rsidRPr="00E631E5">
        <w:rPr>
          <w:i/>
          <w:sz w:val="24"/>
          <w:szCs w:val="24"/>
          <w:lang w:val="fr-CH"/>
        </w:rPr>
        <w:t xml:space="preserve">Droit social. </w:t>
      </w:r>
      <w:r w:rsidRPr="00E631E5">
        <w:rPr>
          <w:i/>
          <w:sz w:val="24"/>
          <w:szCs w:val="24"/>
          <w:lang w:val="en-US"/>
        </w:rPr>
        <w:t xml:space="preserve">Revue française des affaires </w:t>
      </w:r>
      <w:proofErr w:type="spellStart"/>
      <w:r w:rsidRPr="00E631E5">
        <w:rPr>
          <w:i/>
          <w:sz w:val="24"/>
          <w:szCs w:val="24"/>
          <w:lang w:val="en-US"/>
        </w:rPr>
        <w:t>sociales</w:t>
      </w:r>
      <w:proofErr w:type="spellEnd"/>
      <w:r w:rsidRPr="00E631E5">
        <w:rPr>
          <w:sz w:val="24"/>
          <w:szCs w:val="24"/>
          <w:lang w:val="en-US"/>
        </w:rPr>
        <w:t>, no 2, p. 239‑262.</w:t>
      </w:r>
    </w:p>
    <w:p w14:paraId="04909994" w14:textId="77777777" w:rsidR="00E631E5" w:rsidRPr="00E631E5" w:rsidRDefault="00E631E5" w:rsidP="00E631E5">
      <w:pPr>
        <w:pStyle w:val="Bibliographie"/>
        <w:rPr>
          <w:sz w:val="24"/>
          <w:szCs w:val="24"/>
          <w:lang w:val="en-US"/>
        </w:rPr>
      </w:pPr>
      <w:r w:rsidRPr="00E631E5">
        <w:rPr>
          <w:sz w:val="24"/>
          <w:szCs w:val="24"/>
          <w:lang w:val="en-US"/>
        </w:rPr>
        <w:t xml:space="preserve">Bonoli G. &amp; F. Fossati (2024), « Social policy », in </w:t>
      </w:r>
      <w:r w:rsidRPr="00E631E5">
        <w:rPr>
          <w:i/>
          <w:sz w:val="24"/>
          <w:szCs w:val="24"/>
          <w:lang w:val="en-US"/>
        </w:rPr>
        <w:t>The Oxford Handbook of Swiss Politics</w:t>
      </w:r>
      <w:r w:rsidRPr="00E631E5">
        <w:rPr>
          <w:sz w:val="24"/>
          <w:szCs w:val="24"/>
          <w:lang w:val="en-US"/>
        </w:rPr>
        <w:t>, Oxford, Oxford University Press.</w:t>
      </w:r>
    </w:p>
    <w:p w14:paraId="3A607AE3" w14:textId="77777777" w:rsidR="00E631E5" w:rsidRPr="00E631E5" w:rsidRDefault="00E631E5" w:rsidP="00E631E5">
      <w:pPr>
        <w:pStyle w:val="Bibliographie"/>
        <w:rPr>
          <w:sz w:val="24"/>
          <w:szCs w:val="24"/>
          <w:lang w:val="en-US"/>
        </w:rPr>
      </w:pPr>
      <w:r w:rsidRPr="00E631E5">
        <w:rPr>
          <w:sz w:val="24"/>
          <w:szCs w:val="24"/>
          <w:lang w:val="en-US"/>
        </w:rPr>
        <w:t xml:space="preserve">Braun D. &amp; B. Uhlmann (2009), « Explaining policy stability and change in Swiss health care reforms », </w:t>
      </w:r>
      <w:r w:rsidRPr="00E631E5">
        <w:rPr>
          <w:i/>
          <w:sz w:val="24"/>
          <w:szCs w:val="24"/>
          <w:lang w:val="en-US"/>
        </w:rPr>
        <w:t>Swiss Political Science Review</w:t>
      </w:r>
      <w:r w:rsidRPr="00E631E5">
        <w:rPr>
          <w:sz w:val="24"/>
          <w:szCs w:val="24"/>
          <w:lang w:val="en-US"/>
        </w:rPr>
        <w:t>, vol. 15, no 2, p. 205‑240.</w:t>
      </w:r>
    </w:p>
    <w:p w14:paraId="2257322E" w14:textId="77777777" w:rsidR="00E631E5" w:rsidRPr="00E631E5" w:rsidRDefault="00E631E5" w:rsidP="00E631E5">
      <w:pPr>
        <w:pStyle w:val="Bibliographie"/>
        <w:rPr>
          <w:sz w:val="24"/>
          <w:szCs w:val="24"/>
          <w:lang w:val="fr-CH"/>
        </w:rPr>
      </w:pPr>
      <w:proofErr w:type="spellStart"/>
      <w:r w:rsidRPr="00E631E5">
        <w:rPr>
          <w:sz w:val="24"/>
          <w:szCs w:val="24"/>
          <w:lang w:val="fr-CH"/>
        </w:rPr>
        <w:t>Buclin</w:t>
      </w:r>
      <w:proofErr w:type="spellEnd"/>
      <w:r w:rsidRPr="00E631E5">
        <w:rPr>
          <w:sz w:val="24"/>
          <w:szCs w:val="24"/>
          <w:lang w:val="fr-CH"/>
        </w:rPr>
        <w:t xml:space="preserve"> H. (2020), « Assurance‑maladie et libéralisme économique », </w:t>
      </w:r>
      <w:proofErr w:type="spellStart"/>
      <w:r w:rsidRPr="00E631E5">
        <w:rPr>
          <w:i/>
          <w:sz w:val="24"/>
          <w:szCs w:val="24"/>
          <w:lang w:val="fr-CH"/>
        </w:rPr>
        <w:t>Gesnerus</w:t>
      </w:r>
      <w:proofErr w:type="spellEnd"/>
      <w:r w:rsidRPr="00E631E5">
        <w:rPr>
          <w:sz w:val="24"/>
          <w:szCs w:val="24"/>
          <w:lang w:val="fr-CH"/>
        </w:rPr>
        <w:t>, vol. 77, no 1, p. 102‑122.</w:t>
      </w:r>
    </w:p>
    <w:p w14:paraId="062CCEC7" w14:textId="77777777" w:rsidR="00E631E5" w:rsidRPr="00E631E5" w:rsidRDefault="00E631E5" w:rsidP="00E631E5">
      <w:pPr>
        <w:pStyle w:val="Bibliographie"/>
        <w:rPr>
          <w:sz w:val="24"/>
          <w:szCs w:val="24"/>
          <w:lang w:val="en-US"/>
        </w:rPr>
      </w:pPr>
      <w:r w:rsidRPr="00E631E5">
        <w:rPr>
          <w:sz w:val="24"/>
          <w:szCs w:val="24"/>
          <w:lang w:val="en-US"/>
        </w:rPr>
        <w:lastRenderedPageBreak/>
        <w:t xml:space="preserve">Charles L. &amp; G. Vallet (2024), « Fast and curious: The Swiss Development Puzzle », </w:t>
      </w:r>
      <w:r w:rsidRPr="00E631E5">
        <w:rPr>
          <w:i/>
          <w:sz w:val="24"/>
          <w:szCs w:val="24"/>
          <w:lang w:val="en-US"/>
        </w:rPr>
        <w:t>Review of Political Economy</w:t>
      </w:r>
      <w:r w:rsidRPr="00E631E5">
        <w:rPr>
          <w:sz w:val="24"/>
          <w:szCs w:val="24"/>
          <w:lang w:val="en-US"/>
        </w:rPr>
        <w:t>, vol. 0, no 0, p. 1‑27.</w:t>
      </w:r>
    </w:p>
    <w:p w14:paraId="00056763" w14:textId="77777777" w:rsidR="00E631E5" w:rsidRPr="00E631E5" w:rsidRDefault="00E631E5" w:rsidP="00E631E5">
      <w:pPr>
        <w:pStyle w:val="Bibliographie"/>
        <w:rPr>
          <w:sz w:val="24"/>
          <w:szCs w:val="24"/>
          <w:lang w:val="fr-CH"/>
        </w:rPr>
      </w:pPr>
      <w:r w:rsidRPr="00E631E5">
        <w:rPr>
          <w:sz w:val="24"/>
          <w:szCs w:val="24"/>
          <w:lang w:val="fr-CH"/>
        </w:rPr>
        <w:t xml:space="preserve">Charles L. &amp; G. Vallet (2025), « Le bloc social à l’origine du capitalisme de la Suisse », </w:t>
      </w:r>
      <w:r w:rsidRPr="00E631E5">
        <w:rPr>
          <w:i/>
          <w:sz w:val="24"/>
          <w:szCs w:val="24"/>
          <w:lang w:val="fr-CH"/>
        </w:rPr>
        <w:t>Revue de l’OFCE</w:t>
      </w:r>
      <w:r w:rsidRPr="00E631E5">
        <w:rPr>
          <w:sz w:val="24"/>
          <w:szCs w:val="24"/>
          <w:lang w:val="fr-CH"/>
        </w:rPr>
        <w:t>, no 2025/3.</w:t>
      </w:r>
    </w:p>
    <w:p w14:paraId="6A5BF231" w14:textId="77777777" w:rsidR="00E631E5" w:rsidRPr="00E631E5" w:rsidRDefault="00E631E5" w:rsidP="00E631E5">
      <w:pPr>
        <w:pStyle w:val="Bibliographie"/>
        <w:rPr>
          <w:sz w:val="24"/>
          <w:szCs w:val="24"/>
          <w:lang w:val="fr-CH"/>
        </w:rPr>
      </w:pPr>
      <w:r w:rsidRPr="00E631E5">
        <w:rPr>
          <w:sz w:val="24"/>
          <w:szCs w:val="24"/>
          <w:lang w:val="fr-CH"/>
        </w:rPr>
        <w:t xml:space="preserve">Conseil fédéral (1994), </w:t>
      </w:r>
      <w:r w:rsidRPr="00E631E5">
        <w:rPr>
          <w:i/>
          <w:sz w:val="24"/>
          <w:szCs w:val="24"/>
          <w:lang w:val="fr-CH"/>
        </w:rPr>
        <w:t>Votation populaire du 4 décembre 1994</w:t>
      </w:r>
      <w:r w:rsidRPr="00E631E5">
        <w:rPr>
          <w:sz w:val="24"/>
          <w:szCs w:val="24"/>
          <w:lang w:val="fr-CH"/>
        </w:rPr>
        <w:t>, Conseil fédéral.</w:t>
      </w:r>
    </w:p>
    <w:p w14:paraId="6467289A" w14:textId="77777777" w:rsidR="00E631E5" w:rsidRPr="00E631E5" w:rsidRDefault="00E631E5" w:rsidP="00E631E5">
      <w:pPr>
        <w:pStyle w:val="Bibliographie"/>
        <w:rPr>
          <w:sz w:val="24"/>
          <w:szCs w:val="24"/>
          <w:lang w:val="en-US"/>
        </w:rPr>
      </w:pPr>
      <w:r w:rsidRPr="00E631E5">
        <w:rPr>
          <w:sz w:val="24"/>
          <w:szCs w:val="24"/>
          <w:lang w:val="en-US"/>
        </w:rPr>
        <w:t xml:space="preserve">De Pietro C. &amp; L. Crivelli (2015), « Swiss popular initiative for a single health insurer… once again! », </w:t>
      </w:r>
      <w:r w:rsidRPr="00E631E5">
        <w:rPr>
          <w:i/>
          <w:sz w:val="24"/>
          <w:szCs w:val="24"/>
          <w:lang w:val="en-US"/>
        </w:rPr>
        <w:t>Health Policy</w:t>
      </w:r>
      <w:r w:rsidRPr="00E631E5">
        <w:rPr>
          <w:sz w:val="24"/>
          <w:szCs w:val="24"/>
          <w:lang w:val="en-US"/>
        </w:rPr>
        <w:t>, vol. 119, no 7, p. 851‑855.</w:t>
      </w:r>
    </w:p>
    <w:p w14:paraId="648D8BBD" w14:textId="77777777" w:rsidR="00E631E5" w:rsidRPr="00E631E5" w:rsidRDefault="00E631E5" w:rsidP="00E631E5">
      <w:pPr>
        <w:pStyle w:val="Bibliographie"/>
        <w:rPr>
          <w:sz w:val="24"/>
          <w:szCs w:val="24"/>
          <w:lang w:val="fr-CH"/>
        </w:rPr>
      </w:pPr>
      <w:r w:rsidRPr="00E631E5">
        <w:rPr>
          <w:sz w:val="24"/>
          <w:szCs w:val="24"/>
          <w:lang w:val="fr-CH"/>
        </w:rPr>
        <w:t xml:space="preserve">Delgrande M. &amp; W. Linder (1995), </w:t>
      </w:r>
      <w:r w:rsidRPr="00E631E5">
        <w:rPr>
          <w:i/>
          <w:sz w:val="24"/>
          <w:szCs w:val="24"/>
          <w:lang w:val="fr-CH"/>
        </w:rPr>
        <w:t>Analyse des votations fédérales du 4 décembre 1994</w:t>
      </w:r>
      <w:r w:rsidRPr="00E631E5">
        <w:rPr>
          <w:sz w:val="24"/>
          <w:szCs w:val="24"/>
          <w:lang w:val="fr-CH"/>
        </w:rPr>
        <w:t>, VOX, no 55.</w:t>
      </w:r>
    </w:p>
    <w:p w14:paraId="2536ABCD" w14:textId="77777777" w:rsidR="00E631E5" w:rsidRPr="00E631E5" w:rsidRDefault="00E631E5" w:rsidP="00E631E5">
      <w:pPr>
        <w:pStyle w:val="Bibliographie"/>
        <w:rPr>
          <w:sz w:val="24"/>
          <w:szCs w:val="24"/>
          <w:lang w:val="en-US"/>
        </w:rPr>
      </w:pPr>
      <w:r w:rsidRPr="00E631E5">
        <w:rPr>
          <w:sz w:val="24"/>
          <w:szCs w:val="24"/>
          <w:lang w:val="en-US"/>
        </w:rPr>
        <w:t xml:space="preserve">Enthoven A.C. (1993), « The history and principles of managed competition », </w:t>
      </w:r>
      <w:r w:rsidRPr="00E631E5">
        <w:rPr>
          <w:i/>
          <w:sz w:val="24"/>
          <w:szCs w:val="24"/>
          <w:lang w:val="en-US"/>
        </w:rPr>
        <w:t>Health Affairs</w:t>
      </w:r>
      <w:r w:rsidRPr="00E631E5">
        <w:rPr>
          <w:sz w:val="24"/>
          <w:szCs w:val="24"/>
          <w:lang w:val="en-US"/>
        </w:rPr>
        <w:t>, vol. 12, suppl., p. 24‑48.</w:t>
      </w:r>
    </w:p>
    <w:p w14:paraId="3D699EA8" w14:textId="77777777" w:rsidR="00E631E5" w:rsidRPr="00E631E5" w:rsidRDefault="00E631E5" w:rsidP="00E631E5">
      <w:pPr>
        <w:pStyle w:val="Bibliographie"/>
        <w:rPr>
          <w:sz w:val="24"/>
          <w:szCs w:val="24"/>
          <w:lang w:val="en-US"/>
        </w:rPr>
      </w:pPr>
      <w:r w:rsidRPr="00E631E5">
        <w:rPr>
          <w:sz w:val="24"/>
          <w:szCs w:val="24"/>
          <w:lang w:val="en-US"/>
        </w:rPr>
        <w:t xml:space="preserve">Esping-Andersen G. (1990), </w:t>
      </w:r>
      <w:r w:rsidRPr="00E631E5">
        <w:rPr>
          <w:i/>
          <w:sz w:val="24"/>
          <w:szCs w:val="24"/>
          <w:lang w:val="en-US"/>
        </w:rPr>
        <w:t>The Three Worlds of Welfare Capitalism</w:t>
      </w:r>
      <w:r w:rsidRPr="00E631E5">
        <w:rPr>
          <w:sz w:val="24"/>
          <w:szCs w:val="24"/>
          <w:lang w:val="en-US"/>
        </w:rPr>
        <w:t>, Princeton, Princeton University Press.</w:t>
      </w:r>
    </w:p>
    <w:p w14:paraId="17F85BF0" w14:textId="77777777" w:rsidR="00E631E5" w:rsidRPr="00E631E5" w:rsidRDefault="00E631E5" w:rsidP="00E631E5">
      <w:pPr>
        <w:pStyle w:val="Bibliographie"/>
        <w:rPr>
          <w:sz w:val="24"/>
          <w:szCs w:val="24"/>
          <w:lang w:val="fr-CH"/>
        </w:rPr>
      </w:pPr>
      <w:r w:rsidRPr="00E631E5">
        <w:rPr>
          <w:sz w:val="24"/>
          <w:szCs w:val="24"/>
          <w:lang w:val="fr-CH"/>
        </w:rPr>
        <w:t xml:space="preserve">Grandchamp C. &amp; J. Spycher (2024), </w:t>
      </w:r>
      <w:r w:rsidRPr="00E631E5">
        <w:rPr>
          <w:i/>
          <w:sz w:val="24"/>
          <w:szCs w:val="24"/>
          <w:lang w:val="fr-CH"/>
        </w:rPr>
        <w:t>La réforme du financement uniforme des soins sous la loupe</w:t>
      </w:r>
      <w:r w:rsidRPr="00E631E5">
        <w:rPr>
          <w:sz w:val="24"/>
          <w:szCs w:val="24"/>
          <w:lang w:val="fr-CH"/>
        </w:rPr>
        <w:t xml:space="preserve">, Lausanne, </w:t>
      </w:r>
      <w:proofErr w:type="spellStart"/>
      <w:r w:rsidRPr="00E631E5">
        <w:rPr>
          <w:sz w:val="24"/>
          <w:szCs w:val="24"/>
          <w:lang w:val="fr-CH"/>
        </w:rPr>
        <w:t>UniSanté</w:t>
      </w:r>
      <w:proofErr w:type="spellEnd"/>
      <w:r w:rsidRPr="00E631E5">
        <w:rPr>
          <w:sz w:val="24"/>
          <w:szCs w:val="24"/>
          <w:lang w:val="fr-CH"/>
        </w:rPr>
        <w:t>.</w:t>
      </w:r>
    </w:p>
    <w:p w14:paraId="2DEBD5EA" w14:textId="664CAFB4" w:rsidR="00E631E5" w:rsidRPr="00E631E5" w:rsidRDefault="00E631E5" w:rsidP="00E631E5">
      <w:pPr>
        <w:pStyle w:val="Bibliographie"/>
        <w:rPr>
          <w:sz w:val="24"/>
          <w:szCs w:val="24"/>
          <w:lang w:val="en-US"/>
        </w:rPr>
      </w:pPr>
      <w:r w:rsidRPr="00E631E5">
        <w:rPr>
          <w:sz w:val="24"/>
          <w:szCs w:val="24"/>
          <w:lang w:val="en-US"/>
        </w:rPr>
        <w:t xml:space="preserve">Güney C. (2024), « The political economy of institutional change and social blocs in Switzerland », </w:t>
      </w:r>
      <w:r>
        <w:rPr>
          <w:i/>
          <w:sz w:val="24"/>
          <w:szCs w:val="24"/>
          <w:lang w:val="en-US"/>
        </w:rPr>
        <w:t>Archive Ouverte</w:t>
      </w:r>
      <w:r w:rsidRPr="00E631E5">
        <w:rPr>
          <w:sz w:val="24"/>
          <w:szCs w:val="24"/>
          <w:lang w:val="en-US"/>
        </w:rPr>
        <w:t>, Université de Genève.</w:t>
      </w:r>
    </w:p>
    <w:p w14:paraId="4B7A2FAC" w14:textId="77777777" w:rsidR="00E631E5" w:rsidRPr="00E631E5" w:rsidRDefault="00E631E5" w:rsidP="00E631E5">
      <w:pPr>
        <w:pStyle w:val="Bibliographie"/>
        <w:rPr>
          <w:sz w:val="24"/>
          <w:szCs w:val="24"/>
          <w:lang w:val="en-US"/>
        </w:rPr>
      </w:pPr>
      <w:r w:rsidRPr="00E631E5">
        <w:rPr>
          <w:sz w:val="24"/>
          <w:szCs w:val="24"/>
          <w:lang w:val="en-US"/>
        </w:rPr>
        <w:t xml:space="preserve">Hall P.A. &amp; D.W. Gingerich (2004), </w:t>
      </w:r>
      <w:r w:rsidRPr="00E631E5">
        <w:rPr>
          <w:i/>
          <w:sz w:val="24"/>
          <w:szCs w:val="24"/>
          <w:lang w:val="en-US"/>
        </w:rPr>
        <w:t>Varieties of Capitalism and Institutional Complementarities in the Macroeconomy</w:t>
      </w:r>
      <w:r w:rsidRPr="00E631E5">
        <w:rPr>
          <w:sz w:val="24"/>
          <w:szCs w:val="24"/>
          <w:lang w:val="en-US"/>
        </w:rPr>
        <w:t>, Cambridge, Cambridge University Press.</w:t>
      </w:r>
    </w:p>
    <w:p w14:paraId="2983C622" w14:textId="77777777" w:rsidR="00E631E5" w:rsidRPr="00E631E5" w:rsidRDefault="00E631E5" w:rsidP="00E631E5">
      <w:pPr>
        <w:pStyle w:val="Bibliographie"/>
        <w:rPr>
          <w:sz w:val="24"/>
          <w:szCs w:val="24"/>
          <w:lang w:val="en-US"/>
        </w:rPr>
      </w:pPr>
      <w:r w:rsidRPr="00E631E5">
        <w:rPr>
          <w:sz w:val="24"/>
          <w:szCs w:val="24"/>
          <w:lang w:val="en-US"/>
        </w:rPr>
        <w:t xml:space="preserve">Hall P.A. &amp; D. Soskice (2001), </w:t>
      </w:r>
      <w:r w:rsidRPr="00E631E5">
        <w:rPr>
          <w:i/>
          <w:sz w:val="24"/>
          <w:szCs w:val="24"/>
          <w:lang w:val="en-US"/>
        </w:rPr>
        <w:t>Varieties of Capitalism</w:t>
      </w:r>
      <w:r w:rsidRPr="00E631E5">
        <w:rPr>
          <w:sz w:val="24"/>
          <w:szCs w:val="24"/>
          <w:lang w:val="en-US"/>
        </w:rPr>
        <w:t>, Oxford, Oxford University Press.</w:t>
      </w:r>
    </w:p>
    <w:p w14:paraId="3F54C85D" w14:textId="77777777" w:rsidR="00E631E5" w:rsidRPr="00E631E5" w:rsidRDefault="00E631E5" w:rsidP="00E631E5">
      <w:pPr>
        <w:pStyle w:val="Bibliographie"/>
        <w:rPr>
          <w:sz w:val="24"/>
          <w:szCs w:val="24"/>
          <w:lang w:val="en-US"/>
        </w:rPr>
      </w:pPr>
      <w:r w:rsidRPr="00E631E5">
        <w:rPr>
          <w:sz w:val="24"/>
          <w:szCs w:val="24"/>
          <w:lang w:val="en-US"/>
        </w:rPr>
        <w:t xml:space="preserve">Häusermann S. (2010), « Reform opportunities in a Bismarckian latecomer », in </w:t>
      </w:r>
      <w:r w:rsidRPr="00E631E5">
        <w:rPr>
          <w:i/>
          <w:sz w:val="24"/>
          <w:szCs w:val="24"/>
          <w:lang w:val="en-US"/>
        </w:rPr>
        <w:t>A Long Goodbye to Bismarck?</w:t>
      </w:r>
      <w:r w:rsidRPr="00E631E5">
        <w:rPr>
          <w:sz w:val="24"/>
          <w:szCs w:val="24"/>
          <w:lang w:val="en-US"/>
        </w:rPr>
        <w:t>, London, Routledge.</w:t>
      </w:r>
    </w:p>
    <w:p w14:paraId="32977299" w14:textId="77777777" w:rsidR="00E631E5" w:rsidRPr="00E631E5" w:rsidRDefault="00E631E5" w:rsidP="00E631E5">
      <w:pPr>
        <w:pStyle w:val="Bibliographie"/>
        <w:rPr>
          <w:sz w:val="24"/>
          <w:szCs w:val="24"/>
          <w:lang w:val="en-US"/>
        </w:rPr>
      </w:pPr>
      <w:proofErr w:type="spellStart"/>
      <w:r w:rsidRPr="00E631E5">
        <w:rPr>
          <w:sz w:val="24"/>
          <w:szCs w:val="24"/>
          <w:lang w:val="en-US"/>
        </w:rPr>
        <w:t>Immergut</w:t>
      </w:r>
      <w:proofErr w:type="spellEnd"/>
      <w:r w:rsidRPr="00E631E5">
        <w:rPr>
          <w:sz w:val="24"/>
          <w:szCs w:val="24"/>
          <w:lang w:val="en-US"/>
        </w:rPr>
        <w:t xml:space="preserve"> E.M. (1992), « The rules of the game », in </w:t>
      </w:r>
      <w:proofErr w:type="spellStart"/>
      <w:r w:rsidRPr="00E631E5">
        <w:rPr>
          <w:sz w:val="24"/>
          <w:szCs w:val="24"/>
          <w:lang w:val="en-US"/>
        </w:rPr>
        <w:t>Steinmo</w:t>
      </w:r>
      <w:proofErr w:type="spellEnd"/>
      <w:r w:rsidRPr="00E631E5">
        <w:rPr>
          <w:sz w:val="24"/>
          <w:szCs w:val="24"/>
          <w:lang w:val="en-US"/>
        </w:rPr>
        <w:t xml:space="preserve"> S., Thelen K. &amp; F. Longstreth (eds), </w:t>
      </w:r>
      <w:r w:rsidRPr="00E631E5">
        <w:rPr>
          <w:i/>
          <w:sz w:val="24"/>
          <w:szCs w:val="24"/>
          <w:lang w:val="en-US"/>
        </w:rPr>
        <w:t>Structuring Politics</w:t>
      </w:r>
      <w:r w:rsidRPr="00E631E5">
        <w:rPr>
          <w:sz w:val="24"/>
          <w:szCs w:val="24"/>
          <w:lang w:val="en-US"/>
        </w:rPr>
        <w:t>, Cambridge, Cambridge University Press.</w:t>
      </w:r>
    </w:p>
    <w:p w14:paraId="7714371D" w14:textId="77777777" w:rsidR="00E631E5" w:rsidRPr="00E631E5" w:rsidRDefault="00E631E5" w:rsidP="00E631E5">
      <w:pPr>
        <w:pStyle w:val="Bibliographie"/>
        <w:rPr>
          <w:sz w:val="24"/>
          <w:szCs w:val="24"/>
          <w:lang w:val="en-US"/>
        </w:rPr>
      </w:pPr>
      <w:r w:rsidRPr="00E631E5">
        <w:rPr>
          <w:sz w:val="24"/>
          <w:szCs w:val="24"/>
          <w:lang w:val="en-US"/>
        </w:rPr>
        <w:t xml:space="preserve">Katzenstein P.J. (1980), « Capitalism in one country? Switzerland in the international economy », </w:t>
      </w:r>
      <w:r w:rsidRPr="00E631E5">
        <w:rPr>
          <w:i/>
          <w:sz w:val="24"/>
          <w:szCs w:val="24"/>
          <w:lang w:val="en-US"/>
        </w:rPr>
        <w:t>International Organization</w:t>
      </w:r>
      <w:r w:rsidRPr="00E631E5">
        <w:rPr>
          <w:sz w:val="24"/>
          <w:szCs w:val="24"/>
          <w:lang w:val="en-US"/>
        </w:rPr>
        <w:t>, vol. 34, no 4, p. 507‑540.</w:t>
      </w:r>
    </w:p>
    <w:p w14:paraId="5D934413" w14:textId="77777777" w:rsidR="00E631E5" w:rsidRPr="00E631E5" w:rsidRDefault="00E631E5" w:rsidP="00E631E5">
      <w:pPr>
        <w:pStyle w:val="Bibliographie"/>
        <w:rPr>
          <w:sz w:val="24"/>
          <w:szCs w:val="24"/>
          <w:lang w:val="en-US"/>
        </w:rPr>
      </w:pPr>
      <w:r w:rsidRPr="00E631E5">
        <w:rPr>
          <w:sz w:val="24"/>
          <w:szCs w:val="24"/>
          <w:lang w:val="en-US"/>
        </w:rPr>
        <w:t xml:space="preserve">Katzenstein P.J. (1984), </w:t>
      </w:r>
      <w:r w:rsidRPr="00E631E5">
        <w:rPr>
          <w:i/>
          <w:sz w:val="24"/>
          <w:szCs w:val="24"/>
          <w:lang w:val="en-US"/>
        </w:rPr>
        <w:t>Corporatism and Change</w:t>
      </w:r>
      <w:r w:rsidRPr="00E631E5">
        <w:rPr>
          <w:sz w:val="24"/>
          <w:szCs w:val="24"/>
          <w:lang w:val="en-US"/>
        </w:rPr>
        <w:t>, Ithaca, Cornell University Press.</w:t>
      </w:r>
    </w:p>
    <w:p w14:paraId="75A78682" w14:textId="77777777" w:rsidR="00E631E5" w:rsidRPr="00E631E5" w:rsidRDefault="00E631E5" w:rsidP="00E631E5">
      <w:pPr>
        <w:pStyle w:val="Bibliographie"/>
        <w:rPr>
          <w:sz w:val="24"/>
          <w:szCs w:val="24"/>
          <w:lang w:val="en-US"/>
        </w:rPr>
      </w:pPr>
      <w:r w:rsidRPr="00E631E5">
        <w:rPr>
          <w:sz w:val="24"/>
          <w:szCs w:val="24"/>
          <w:lang w:val="en-US"/>
        </w:rPr>
        <w:t xml:space="preserve">Katzenstein P.J. (1985), </w:t>
      </w:r>
      <w:r w:rsidRPr="00E631E5">
        <w:rPr>
          <w:i/>
          <w:sz w:val="24"/>
          <w:szCs w:val="24"/>
          <w:lang w:val="en-US"/>
        </w:rPr>
        <w:t>Small States in World Markets</w:t>
      </w:r>
      <w:r w:rsidRPr="00E631E5">
        <w:rPr>
          <w:sz w:val="24"/>
          <w:szCs w:val="24"/>
          <w:lang w:val="en-US"/>
        </w:rPr>
        <w:t>, Ithaca, Cornell University Press.</w:t>
      </w:r>
    </w:p>
    <w:p w14:paraId="36E021DD" w14:textId="77777777" w:rsidR="00E631E5" w:rsidRPr="00E631E5" w:rsidRDefault="00E631E5" w:rsidP="00E631E5">
      <w:pPr>
        <w:pStyle w:val="Bibliographie"/>
        <w:rPr>
          <w:sz w:val="24"/>
          <w:szCs w:val="24"/>
          <w:lang w:val="fr-CH"/>
        </w:rPr>
      </w:pPr>
      <w:r w:rsidRPr="00E631E5">
        <w:rPr>
          <w:sz w:val="24"/>
          <w:szCs w:val="24"/>
          <w:lang w:val="fr-CH"/>
        </w:rPr>
        <w:t xml:space="preserve">Legentilhomme G. (2024a), </w:t>
      </w:r>
      <w:r w:rsidRPr="00E631E5">
        <w:rPr>
          <w:i/>
          <w:sz w:val="24"/>
          <w:szCs w:val="24"/>
          <w:lang w:val="fr-CH"/>
        </w:rPr>
        <w:t>De l’hygiène infantile à la protection du pouvoir d’achat</w:t>
      </w:r>
      <w:r w:rsidRPr="00E631E5">
        <w:rPr>
          <w:sz w:val="24"/>
          <w:szCs w:val="24"/>
          <w:lang w:val="fr-CH"/>
        </w:rPr>
        <w:t>, Lausanne, Département de la santé et de l’action sociale.</w:t>
      </w:r>
    </w:p>
    <w:p w14:paraId="4F7FDFD8" w14:textId="77777777" w:rsidR="00E631E5" w:rsidRPr="00E631E5" w:rsidRDefault="00E631E5" w:rsidP="00E631E5">
      <w:pPr>
        <w:pStyle w:val="Bibliographie"/>
        <w:rPr>
          <w:sz w:val="24"/>
          <w:szCs w:val="24"/>
          <w:lang w:val="fr-CH"/>
        </w:rPr>
      </w:pPr>
      <w:r w:rsidRPr="00E631E5">
        <w:rPr>
          <w:sz w:val="24"/>
          <w:szCs w:val="24"/>
          <w:lang w:val="fr-CH"/>
        </w:rPr>
        <w:t xml:space="preserve">Legentilhomme G. (2024b), </w:t>
      </w:r>
      <w:r w:rsidRPr="00E631E5">
        <w:rPr>
          <w:i/>
          <w:sz w:val="24"/>
          <w:szCs w:val="24"/>
          <w:lang w:val="fr-CH"/>
        </w:rPr>
        <w:t>Entre mutualisme et marché : le développement du système suisse d’assurance‑maladie</w:t>
      </w:r>
      <w:r w:rsidRPr="00E631E5">
        <w:rPr>
          <w:sz w:val="24"/>
          <w:szCs w:val="24"/>
          <w:lang w:val="fr-CH"/>
        </w:rPr>
        <w:t xml:space="preserve">, Neuchâtel, </w:t>
      </w:r>
      <w:proofErr w:type="spellStart"/>
      <w:r w:rsidRPr="00E631E5">
        <w:rPr>
          <w:sz w:val="24"/>
          <w:szCs w:val="24"/>
          <w:lang w:val="fr-CH"/>
        </w:rPr>
        <w:t>Alphil</w:t>
      </w:r>
      <w:proofErr w:type="spellEnd"/>
      <w:r w:rsidRPr="00E631E5">
        <w:rPr>
          <w:sz w:val="24"/>
          <w:szCs w:val="24"/>
          <w:lang w:val="fr-CH"/>
        </w:rPr>
        <w:t>‑Presses universitaires suisses.</w:t>
      </w:r>
    </w:p>
    <w:p w14:paraId="77BB4306" w14:textId="77777777" w:rsidR="00E631E5" w:rsidRPr="00E631E5" w:rsidRDefault="00E631E5" w:rsidP="00E631E5">
      <w:pPr>
        <w:pStyle w:val="Bibliographie"/>
        <w:rPr>
          <w:sz w:val="24"/>
          <w:szCs w:val="24"/>
          <w:lang w:val="en-US"/>
        </w:rPr>
      </w:pPr>
      <w:r w:rsidRPr="00E631E5">
        <w:rPr>
          <w:sz w:val="24"/>
          <w:szCs w:val="24"/>
          <w:lang w:val="en-US"/>
        </w:rPr>
        <w:t xml:space="preserve">Leimgruber M. (2008), </w:t>
      </w:r>
      <w:r w:rsidRPr="00E631E5">
        <w:rPr>
          <w:i/>
          <w:sz w:val="24"/>
          <w:szCs w:val="24"/>
          <w:lang w:val="en-US"/>
        </w:rPr>
        <w:t>Solidarity without the State?</w:t>
      </w:r>
      <w:r w:rsidRPr="00E631E5">
        <w:rPr>
          <w:sz w:val="24"/>
          <w:szCs w:val="24"/>
          <w:lang w:val="en-US"/>
        </w:rPr>
        <w:t>, Cambridge, Cambridge University Press.</w:t>
      </w:r>
    </w:p>
    <w:p w14:paraId="66072A0C" w14:textId="77777777" w:rsidR="00E631E5" w:rsidRPr="00E631E5" w:rsidRDefault="00E631E5" w:rsidP="00E631E5">
      <w:pPr>
        <w:pStyle w:val="Bibliographie"/>
        <w:rPr>
          <w:sz w:val="24"/>
          <w:szCs w:val="24"/>
          <w:lang w:val="en-US"/>
        </w:rPr>
      </w:pPr>
      <w:r w:rsidRPr="00E631E5">
        <w:rPr>
          <w:sz w:val="24"/>
          <w:szCs w:val="24"/>
          <w:lang w:val="en-US"/>
        </w:rPr>
        <w:t xml:space="preserve">Levy M. (2022), « The rise of the Swiss regulatory healthcare state », </w:t>
      </w:r>
      <w:r w:rsidRPr="00E631E5">
        <w:rPr>
          <w:i/>
          <w:sz w:val="24"/>
          <w:szCs w:val="24"/>
          <w:lang w:val="en-US"/>
        </w:rPr>
        <w:t>Regulation &amp; Governance</w:t>
      </w:r>
      <w:r w:rsidRPr="00E631E5">
        <w:rPr>
          <w:sz w:val="24"/>
          <w:szCs w:val="24"/>
          <w:lang w:val="en-US"/>
        </w:rPr>
        <w:t>, vol. 16, no 2, p. 427‑447.</w:t>
      </w:r>
    </w:p>
    <w:p w14:paraId="3BE50BB7" w14:textId="77777777" w:rsidR="00E631E5" w:rsidRPr="00E631E5" w:rsidRDefault="00E631E5" w:rsidP="00E631E5">
      <w:pPr>
        <w:pStyle w:val="Bibliographie"/>
        <w:rPr>
          <w:sz w:val="24"/>
          <w:szCs w:val="24"/>
          <w:lang w:val="de-CH"/>
        </w:rPr>
      </w:pPr>
      <w:r w:rsidRPr="00E631E5">
        <w:rPr>
          <w:sz w:val="24"/>
          <w:szCs w:val="24"/>
          <w:lang w:val="de-CH"/>
        </w:rPr>
        <w:lastRenderedPageBreak/>
        <w:t xml:space="preserve">Mach A. (2007), « La </w:t>
      </w:r>
      <w:proofErr w:type="spellStart"/>
      <w:r w:rsidRPr="00E631E5">
        <w:rPr>
          <w:sz w:val="24"/>
          <w:szCs w:val="24"/>
          <w:lang w:val="de-CH"/>
        </w:rPr>
        <w:t>redéfinition</w:t>
      </w:r>
      <w:proofErr w:type="spellEnd"/>
      <w:r w:rsidRPr="00E631E5">
        <w:rPr>
          <w:sz w:val="24"/>
          <w:szCs w:val="24"/>
          <w:lang w:val="de-CH"/>
        </w:rPr>
        <w:t xml:space="preserve"> du bloc bourgeois », in </w:t>
      </w:r>
      <w:r w:rsidRPr="00E631E5">
        <w:rPr>
          <w:i/>
          <w:sz w:val="24"/>
          <w:szCs w:val="24"/>
          <w:lang w:val="de-CH"/>
        </w:rPr>
        <w:t>Zur politischen Ökonomie der Schweiz</w:t>
      </w:r>
      <w:r w:rsidRPr="00E631E5">
        <w:rPr>
          <w:sz w:val="24"/>
          <w:szCs w:val="24"/>
          <w:lang w:val="de-CH"/>
        </w:rPr>
        <w:t xml:space="preserve">, Zürich, Jahrbuch </w:t>
      </w:r>
      <w:proofErr w:type="spellStart"/>
      <w:r w:rsidRPr="00E631E5">
        <w:rPr>
          <w:sz w:val="24"/>
          <w:szCs w:val="24"/>
          <w:lang w:val="de-CH"/>
        </w:rPr>
        <w:t>Denknetz</w:t>
      </w:r>
      <w:proofErr w:type="spellEnd"/>
      <w:r w:rsidRPr="00E631E5">
        <w:rPr>
          <w:sz w:val="24"/>
          <w:szCs w:val="24"/>
          <w:lang w:val="de-CH"/>
        </w:rPr>
        <w:t>.</w:t>
      </w:r>
    </w:p>
    <w:p w14:paraId="5CFF40E6" w14:textId="77777777" w:rsidR="00E631E5" w:rsidRPr="00E631E5" w:rsidRDefault="00E631E5" w:rsidP="00E631E5">
      <w:pPr>
        <w:pStyle w:val="Bibliographie"/>
        <w:rPr>
          <w:sz w:val="24"/>
          <w:szCs w:val="24"/>
          <w:lang w:val="en-US"/>
        </w:rPr>
      </w:pPr>
      <w:r w:rsidRPr="00E631E5">
        <w:rPr>
          <w:sz w:val="24"/>
          <w:szCs w:val="24"/>
          <w:lang w:val="en-US"/>
        </w:rPr>
        <w:t xml:space="preserve">Mohajer-Bastami A., Moin S., Sweetman B. et al. (2025), « A comparison of the UK’s and Switzerland’s healthcare financing systems », </w:t>
      </w:r>
      <w:r w:rsidRPr="00E631E5">
        <w:rPr>
          <w:i/>
          <w:sz w:val="24"/>
          <w:szCs w:val="24"/>
          <w:lang w:val="en-US"/>
        </w:rPr>
        <w:t>Swiss Medical Weekly</w:t>
      </w:r>
      <w:r w:rsidRPr="00E631E5">
        <w:rPr>
          <w:sz w:val="24"/>
          <w:szCs w:val="24"/>
          <w:lang w:val="en-US"/>
        </w:rPr>
        <w:t>, vol. 155, no 3.</w:t>
      </w:r>
    </w:p>
    <w:p w14:paraId="47699417" w14:textId="77777777" w:rsidR="00E631E5" w:rsidRPr="00E631E5" w:rsidRDefault="00E631E5" w:rsidP="00E631E5">
      <w:pPr>
        <w:pStyle w:val="Bibliographie"/>
        <w:rPr>
          <w:sz w:val="24"/>
          <w:szCs w:val="24"/>
          <w:lang w:val="en-US"/>
        </w:rPr>
      </w:pPr>
      <w:proofErr w:type="spellStart"/>
      <w:r w:rsidRPr="00E631E5">
        <w:rPr>
          <w:sz w:val="24"/>
          <w:szCs w:val="24"/>
          <w:lang w:val="en-US"/>
        </w:rPr>
        <w:t>Obinger</w:t>
      </w:r>
      <w:proofErr w:type="spellEnd"/>
      <w:r w:rsidRPr="00E631E5">
        <w:rPr>
          <w:sz w:val="24"/>
          <w:szCs w:val="24"/>
          <w:lang w:val="en-US"/>
        </w:rPr>
        <w:t xml:space="preserve"> H. (1998), « Federalism, direct democracy, and welfare state development in Switzerland », </w:t>
      </w:r>
      <w:r w:rsidRPr="00E631E5">
        <w:rPr>
          <w:i/>
          <w:sz w:val="24"/>
          <w:szCs w:val="24"/>
          <w:lang w:val="en-US"/>
        </w:rPr>
        <w:t>Journal of Public Policy</w:t>
      </w:r>
      <w:r w:rsidRPr="00E631E5">
        <w:rPr>
          <w:sz w:val="24"/>
          <w:szCs w:val="24"/>
          <w:lang w:val="en-US"/>
        </w:rPr>
        <w:t>, vol. 18, no 3, p. 241‑263.</w:t>
      </w:r>
    </w:p>
    <w:p w14:paraId="38631CB5" w14:textId="77777777" w:rsidR="00E631E5" w:rsidRPr="00E631E5" w:rsidRDefault="00E631E5" w:rsidP="00E631E5">
      <w:pPr>
        <w:pStyle w:val="Bibliographie"/>
        <w:rPr>
          <w:sz w:val="24"/>
          <w:szCs w:val="24"/>
          <w:lang w:val="en-US"/>
        </w:rPr>
      </w:pPr>
      <w:r w:rsidRPr="00E631E5">
        <w:rPr>
          <w:sz w:val="24"/>
          <w:szCs w:val="24"/>
          <w:lang w:val="en-US"/>
        </w:rPr>
        <w:t xml:space="preserve">OECD (2025), </w:t>
      </w:r>
      <w:r w:rsidRPr="00E631E5">
        <w:rPr>
          <w:i/>
          <w:sz w:val="24"/>
          <w:szCs w:val="24"/>
          <w:lang w:val="en-US"/>
        </w:rPr>
        <w:t>Health at a Glance 2025</w:t>
      </w:r>
      <w:r w:rsidRPr="00E631E5">
        <w:rPr>
          <w:sz w:val="24"/>
          <w:szCs w:val="24"/>
          <w:lang w:val="en-US"/>
        </w:rPr>
        <w:t>, Paris, OECD Publishing.</w:t>
      </w:r>
    </w:p>
    <w:p w14:paraId="4D512A3D" w14:textId="77777777" w:rsidR="00E631E5" w:rsidRPr="00E631E5" w:rsidRDefault="00E631E5" w:rsidP="00E631E5">
      <w:pPr>
        <w:pStyle w:val="Bibliographie"/>
        <w:rPr>
          <w:sz w:val="24"/>
          <w:szCs w:val="24"/>
          <w:lang w:val="en-US"/>
        </w:rPr>
      </w:pPr>
      <w:proofErr w:type="spellStart"/>
      <w:r w:rsidRPr="00E631E5">
        <w:rPr>
          <w:sz w:val="24"/>
          <w:szCs w:val="24"/>
          <w:lang w:val="en-US"/>
        </w:rPr>
        <w:t>Okma</w:t>
      </w:r>
      <w:proofErr w:type="spellEnd"/>
      <w:r w:rsidRPr="00E631E5">
        <w:rPr>
          <w:sz w:val="24"/>
          <w:szCs w:val="24"/>
          <w:lang w:val="en-US"/>
        </w:rPr>
        <w:t xml:space="preserve"> K.G.H. &amp; L. Crivelli (2013), « Swiss and Dutch consumer‑driven healthcare », </w:t>
      </w:r>
      <w:r w:rsidRPr="00E631E5">
        <w:rPr>
          <w:i/>
          <w:sz w:val="24"/>
          <w:szCs w:val="24"/>
          <w:lang w:val="en-US"/>
        </w:rPr>
        <w:t>Health Policy</w:t>
      </w:r>
      <w:r w:rsidRPr="00E631E5">
        <w:rPr>
          <w:sz w:val="24"/>
          <w:szCs w:val="24"/>
          <w:lang w:val="en-US"/>
        </w:rPr>
        <w:t>, vol. 109, no 2, p. 105‑112.</w:t>
      </w:r>
    </w:p>
    <w:p w14:paraId="3DCE41DF" w14:textId="77777777" w:rsidR="00E631E5" w:rsidRPr="00E631E5" w:rsidRDefault="00E631E5" w:rsidP="00E631E5">
      <w:pPr>
        <w:pStyle w:val="Bibliographie"/>
        <w:rPr>
          <w:sz w:val="24"/>
          <w:szCs w:val="24"/>
          <w:lang w:val="fr-CH"/>
        </w:rPr>
      </w:pPr>
      <w:r w:rsidRPr="00E631E5">
        <w:rPr>
          <w:sz w:val="24"/>
          <w:szCs w:val="24"/>
          <w:lang w:val="fr-CH"/>
        </w:rPr>
        <w:t xml:space="preserve">Pray N. (2026), </w:t>
      </w:r>
      <w:r w:rsidRPr="00E631E5">
        <w:rPr>
          <w:i/>
          <w:sz w:val="24"/>
          <w:szCs w:val="24"/>
          <w:lang w:val="fr-CH"/>
        </w:rPr>
        <w:t>En trente ans, la LAMal n’a atteint que deux de ses cinq objectifs</w:t>
      </w:r>
      <w:r w:rsidRPr="00E631E5">
        <w:rPr>
          <w:sz w:val="24"/>
          <w:szCs w:val="24"/>
          <w:lang w:val="fr-CH"/>
        </w:rPr>
        <w:t>, AGEFI.</w:t>
      </w:r>
    </w:p>
    <w:p w14:paraId="2CC1EE71" w14:textId="77777777" w:rsidR="00E631E5" w:rsidRPr="00E631E5" w:rsidRDefault="00E631E5" w:rsidP="00E631E5">
      <w:pPr>
        <w:pStyle w:val="Bibliographie"/>
        <w:rPr>
          <w:sz w:val="24"/>
          <w:szCs w:val="24"/>
          <w:lang w:val="fr-CH"/>
        </w:rPr>
      </w:pPr>
      <w:proofErr w:type="spellStart"/>
      <w:r w:rsidRPr="00E631E5">
        <w:rPr>
          <w:sz w:val="24"/>
          <w:szCs w:val="24"/>
          <w:lang w:val="fr-CH"/>
        </w:rPr>
        <w:t>ProSenectute</w:t>
      </w:r>
      <w:proofErr w:type="spellEnd"/>
      <w:r w:rsidRPr="00E631E5">
        <w:rPr>
          <w:sz w:val="24"/>
          <w:szCs w:val="24"/>
          <w:lang w:val="fr-CH"/>
        </w:rPr>
        <w:t xml:space="preserve"> (2022), </w:t>
      </w:r>
      <w:r w:rsidRPr="00E631E5">
        <w:rPr>
          <w:i/>
          <w:sz w:val="24"/>
          <w:szCs w:val="24"/>
          <w:lang w:val="fr-CH"/>
        </w:rPr>
        <w:t>Pauvreté des personnes âgées</w:t>
      </w:r>
      <w:r w:rsidRPr="00E631E5">
        <w:rPr>
          <w:sz w:val="24"/>
          <w:szCs w:val="24"/>
          <w:lang w:val="fr-CH"/>
        </w:rPr>
        <w:t xml:space="preserve">, </w:t>
      </w:r>
      <w:proofErr w:type="spellStart"/>
      <w:r w:rsidRPr="00E631E5">
        <w:rPr>
          <w:sz w:val="24"/>
          <w:szCs w:val="24"/>
          <w:lang w:val="fr-CH"/>
        </w:rPr>
        <w:t>ProSenectute</w:t>
      </w:r>
      <w:proofErr w:type="spellEnd"/>
      <w:r w:rsidRPr="00E631E5">
        <w:rPr>
          <w:sz w:val="24"/>
          <w:szCs w:val="24"/>
          <w:lang w:val="fr-CH"/>
        </w:rPr>
        <w:t>.</w:t>
      </w:r>
    </w:p>
    <w:p w14:paraId="26E52424" w14:textId="77777777" w:rsidR="00E631E5" w:rsidRPr="00E631E5" w:rsidRDefault="00E631E5" w:rsidP="00E631E5">
      <w:pPr>
        <w:pStyle w:val="Bibliographie"/>
        <w:rPr>
          <w:sz w:val="24"/>
          <w:szCs w:val="24"/>
          <w:lang w:val="fr-CH"/>
        </w:rPr>
      </w:pPr>
      <w:proofErr w:type="spellStart"/>
      <w:r w:rsidRPr="00E631E5">
        <w:rPr>
          <w:sz w:val="24"/>
          <w:szCs w:val="24"/>
          <w:lang w:val="fr-CH"/>
        </w:rPr>
        <w:t>Santésuisse</w:t>
      </w:r>
      <w:proofErr w:type="spellEnd"/>
      <w:r w:rsidRPr="00E631E5">
        <w:rPr>
          <w:sz w:val="24"/>
          <w:szCs w:val="24"/>
          <w:lang w:val="fr-CH"/>
        </w:rPr>
        <w:t xml:space="preserve"> (2023), </w:t>
      </w:r>
      <w:r w:rsidRPr="00E631E5">
        <w:rPr>
          <w:i/>
          <w:sz w:val="24"/>
          <w:szCs w:val="24"/>
          <w:lang w:val="fr-CH"/>
        </w:rPr>
        <w:t>Financement uniforme des prestations ambulatoires et stationnaires</w:t>
      </w:r>
      <w:r w:rsidRPr="00E631E5">
        <w:rPr>
          <w:sz w:val="24"/>
          <w:szCs w:val="24"/>
          <w:lang w:val="fr-CH"/>
        </w:rPr>
        <w:t xml:space="preserve">, </w:t>
      </w:r>
      <w:proofErr w:type="spellStart"/>
      <w:r w:rsidRPr="00E631E5">
        <w:rPr>
          <w:sz w:val="24"/>
          <w:szCs w:val="24"/>
          <w:lang w:val="fr-CH"/>
        </w:rPr>
        <w:t>SantéSuisse</w:t>
      </w:r>
      <w:proofErr w:type="spellEnd"/>
      <w:r w:rsidRPr="00E631E5">
        <w:rPr>
          <w:sz w:val="24"/>
          <w:szCs w:val="24"/>
          <w:lang w:val="fr-CH"/>
        </w:rPr>
        <w:t>.</w:t>
      </w:r>
    </w:p>
    <w:p w14:paraId="3FA850AB" w14:textId="77777777" w:rsidR="00E631E5" w:rsidRPr="00E631E5" w:rsidRDefault="00E631E5" w:rsidP="00E631E5">
      <w:pPr>
        <w:pStyle w:val="Bibliographie"/>
        <w:rPr>
          <w:sz w:val="24"/>
          <w:szCs w:val="24"/>
          <w:lang w:val="fr-CH"/>
        </w:rPr>
      </w:pPr>
      <w:r w:rsidRPr="00E631E5">
        <w:rPr>
          <w:sz w:val="24"/>
          <w:szCs w:val="24"/>
          <w:lang w:val="fr-CH"/>
        </w:rPr>
        <w:t xml:space="preserve">Sciarini P. (2023), </w:t>
      </w:r>
      <w:r w:rsidRPr="00E631E5">
        <w:rPr>
          <w:i/>
          <w:sz w:val="24"/>
          <w:szCs w:val="24"/>
          <w:lang w:val="fr-CH"/>
        </w:rPr>
        <w:t>Politique suisse : institutions, acteurs, processus</w:t>
      </w:r>
      <w:r w:rsidRPr="00E631E5">
        <w:rPr>
          <w:sz w:val="24"/>
          <w:szCs w:val="24"/>
          <w:lang w:val="fr-CH"/>
        </w:rPr>
        <w:t>, Lausanne, Presses polytechniques et universitaires romandes.</w:t>
      </w:r>
    </w:p>
    <w:p w14:paraId="372B96EC" w14:textId="77777777" w:rsidR="00E631E5" w:rsidRPr="00E631E5" w:rsidRDefault="00E631E5" w:rsidP="00E631E5">
      <w:pPr>
        <w:pStyle w:val="Bibliographie"/>
        <w:rPr>
          <w:sz w:val="24"/>
          <w:szCs w:val="24"/>
          <w:lang w:val="en-US"/>
        </w:rPr>
      </w:pPr>
      <w:r w:rsidRPr="00E631E5">
        <w:rPr>
          <w:sz w:val="24"/>
          <w:szCs w:val="24"/>
          <w:lang w:val="en-US"/>
        </w:rPr>
        <w:t xml:space="preserve">Selects (2025), </w:t>
      </w:r>
      <w:r w:rsidRPr="00E631E5">
        <w:rPr>
          <w:i/>
          <w:sz w:val="24"/>
          <w:szCs w:val="24"/>
          <w:lang w:val="en-US"/>
        </w:rPr>
        <w:t>Selects 2023 Panel Survey</w:t>
      </w:r>
      <w:r w:rsidRPr="00E631E5">
        <w:rPr>
          <w:sz w:val="24"/>
          <w:szCs w:val="24"/>
          <w:lang w:val="en-US"/>
        </w:rPr>
        <w:t>, FORS.</w:t>
      </w:r>
    </w:p>
    <w:p w14:paraId="1E49BDAB" w14:textId="17AABB3E" w:rsidR="00E631E5" w:rsidRPr="00E631E5" w:rsidRDefault="00E631E5" w:rsidP="00E631E5">
      <w:pPr>
        <w:pStyle w:val="Bibliographie"/>
        <w:rPr>
          <w:sz w:val="24"/>
          <w:szCs w:val="24"/>
          <w:lang w:val="en-US"/>
        </w:rPr>
      </w:pPr>
      <w:r w:rsidRPr="00E631E5">
        <w:rPr>
          <w:sz w:val="24"/>
          <w:szCs w:val="24"/>
          <w:lang w:val="en-US"/>
        </w:rPr>
        <w:t>Trampusch C. &amp; A. Mach (20</w:t>
      </w:r>
      <w:r>
        <w:rPr>
          <w:sz w:val="24"/>
          <w:szCs w:val="24"/>
          <w:lang w:val="en-US"/>
        </w:rPr>
        <w:t>1</w:t>
      </w:r>
      <w:r w:rsidRPr="00E631E5">
        <w:rPr>
          <w:sz w:val="24"/>
          <w:szCs w:val="24"/>
          <w:lang w:val="en-US"/>
        </w:rPr>
        <w:t xml:space="preserve">1), </w:t>
      </w:r>
      <w:r w:rsidRPr="00E631E5">
        <w:rPr>
          <w:i/>
          <w:sz w:val="24"/>
          <w:szCs w:val="24"/>
          <w:lang w:val="en-US"/>
        </w:rPr>
        <w:t>Switzerland in Europe</w:t>
      </w:r>
      <w:r w:rsidRPr="00E631E5">
        <w:rPr>
          <w:sz w:val="24"/>
          <w:szCs w:val="24"/>
          <w:lang w:val="en-US"/>
        </w:rPr>
        <w:t>, London, Taylor &amp; Francis.</w:t>
      </w:r>
    </w:p>
    <w:p w14:paraId="6623507B" w14:textId="77777777" w:rsidR="00E631E5" w:rsidRPr="00E631E5" w:rsidRDefault="00E631E5" w:rsidP="00E631E5">
      <w:pPr>
        <w:pStyle w:val="Bibliographie"/>
        <w:rPr>
          <w:sz w:val="24"/>
          <w:szCs w:val="24"/>
          <w:lang w:val="en-US"/>
        </w:rPr>
      </w:pPr>
      <w:proofErr w:type="spellStart"/>
      <w:r w:rsidRPr="00E631E5">
        <w:rPr>
          <w:sz w:val="24"/>
          <w:szCs w:val="24"/>
          <w:lang w:val="en-US"/>
        </w:rPr>
        <w:t>Trechsel</w:t>
      </w:r>
      <w:proofErr w:type="spellEnd"/>
      <w:r w:rsidRPr="00E631E5">
        <w:rPr>
          <w:sz w:val="24"/>
          <w:szCs w:val="24"/>
          <w:lang w:val="en-US"/>
        </w:rPr>
        <w:t xml:space="preserve"> A.H. &amp; H. </w:t>
      </w:r>
      <w:proofErr w:type="spellStart"/>
      <w:r w:rsidRPr="00E631E5">
        <w:rPr>
          <w:sz w:val="24"/>
          <w:szCs w:val="24"/>
          <w:lang w:val="en-US"/>
        </w:rPr>
        <w:t>Kriesi</w:t>
      </w:r>
      <w:proofErr w:type="spellEnd"/>
      <w:r w:rsidRPr="00E631E5">
        <w:rPr>
          <w:sz w:val="24"/>
          <w:szCs w:val="24"/>
          <w:lang w:val="en-US"/>
        </w:rPr>
        <w:t xml:space="preserve"> (eds) (2008), « Social Policy », in </w:t>
      </w:r>
      <w:r w:rsidRPr="00E631E5">
        <w:rPr>
          <w:i/>
          <w:sz w:val="24"/>
          <w:szCs w:val="24"/>
          <w:lang w:val="en-US"/>
        </w:rPr>
        <w:t>The Politics of Switzerland</w:t>
      </w:r>
      <w:r w:rsidRPr="00E631E5">
        <w:rPr>
          <w:sz w:val="24"/>
          <w:szCs w:val="24"/>
          <w:lang w:val="en-US"/>
        </w:rPr>
        <w:t>, Cambridge, Cambridge University Press.</w:t>
      </w:r>
    </w:p>
    <w:p w14:paraId="73D3755E" w14:textId="77777777" w:rsidR="00E631E5" w:rsidRPr="00E631E5" w:rsidRDefault="00E631E5" w:rsidP="00E631E5">
      <w:pPr>
        <w:pStyle w:val="Bibliographie"/>
        <w:rPr>
          <w:sz w:val="24"/>
          <w:szCs w:val="24"/>
          <w:lang w:val="en-US"/>
        </w:rPr>
      </w:pPr>
      <w:r w:rsidRPr="00E631E5">
        <w:rPr>
          <w:sz w:val="24"/>
          <w:szCs w:val="24"/>
          <w:lang w:val="en-US"/>
        </w:rPr>
        <w:t xml:space="preserve">Trein P., </w:t>
      </w:r>
      <w:proofErr w:type="spellStart"/>
      <w:r w:rsidRPr="00E631E5">
        <w:rPr>
          <w:sz w:val="24"/>
          <w:szCs w:val="24"/>
          <w:lang w:val="en-US"/>
        </w:rPr>
        <w:t>Rüefli</w:t>
      </w:r>
      <w:proofErr w:type="spellEnd"/>
      <w:r w:rsidRPr="00E631E5">
        <w:rPr>
          <w:sz w:val="24"/>
          <w:szCs w:val="24"/>
          <w:lang w:val="en-US"/>
        </w:rPr>
        <w:t xml:space="preserve"> C. &amp; A. Vatter (2023), « Health Policy », in </w:t>
      </w:r>
      <w:r w:rsidRPr="00E631E5">
        <w:rPr>
          <w:i/>
          <w:sz w:val="24"/>
          <w:szCs w:val="24"/>
          <w:lang w:val="en-US"/>
        </w:rPr>
        <w:t>The Oxford Handbook of Swiss Politics</w:t>
      </w:r>
      <w:r w:rsidRPr="00E631E5">
        <w:rPr>
          <w:sz w:val="24"/>
          <w:szCs w:val="24"/>
          <w:lang w:val="en-US"/>
        </w:rPr>
        <w:t>, Oxford University Press.</w:t>
      </w:r>
    </w:p>
    <w:p w14:paraId="124A8C90" w14:textId="77777777" w:rsidR="00E631E5" w:rsidRPr="00E631E5" w:rsidRDefault="00E631E5" w:rsidP="00E631E5">
      <w:pPr>
        <w:pStyle w:val="Bibliographie"/>
        <w:rPr>
          <w:sz w:val="24"/>
          <w:szCs w:val="24"/>
          <w:lang w:val="en-US"/>
        </w:rPr>
      </w:pPr>
      <w:r w:rsidRPr="00E631E5">
        <w:rPr>
          <w:sz w:val="24"/>
          <w:szCs w:val="24"/>
          <w:lang w:val="en-US"/>
        </w:rPr>
        <w:t xml:space="preserve">Trein P. (2025), « Democracy and health insurance reform in Switzerland », </w:t>
      </w:r>
      <w:r w:rsidRPr="00E631E5">
        <w:rPr>
          <w:i/>
          <w:sz w:val="24"/>
          <w:szCs w:val="24"/>
          <w:lang w:val="en-US"/>
        </w:rPr>
        <w:t xml:space="preserve">Revue </w:t>
      </w:r>
      <w:proofErr w:type="spellStart"/>
      <w:r w:rsidRPr="00E631E5">
        <w:rPr>
          <w:i/>
          <w:sz w:val="24"/>
          <w:szCs w:val="24"/>
          <w:lang w:val="en-US"/>
        </w:rPr>
        <w:t>médicale</w:t>
      </w:r>
      <w:proofErr w:type="spellEnd"/>
      <w:r w:rsidRPr="00E631E5">
        <w:rPr>
          <w:i/>
          <w:sz w:val="24"/>
          <w:szCs w:val="24"/>
          <w:lang w:val="en-US"/>
        </w:rPr>
        <w:t xml:space="preserve"> </w:t>
      </w:r>
      <w:proofErr w:type="spellStart"/>
      <w:r w:rsidRPr="00E631E5">
        <w:rPr>
          <w:i/>
          <w:sz w:val="24"/>
          <w:szCs w:val="24"/>
          <w:lang w:val="en-US"/>
        </w:rPr>
        <w:t>suisse</w:t>
      </w:r>
      <w:proofErr w:type="spellEnd"/>
      <w:r w:rsidRPr="00E631E5">
        <w:rPr>
          <w:sz w:val="24"/>
          <w:szCs w:val="24"/>
          <w:lang w:val="en-US"/>
        </w:rPr>
        <w:t>, vol. 21, no 912.</w:t>
      </w:r>
    </w:p>
    <w:p w14:paraId="50FF3C10" w14:textId="77777777" w:rsidR="00E631E5" w:rsidRPr="00E631E5" w:rsidRDefault="00E631E5" w:rsidP="00E631E5">
      <w:pPr>
        <w:pStyle w:val="Bibliographie"/>
        <w:rPr>
          <w:sz w:val="24"/>
          <w:szCs w:val="24"/>
          <w:lang w:val="fr-CH"/>
        </w:rPr>
      </w:pPr>
      <w:r w:rsidRPr="00E631E5">
        <w:rPr>
          <w:sz w:val="24"/>
          <w:szCs w:val="24"/>
          <w:lang w:val="fr-CH"/>
        </w:rPr>
        <w:t xml:space="preserve">UBS (2025), </w:t>
      </w:r>
      <w:r w:rsidRPr="00E631E5">
        <w:rPr>
          <w:i/>
          <w:sz w:val="24"/>
          <w:szCs w:val="24"/>
          <w:lang w:val="fr-CH"/>
        </w:rPr>
        <w:t>Baromètre des préoccupations UBS 2025</w:t>
      </w:r>
      <w:r w:rsidRPr="00E631E5">
        <w:rPr>
          <w:sz w:val="24"/>
          <w:szCs w:val="24"/>
          <w:lang w:val="fr-CH"/>
        </w:rPr>
        <w:t>, UBS.</w:t>
      </w:r>
    </w:p>
    <w:p w14:paraId="6AB02427" w14:textId="77777777" w:rsidR="00E631E5" w:rsidRPr="00E631E5" w:rsidRDefault="00E631E5" w:rsidP="00E631E5">
      <w:pPr>
        <w:pStyle w:val="Bibliographie"/>
        <w:rPr>
          <w:sz w:val="24"/>
          <w:szCs w:val="24"/>
          <w:lang w:val="fr-CH"/>
        </w:rPr>
      </w:pPr>
      <w:r w:rsidRPr="00E631E5">
        <w:rPr>
          <w:sz w:val="24"/>
          <w:szCs w:val="24"/>
          <w:lang w:val="fr-CH"/>
        </w:rPr>
        <w:t xml:space="preserve">Wille N. &amp; Y. Gilli (2022), « Les primes augmentent plus que les coûts », </w:t>
      </w:r>
      <w:r w:rsidRPr="00E631E5">
        <w:rPr>
          <w:i/>
          <w:sz w:val="24"/>
          <w:szCs w:val="24"/>
          <w:lang w:val="fr-CH"/>
        </w:rPr>
        <w:t>Bulletin des médecins suisses</w:t>
      </w:r>
      <w:r w:rsidRPr="00E631E5">
        <w:rPr>
          <w:sz w:val="24"/>
          <w:szCs w:val="24"/>
          <w:lang w:val="fr-CH"/>
        </w:rPr>
        <w:t>, vol. 103, no 21‑22, p. 702‑704.</w:t>
      </w:r>
    </w:p>
    <w:p w14:paraId="1713596F" w14:textId="4BC1A2C4" w:rsidR="000C4F72" w:rsidRPr="00E4231E" w:rsidRDefault="000C4F72" w:rsidP="00E631E5">
      <w:pPr>
        <w:pStyle w:val="Bibliographie"/>
        <w:rPr>
          <w:sz w:val="24"/>
          <w:szCs w:val="24"/>
          <w:lang w:val="fr-CH"/>
        </w:rPr>
      </w:pPr>
    </w:p>
    <w:sectPr w:rsidR="000C4F72" w:rsidRPr="00E4231E">
      <w:pgSz w:w="11910" w:h="16840"/>
      <w:pgMar w:top="1200" w:right="1275" w:bottom="1100" w:left="1275" w:header="0"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B8138" w14:textId="77777777" w:rsidR="00D451D8" w:rsidRDefault="00D451D8">
      <w:r>
        <w:separator/>
      </w:r>
    </w:p>
  </w:endnote>
  <w:endnote w:type="continuationSeparator" w:id="0">
    <w:p w14:paraId="22996854" w14:textId="77777777" w:rsidR="00D451D8" w:rsidRDefault="00D45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B17E" w14:textId="77777777" w:rsidR="008725D2" w:rsidRDefault="00000000">
    <w:pPr>
      <w:pStyle w:val="Corpsdetexte"/>
      <w:spacing w:before="0" w:line="14" w:lineRule="auto"/>
      <w:ind w:left="0"/>
      <w:jc w:val="left"/>
      <w:rPr>
        <w:sz w:val="20"/>
      </w:rPr>
    </w:pPr>
    <w:r>
      <w:rPr>
        <w:noProof/>
        <w:sz w:val="20"/>
      </w:rPr>
      <mc:AlternateContent>
        <mc:Choice Requires="wps">
          <w:drawing>
            <wp:anchor distT="0" distB="0" distL="0" distR="0" simplePos="0" relativeHeight="251658752" behindDoc="1" locked="0" layoutInCell="1" allowOverlap="1" wp14:anchorId="2D680978" wp14:editId="0B40041C">
              <wp:simplePos x="0" y="0"/>
              <wp:positionH relativeFrom="page">
                <wp:posOffset>3696434</wp:posOffset>
              </wp:positionH>
              <wp:positionV relativeFrom="page">
                <wp:posOffset>9978128</wp:posOffset>
              </wp:positionV>
              <wp:extent cx="167640" cy="2362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36220"/>
                      </a:xfrm>
                      <a:prstGeom prst="rect">
                        <a:avLst/>
                      </a:prstGeom>
                    </wps:spPr>
                    <wps:txbx>
                      <w:txbxContent>
                        <w:p w14:paraId="31EA4C89" w14:textId="77777777" w:rsidR="008725D2" w:rsidRDefault="00000000">
                          <w:pPr>
                            <w:pStyle w:val="Corpsdetexte"/>
                            <w:spacing w:before="66"/>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D680978" id="_x0000_t202" coordsize="21600,21600" o:spt="202" path="m,l,21600r21600,l21600,xe">
              <v:stroke joinstyle="miter"/>
              <v:path gradientshapeok="t" o:connecttype="rect"/>
            </v:shapetype>
            <v:shape id="Textbox 1" o:spid="_x0000_s1026" type="#_x0000_t202" style="position:absolute;margin-left:291.05pt;margin-top:785.7pt;width:13.2pt;height:18.6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" filled="f" stroked="f">
              <v:textbox inset="0,0,0,0">
                <w:txbxContent>
                  <w:p w14:paraId="31EA4C89" w14:textId="77777777" w:rsidR="008725D2" w:rsidRDefault="00000000">
                    <w:pPr>
                      <w:pStyle w:val="Corpsdetexte"/>
                      <w:spacing w:before="66"/>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984C0" w14:textId="77777777" w:rsidR="00D451D8" w:rsidRDefault="00D451D8">
      <w:r>
        <w:separator/>
      </w:r>
    </w:p>
  </w:footnote>
  <w:footnote w:type="continuationSeparator" w:id="0">
    <w:p w14:paraId="3950251C" w14:textId="77777777" w:rsidR="00D451D8" w:rsidRDefault="00D451D8">
      <w:r>
        <w:continuationSeparator/>
      </w:r>
    </w:p>
  </w:footnote>
  <w:footnote w:id="1">
    <w:p w14:paraId="42C3A2AE" w14:textId="7BD7BF61" w:rsidR="00394C49" w:rsidRPr="00394C49" w:rsidRDefault="00394C49">
      <w:pPr>
        <w:pStyle w:val="Notedebasdepage"/>
        <w:rPr>
          <w:lang w:val="fr-CH"/>
        </w:rPr>
      </w:pPr>
      <w:r>
        <w:rPr>
          <w:rStyle w:val="Appelnotedebasdep"/>
        </w:rPr>
        <w:footnoteRef/>
      </w:r>
      <w:r>
        <w:t xml:space="preserve"> </w:t>
      </w:r>
      <w:r>
        <w:rPr>
          <w:w w:val="105"/>
        </w:rPr>
        <w:t>La</w:t>
      </w:r>
      <w:r>
        <w:rPr>
          <w:spacing w:val="-14"/>
          <w:w w:val="105"/>
        </w:rPr>
        <w:t xml:space="preserve"> </w:t>
      </w:r>
      <w:r>
        <w:rPr>
          <w:w w:val="105"/>
        </w:rPr>
        <w:t>répartition</w:t>
      </w:r>
      <w:r>
        <w:rPr>
          <w:spacing w:val="-13"/>
          <w:w w:val="105"/>
        </w:rPr>
        <w:t xml:space="preserve"> </w:t>
      </w:r>
      <w:r>
        <w:rPr>
          <w:w w:val="105"/>
        </w:rPr>
        <w:t>des</w:t>
      </w:r>
      <w:r>
        <w:rPr>
          <w:spacing w:val="-13"/>
          <w:w w:val="105"/>
        </w:rPr>
        <w:t xml:space="preserve"> </w:t>
      </w:r>
      <w:r>
        <w:rPr>
          <w:w w:val="105"/>
        </w:rPr>
        <w:t>dépenses</w:t>
      </w:r>
      <w:r>
        <w:rPr>
          <w:spacing w:val="-13"/>
          <w:w w:val="105"/>
        </w:rPr>
        <w:t xml:space="preserve"> </w:t>
      </w:r>
      <w:r>
        <w:rPr>
          <w:w w:val="105"/>
        </w:rPr>
        <w:t>publiques</w:t>
      </w:r>
      <w:r>
        <w:rPr>
          <w:spacing w:val="-13"/>
          <w:w w:val="105"/>
        </w:rPr>
        <w:t xml:space="preserve"> </w:t>
      </w:r>
      <w:r>
        <w:rPr>
          <w:w w:val="105"/>
        </w:rPr>
        <w:t>pour</w:t>
      </w:r>
      <w:r>
        <w:rPr>
          <w:spacing w:val="-13"/>
          <w:w w:val="105"/>
        </w:rPr>
        <w:t xml:space="preserve"> </w:t>
      </w:r>
      <w:r>
        <w:rPr>
          <w:w w:val="105"/>
        </w:rPr>
        <w:t>la</w:t>
      </w:r>
      <w:r>
        <w:rPr>
          <w:spacing w:val="-13"/>
          <w:w w:val="105"/>
        </w:rPr>
        <w:t xml:space="preserve"> </w:t>
      </w:r>
      <w:r>
        <w:rPr>
          <w:w w:val="105"/>
        </w:rPr>
        <w:t>protection</w:t>
      </w:r>
      <w:r>
        <w:rPr>
          <w:spacing w:val="-13"/>
          <w:w w:val="105"/>
        </w:rPr>
        <w:t xml:space="preserve"> </w:t>
      </w:r>
      <w:r>
        <w:rPr>
          <w:w w:val="105"/>
        </w:rPr>
        <w:t>sociale</w:t>
      </w:r>
      <w:r>
        <w:rPr>
          <w:spacing w:val="-14"/>
          <w:w w:val="105"/>
        </w:rPr>
        <w:t xml:space="preserve"> </w:t>
      </w:r>
      <w:r w:rsidR="00E65767">
        <w:rPr>
          <w:w w:val="105"/>
        </w:rPr>
        <w:t>est de</w:t>
      </w:r>
      <w:r>
        <w:rPr>
          <w:spacing w:val="-13"/>
          <w:w w:val="105"/>
        </w:rPr>
        <w:t xml:space="preserve"> </w:t>
      </w:r>
      <w:r>
        <w:rPr>
          <w:w w:val="105"/>
        </w:rPr>
        <w:t>respectivement</w:t>
      </w:r>
      <w:r>
        <w:rPr>
          <w:spacing w:val="-13"/>
          <w:w w:val="105"/>
        </w:rPr>
        <w:t xml:space="preserve"> </w:t>
      </w:r>
      <w:r>
        <w:rPr>
          <w:w w:val="105"/>
        </w:rPr>
        <w:t>de</w:t>
      </w:r>
      <w:r>
        <w:rPr>
          <w:spacing w:val="-13"/>
          <w:w w:val="105"/>
        </w:rPr>
        <w:t xml:space="preserve"> </w:t>
      </w:r>
      <w:r>
        <w:rPr>
          <w:w w:val="105"/>
        </w:rPr>
        <w:t>47%</w:t>
      </w:r>
      <w:r>
        <w:rPr>
          <w:spacing w:val="-13"/>
          <w:w w:val="105"/>
        </w:rPr>
        <w:t xml:space="preserve"> </w:t>
      </w:r>
      <w:r>
        <w:rPr>
          <w:w w:val="105"/>
        </w:rPr>
        <w:t>pour</w:t>
      </w:r>
      <w:r>
        <w:rPr>
          <w:spacing w:val="-13"/>
          <w:w w:val="105"/>
        </w:rPr>
        <w:t xml:space="preserve"> </w:t>
      </w:r>
      <w:r>
        <w:rPr>
          <w:w w:val="105"/>
        </w:rPr>
        <w:t>la</w:t>
      </w:r>
      <w:r>
        <w:rPr>
          <w:spacing w:val="-13"/>
          <w:w w:val="105"/>
        </w:rPr>
        <w:t xml:space="preserve"> </w:t>
      </w:r>
      <w:r>
        <w:rPr>
          <w:w w:val="105"/>
        </w:rPr>
        <w:t>Confédération,</w:t>
      </w:r>
      <w:r>
        <w:rPr>
          <w:spacing w:val="-8"/>
          <w:w w:val="105"/>
        </w:rPr>
        <w:t xml:space="preserve"> </w:t>
      </w:r>
      <w:r>
        <w:rPr>
          <w:w w:val="105"/>
        </w:rPr>
        <w:t>36%</w:t>
      </w:r>
      <w:r>
        <w:rPr>
          <w:spacing w:val="-8"/>
          <w:w w:val="105"/>
        </w:rPr>
        <w:t xml:space="preserve"> </w:t>
      </w:r>
      <w:r>
        <w:rPr>
          <w:w w:val="105"/>
        </w:rPr>
        <w:t>pour</w:t>
      </w:r>
      <w:r>
        <w:rPr>
          <w:spacing w:val="-8"/>
          <w:w w:val="105"/>
        </w:rPr>
        <w:t xml:space="preserve"> </w:t>
      </w:r>
      <w:r>
        <w:rPr>
          <w:w w:val="105"/>
        </w:rPr>
        <w:t>les</w:t>
      </w:r>
      <w:r>
        <w:rPr>
          <w:spacing w:val="-8"/>
          <w:w w:val="105"/>
        </w:rPr>
        <w:t xml:space="preserve"> </w:t>
      </w:r>
      <w:r>
        <w:rPr>
          <w:w w:val="105"/>
        </w:rPr>
        <w:t>cantons</w:t>
      </w:r>
      <w:r>
        <w:rPr>
          <w:spacing w:val="-8"/>
          <w:w w:val="105"/>
        </w:rPr>
        <w:t xml:space="preserve"> </w:t>
      </w:r>
      <w:r>
        <w:rPr>
          <w:w w:val="105"/>
        </w:rPr>
        <w:t>et</w:t>
      </w:r>
      <w:r>
        <w:rPr>
          <w:spacing w:val="-8"/>
          <w:w w:val="105"/>
        </w:rPr>
        <w:t xml:space="preserve"> </w:t>
      </w:r>
      <w:r>
        <w:rPr>
          <w:w w:val="105"/>
        </w:rPr>
        <w:t>17%</w:t>
      </w:r>
      <w:r>
        <w:rPr>
          <w:spacing w:val="-8"/>
          <w:w w:val="105"/>
        </w:rPr>
        <w:t xml:space="preserve"> </w:t>
      </w:r>
      <w:r>
        <w:rPr>
          <w:w w:val="105"/>
        </w:rPr>
        <w:t>pour</w:t>
      </w:r>
      <w:r>
        <w:rPr>
          <w:spacing w:val="-8"/>
          <w:w w:val="105"/>
        </w:rPr>
        <w:t xml:space="preserve"> </w:t>
      </w:r>
      <w:r>
        <w:rPr>
          <w:w w:val="105"/>
        </w:rPr>
        <w:t>les</w:t>
      </w:r>
      <w:r>
        <w:rPr>
          <w:spacing w:val="-8"/>
          <w:w w:val="105"/>
        </w:rPr>
        <w:t xml:space="preserve"> </w:t>
      </w:r>
      <w:r>
        <w:rPr>
          <w:w w:val="105"/>
        </w:rPr>
        <w:t>communes</w:t>
      </w:r>
      <w:r w:rsidR="00D86723">
        <w:rPr>
          <w:w w:val="105"/>
        </w:rPr>
        <w:t xml:space="preserve"> </w:t>
      </w:r>
      <w:r w:rsidR="00D86723">
        <w:rPr>
          <w:w w:val="105"/>
        </w:rPr>
        <w:fldChar w:fldCharType="begin"/>
      </w:r>
      <w:r w:rsidR="00E568D0">
        <w:rPr>
          <w:w w:val="105"/>
        </w:rPr>
        <w:instrText xml:space="preserve"> ADDIN ZOTERO_ITEM CSL_CITATION {"citationID":"5GEJ8D0O","properties":{"formattedCitation":"(Sciarini 2023)","plainCitation":"(Sciarini 2023)","dontUpdate":true,"noteIndex":1},"citationItems":[{"id":5499,"uris":["http://zotero.org/groups/6347865/items/MJLBY9BX"],"itemData":{"id":5499,"type":"book","abstract":"Autrefois réputé pour sa grande stabilité, le système politique suisse a connu de profondes transformations au cours des trois dernières décennies. Ce livre se fait l’écho de ces changements, au travers d’un état des lieux complet et transdisciplinaire des connaissances sur la politique suisse en ce début de 21e siècle.\n\nIl traite tour à tour des institutions fondamentales (fédéralisme, neutralité, démocratie directe), des acteurs politiques étatiques (gouvernement, Parlement) et non étatiques (partis politiques, groupes d’intérêt), des processus de prise de décision, ainsi que des arcanes et des détenteurs du pouvoir. L’auteur adopte une approche résolument comparative et situe la politique suisse dans son environnement international et européen.\n\nD’une grande clarté, cet ouvrage vient pallier le manque d’un ouvrage de synthèse sur la politique suisse en langue française. Il s’adresse aux chercheuses et chercheurs et aux étudiantes et étudiants en sciences sociales et politiques, et plus généralement au public averti intéressé par la politique suisse.","citation-key":"sciariniPolitiqueSuisseInstitutions2023","ISBN":"978-2-88914-532-","publisher":"Presses polytechniques et universitaires romandes","publisher-place":"Lausanne","title":"Politique suisse - Institutions, acteurs, processus","title-short":"Politique suisse - Institutions, acteurs, processus - Pascal Sciarini (EAN13","URL":"https://www.epflpress.org/produit/1421/9782889155279/politique-suisse","author":[{"family":"Sciarini","given":"Pascal"}],"accessed":{"date-parts":[["2023",7,21]]},"issued":{"date-parts":[["2023"]]}}}],"schema":"https://github.com/citation-style-language/schema/raw/master/csl-citation.json"} </w:instrText>
      </w:r>
      <w:r w:rsidR="00D86723">
        <w:rPr>
          <w:w w:val="105"/>
        </w:rPr>
        <w:fldChar w:fldCharType="separate"/>
      </w:r>
      <w:r w:rsidR="00D86723" w:rsidRPr="00D86723">
        <w:t>(Sciarini</w:t>
      </w:r>
      <w:r w:rsidR="00D86723">
        <w:t>,</w:t>
      </w:r>
      <w:r w:rsidR="00D86723" w:rsidRPr="00D86723">
        <w:t xml:space="preserve"> 2023</w:t>
      </w:r>
      <w:r w:rsidR="00D86723">
        <w:t>, p.40</w:t>
      </w:r>
      <w:r w:rsidR="00D86723" w:rsidRPr="00D86723">
        <w:t>)</w:t>
      </w:r>
      <w:r w:rsidR="00D86723">
        <w:rPr>
          <w:w w:val="105"/>
        </w:rPr>
        <w:fldChar w:fldCharType="end"/>
      </w:r>
      <w:r>
        <w:t>.</w:t>
      </w:r>
    </w:p>
  </w:footnote>
  <w:footnote w:id="2">
    <w:p w14:paraId="41031AB2" w14:textId="4A9D770A" w:rsidR="00C94057" w:rsidRPr="00C94057" w:rsidRDefault="00C94057">
      <w:pPr>
        <w:pStyle w:val="Notedebasdepage"/>
        <w:rPr>
          <w:lang w:val="fr-CH"/>
        </w:rPr>
      </w:pPr>
      <w:r>
        <w:rPr>
          <w:rStyle w:val="Appelnotedebasdep"/>
        </w:rPr>
        <w:footnoteRef/>
      </w:r>
      <w:r>
        <w:t xml:space="preserve"> </w:t>
      </w:r>
      <w:r w:rsidRPr="00C94057">
        <w:t xml:space="preserve">Pour une présentation détaillée du concept de bloc social en économie politique, voir Amable </w:t>
      </w:r>
      <w:r w:rsidR="00934A59">
        <w:t>&amp;</w:t>
      </w:r>
      <w:r w:rsidRPr="00C94057">
        <w:t xml:space="preserve"> </w:t>
      </w:r>
      <w:proofErr w:type="spellStart"/>
      <w:r w:rsidRPr="00C94057">
        <w:t>Palombarini</w:t>
      </w:r>
      <w:proofErr w:type="spellEnd"/>
      <w:r w:rsidR="00934A59">
        <w:t xml:space="preserve"> </w:t>
      </w:r>
      <w:r w:rsidR="00934A59">
        <w:fldChar w:fldCharType="begin"/>
      </w:r>
      <w:r w:rsidR="00E568D0">
        <w:instrText xml:space="preserve"> ADDIN ZOTERO_ITEM CSL_CITATION {"citationID":"tjW4KfrE","properties":{"formattedCitation":"(2025)","plainCitation":"(2025)","noteIndex":2},"citationItems":[{"id":5947,"uris":["http://zotero.org/groups/6347865/items/6QPNHZUB"],"itemData":{"id":5947,"type":"article-journal","citation-key":"amableRetourConceptBloc2025","container-title":"Revue de l'OFCE","issue":"2025/3","title":"Retour sur le concept de bloc social en économie politique","volume":"190","author":[{"family":"Amable","given":"Bruno"},{"family":"Palombarini","given":"Stefano"}],"issued":{"date-parts":[["2025"]]}},"suppress-author":true}],"schema":"https://github.com/citation-style-language/schema/raw/master/csl-citation.json"} </w:instrText>
      </w:r>
      <w:r w:rsidR="00934A59">
        <w:fldChar w:fldCharType="separate"/>
      </w:r>
      <w:r w:rsidR="00934A59" w:rsidRPr="00934A59">
        <w:t>(2025)</w:t>
      </w:r>
      <w:r w:rsidR="00934A59">
        <w:fldChar w:fldCharType="end"/>
      </w:r>
      <w:r w:rsidRPr="00C94057">
        <w:t>. Il est aussi important de ne pas confondre les groupes socio-politiques avec les groupes socio-</w:t>
      </w:r>
      <w:proofErr w:type="spellStart"/>
      <w:r w:rsidRPr="00C94057">
        <w:t>écono</w:t>
      </w:r>
      <w:proofErr w:type="spellEnd"/>
      <w:r w:rsidRPr="00C94057">
        <w:t xml:space="preserve">- </w:t>
      </w:r>
      <w:proofErr w:type="spellStart"/>
      <w:r w:rsidRPr="00C94057">
        <w:t>miques</w:t>
      </w:r>
      <w:proofErr w:type="spellEnd"/>
      <w:r w:rsidRPr="00C94057">
        <w:t>, qui sont des groupes d’individus partageant des caractéristiques socio-démographiques similaires (âge, niveau de revenu, éducation etc.).</w:t>
      </w:r>
    </w:p>
  </w:footnote>
  <w:footnote w:id="3">
    <w:p w14:paraId="0DE0C4B5" w14:textId="091CBF24" w:rsidR="006F088D" w:rsidRPr="006F088D" w:rsidRDefault="006F088D">
      <w:pPr>
        <w:pStyle w:val="Notedebasdepage"/>
        <w:rPr>
          <w:lang w:val="fr-CH"/>
        </w:rPr>
      </w:pPr>
      <w:r>
        <w:rPr>
          <w:rStyle w:val="Appelnotedebasdep"/>
        </w:rPr>
        <w:footnoteRef/>
      </w:r>
      <w:r>
        <w:t xml:space="preserve"> </w:t>
      </w:r>
      <w:r w:rsidRPr="006F088D">
        <w:t>(« Initiative populaire fédérale 'pour une assurance-maladie financièrement supportable (Initiative des caisses-maladie)' » 2026)</w:t>
      </w:r>
      <w:r>
        <w:t>.</w:t>
      </w:r>
    </w:p>
  </w:footnote>
  <w:footnote w:id="4">
    <w:p w14:paraId="204ECAA5" w14:textId="739A277C" w:rsidR="00D637FB" w:rsidRPr="00D637FB" w:rsidRDefault="00D637FB">
      <w:pPr>
        <w:pStyle w:val="Notedebasdepage"/>
        <w:rPr>
          <w:lang w:val="fr-CH"/>
        </w:rPr>
      </w:pPr>
      <w:r>
        <w:rPr>
          <w:rStyle w:val="Appelnotedebasdep"/>
        </w:rPr>
        <w:footnoteRef/>
      </w:r>
      <w:r>
        <w:t xml:space="preserve"> </w:t>
      </w:r>
      <w:r w:rsidRPr="00D637FB">
        <w:t>Cela signifie que les assurances peuvent tirer des profits de ses activités non régulées par la LAMal comme les assurances complémentaires.</w:t>
      </w:r>
    </w:p>
  </w:footnote>
  <w:footnote w:id="5">
    <w:p w14:paraId="026CEB73" w14:textId="3D6E8F11" w:rsidR="00D241ED" w:rsidRPr="00D241ED" w:rsidRDefault="00D241ED">
      <w:pPr>
        <w:pStyle w:val="Notedebasdepage"/>
        <w:rPr>
          <w:lang w:val="fr-CH"/>
          <w:rPrChange w:id="36" w:author="Celâl Guney" w:date="2026-09-20T18:56:00Z" w16du:dateUtc="2026-09-20T16:56:00Z">
            <w:rPr/>
          </w:rPrChange>
        </w:rPr>
      </w:pPr>
      <w:ins w:id="37" w:author="Celâl Guney" w:date="2026-09-20T18:56:00Z" w16du:dateUtc="2026-09-20T16:56:00Z">
        <w:r>
          <w:rPr>
            <w:rStyle w:val="Appelnotedebasdep"/>
          </w:rPr>
          <w:footnoteRef/>
        </w:r>
        <w:r>
          <w:t xml:space="preserve"> </w:t>
        </w:r>
      </w:ins>
      <w:ins w:id="38" w:author="Celâl Guney" w:date="2026-09-20T18:57:00Z" w16du:dateUtc="2026-09-20T16:57:00Z">
        <w:r>
          <w:rPr>
            <w:lang w:val="fr-CH"/>
          </w:rPr>
          <w:t xml:space="preserve">Les </w:t>
        </w:r>
      </w:ins>
      <w:ins w:id="39" w:author="Celâl Guney" w:date="2026-09-20T18:59:00Z" w16du:dateUtc="2026-09-20T16:59:00Z">
        <w:r>
          <w:rPr>
            <w:lang w:val="fr-CH"/>
          </w:rPr>
          <w:t>enquêtes Vox so</w:t>
        </w:r>
      </w:ins>
      <w:ins w:id="40" w:author="Celâl Guney" w:date="2026-09-20T19:20:00Z" w16du:dateUtc="2026-09-20T17:20:00Z">
        <w:r w:rsidR="002D63AC">
          <w:rPr>
            <w:lang w:val="fr-CH"/>
          </w:rPr>
          <w:t xml:space="preserve">nt des enquêtes post-votations conduites </w:t>
        </w:r>
      </w:ins>
      <w:ins w:id="41" w:author="Celâl Guney" w:date="2026-09-20T19:21:00Z" w16du:dateUtc="2026-09-20T17:21:00Z">
        <w:r w:rsidR="002D63AC">
          <w:rPr>
            <w:lang w:val="fr-CH"/>
          </w:rPr>
          <w:t xml:space="preserve">par l’institut GFS Bern auprès des citoyens suisses après chaque votation fédérale. Il est important de </w:t>
        </w:r>
      </w:ins>
      <w:ins w:id="42" w:author="Celâl Guney" w:date="2026-09-20T19:22:00Z" w16du:dateUtc="2026-09-20T17:22:00Z">
        <w:r w:rsidR="002D63AC">
          <w:rPr>
            <w:lang w:val="fr-CH"/>
          </w:rPr>
          <w:t>noter que la population visée est l’ensemble des citoyens suisses en âge de voter, et pas seulement les votants.</w:t>
        </w:r>
      </w:ins>
    </w:p>
  </w:footnote>
  <w:footnote w:id="6">
    <w:p w14:paraId="1CB09320" w14:textId="3D08AEF6" w:rsidR="00DB2EFA" w:rsidRPr="00DB2EFA" w:rsidRDefault="00DB2EFA" w:rsidP="00420381">
      <w:pPr>
        <w:pStyle w:val="Notedebasdepage"/>
        <w:jc w:val="both"/>
        <w:rPr>
          <w:lang w:val="fr-CH"/>
          <w:rPrChange w:id="117" w:author="Celâl Guney" w:date="2026-09-20T19:32:00Z" w16du:dateUtc="2026-09-20T17:32:00Z">
            <w:rPr/>
          </w:rPrChange>
        </w:rPr>
        <w:pPrChange w:id="118" w:author="Celâl Guney" w:date="2026-09-20T19:41:00Z" w16du:dateUtc="2026-09-20T17:41:00Z">
          <w:pPr>
            <w:pStyle w:val="Notedebasdepage"/>
          </w:pPr>
        </w:pPrChange>
      </w:pPr>
      <w:ins w:id="119" w:author="Celâl Guney" w:date="2026-09-20T19:32:00Z" w16du:dateUtc="2026-09-20T17:32:00Z">
        <w:r>
          <w:rPr>
            <w:rStyle w:val="Appelnotedebasdep"/>
          </w:rPr>
          <w:footnoteRef/>
        </w:r>
        <w:r>
          <w:t xml:space="preserve"> </w:t>
        </w:r>
        <w:r>
          <w:rPr>
            <w:lang w:val="fr-CH"/>
          </w:rPr>
          <w:t xml:space="preserve">En ACL, cette méthode est connue sous le nom des variables « inactives ». Les variables inactives retenues </w:t>
        </w:r>
      </w:ins>
      <w:ins w:id="120" w:author="Celâl Guney" w:date="2026-09-20T19:38:00Z" w16du:dateUtc="2026-09-20T17:38:00Z">
        <w:r w:rsidR="00420381">
          <w:rPr>
            <w:lang w:val="fr-CH"/>
          </w:rPr>
          <w:t>comprennent par exemple</w:t>
        </w:r>
      </w:ins>
      <w:ins w:id="121" w:author="Celâl Guney" w:date="2026-09-20T19:33:00Z" w16du:dateUtc="2026-09-20T17:33:00Z">
        <w:r>
          <w:rPr>
            <w:lang w:val="fr-CH"/>
          </w:rPr>
          <w:t xml:space="preserve"> décile de revenu brut total du ménage, le plus haut niveau d’éducation atteint par le répondant, le genre, l’âge, la langue, le canton de résidence, l’</w:t>
        </w:r>
        <w:proofErr w:type="spellStart"/>
        <w:r>
          <w:rPr>
            <w:lang w:val="fr-CH"/>
          </w:rPr>
          <w:t>auto-position</w:t>
        </w:r>
      </w:ins>
      <w:ins w:id="122" w:author="Celâl Guney" w:date="2026-09-20T19:34:00Z" w16du:dateUtc="2026-09-20T17:34:00Z">
        <w:r>
          <w:rPr>
            <w:lang w:val="fr-CH"/>
          </w:rPr>
          <w:t>nement</w:t>
        </w:r>
        <w:proofErr w:type="spellEnd"/>
        <w:r>
          <w:rPr>
            <w:lang w:val="fr-CH"/>
          </w:rPr>
          <w:t xml:space="preserve"> politique gauche-droite sur une échelle de 0 à 10, ainsi que le parti politique duquel le répondant se sent le plus proche. </w:t>
        </w:r>
      </w:ins>
      <w:ins w:id="123" w:author="Celâl Guney" w:date="2026-09-20T19:40:00Z" w16du:dateUtc="2026-09-20T17:40:00Z">
        <w:r w:rsidR="00420381" w:rsidRPr="00420381">
          <w:rPr>
            <w:lang w:val="fr-CH"/>
          </w:rPr>
          <w:t>Compte tenu du volume</w:t>
        </w:r>
        <w:r w:rsidR="00420381">
          <w:rPr>
            <w:lang w:val="fr-CH"/>
          </w:rPr>
          <w:t xml:space="preserve"> important</w:t>
        </w:r>
        <w:r w:rsidR="00420381" w:rsidRPr="00420381">
          <w:rPr>
            <w:lang w:val="fr-CH"/>
          </w:rPr>
          <w:t xml:space="preserve"> des résultats</w:t>
        </w:r>
        <w:r w:rsidR="00420381">
          <w:rPr>
            <w:lang w:val="fr-CH"/>
          </w:rPr>
          <w:t xml:space="preserve"> des tableaux croisé</w:t>
        </w:r>
      </w:ins>
      <w:ins w:id="124" w:author="Celâl Guney" w:date="2026-09-20T19:41:00Z" w16du:dateUtc="2026-09-20T17:41:00Z">
        <w:r w:rsidR="00420381">
          <w:rPr>
            <w:lang w:val="fr-CH"/>
          </w:rPr>
          <w:t>s</w:t>
        </w:r>
      </w:ins>
      <w:ins w:id="125" w:author="Celâl Guney" w:date="2026-09-20T19:40:00Z" w16du:dateUtc="2026-09-20T17:40:00Z">
        <w:r w:rsidR="00420381" w:rsidRPr="00420381">
          <w:rPr>
            <w:lang w:val="fr-CH"/>
          </w:rPr>
          <w:t>, ceux-ci ne sont pas présentés ici, mais sont disponibles sur demande.</w:t>
        </w:r>
      </w:ins>
    </w:p>
  </w:footnote>
  <w:footnote w:id="7">
    <w:p w14:paraId="12489E92" w14:textId="6D7EA856" w:rsidR="009B3959" w:rsidRPr="009B3959" w:rsidDel="00E568D0" w:rsidRDefault="009B3959">
      <w:pPr>
        <w:pStyle w:val="Notedebasdepage"/>
        <w:rPr>
          <w:del w:id="183" w:author="Celâl Guney" w:date="2026-09-20T18:49:00Z" w16du:dateUtc="2026-09-20T16:49:00Z"/>
          <w:lang w:val="fr-CH"/>
        </w:rPr>
      </w:pPr>
      <w:del w:id="184" w:author="Celâl Guney" w:date="2026-09-20T18:49:00Z" w16du:dateUtc="2026-09-20T16:49:00Z">
        <w:r w:rsidDel="00E568D0">
          <w:rPr>
            <w:rStyle w:val="Appelnotedebasdep"/>
          </w:rPr>
          <w:footnoteRef/>
        </w:r>
        <w:r w:rsidDel="00E568D0">
          <w:delText xml:space="preserve"> </w:delText>
        </w:r>
        <w:r w:rsidRPr="009B3959" w:rsidDel="00E568D0">
          <w:delText>La variable d’opinion sur l’augmentation de la franchise minimale de l’assurance-maladie de base est construite sur une échelle Likert de 1 (fortement contre) à 5 (fortement pour). Nous avons créé une variable dichotomique pour les deux premières catégories (fortement contre et contre). Pour le choix du vote pour l’initiative d’allègement des primes, nous avons dichotomisé en binarisant le vote en faveur de l’initiative. Plus de détail disponible en annexe.</w:delText>
        </w:r>
      </w:del>
    </w:p>
  </w:footnote>
  <w:footnote w:id="8">
    <w:p w14:paraId="5E83E60E" w14:textId="7B417EFF" w:rsidR="007D1543" w:rsidRPr="007D1543" w:rsidDel="00E568D0" w:rsidRDefault="007D1543">
      <w:pPr>
        <w:pStyle w:val="Notedebasdepage"/>
        <w:rPr>
          <w:del w:id="197" w:author="Celâl Guney" w:date="2026-09-20T18:49:00Z" w16du:dateUtc="2026-09-20T16:49:00Z"/>
          <w:lang w:val="fr-CH"/>
        </w:rPr>
      </w:pPr>
      <w:del w:id="198" w:author="Celâl Guney" w:date="2026-09-20T18:49:00Z" w16du:dateUtc="2026-09-20T16:49:00Z">
        <w:r w:rsidDel="00E568D0">
          <w:rPr>
            <w:rStyle w:val="Appelnotedebasdep"/>
          </w:rPr>
          <w:footnoteRef/>
        </w:r>
        <w:r w:rsidDel="00E568D0">
          <w:delText xml:space="preserve"> </w:delText>
        </w:r>
        <w:r w:rsidRPr="007D1543" w:rsidDel="00E568D0">
          <w:delText>Ces effets marginaux et contrastes ont été calculés avec la fonction avg_slopes() du package marginaleffects de R (Arel-Bundock et al. 2025).</w:delText>
        </w:r>
      </w:del>
    </w:p>
  </w:footnote>
  <w:footnote w:id="9">
    <w:p w14:paraId="4B404E12" w14:textId="25903A36" w:rsidR="007D1543" w:rsidRPr="007D1543" w:rsidRDefault="007D1543">
      <w:pPr>
        <w:pStyle w:val="Notedebasdepage"/>
        <w:rPr>
          <w:lang w:val="fr-CH"/>
        </w:rPr>
      </w:pPr>
      <w:r>
        <w:rPr>
          <w:rStyle w:val="Appelnotedebasdep"/>
        </w:rPr>
        <w:footnoteRef/>
      </w:r>
      <w:r>
        <w:t xml:space="preserve"> </w:t>
      </w:r>
      <w:r w:rsidRPr="007D1543">
        <w:t>Les primes standards sont les primes payées par les adultes ayant opté pour la franchise minimale de 300 francs avec une couverture accident.</w:t>
      </w:r>
      <w:ins w:id="234" w:author="Celâl Guney" w:date="2026-09-20T19:52:00Z" w16du:dateUtc="2026-09-20T17:52:00Z">
        <w:r w:rsidR="00CB72A5">
          <w:t xml:space="preserve"> L’initiative pour l’allègement des primes</w:t>
        </w:r>
      </w:ins>
      <w:ins w:id="235" w:author="Celâl Guney" w:date="2026-09-20T19:53:00Z" w16du:dateUtc="2026-09-20T17:53:00Z">
        <w:r w:rsidR="00CB72A5">
          <w:t>, lancée par le Parti Socialiste Suisse, proposait de plafonner le montant des primes à un maximum de 10% du revenu.</w:t>
        </w:r>
      </w:ins>
    </w:p>
  </w:footnote>
  <w:footnote w:id="10">
    <w:p w14:paraId="34C0829B" w14:textId="1E941B9D" w:rsidR="005474DB" w:rsidRPr="005474DB" w:rsidRDefault="005474DB">
      <w:pPr>
        <w:pStyle w:val="Notedebasdepage"/>
        <w:rPr>
          <w:lang w:val="fr-CH"/>
        </w:rPr>
      </w:pPr>
      <w:r>
        <w:rPr>
          <w:rStyle w:val="Appelnotedebasdep"/>
        </w:rPr>
        <w:footnoteRef/>
      </w:r>
      <w:r>
        <w:t xml:space="preserve"> </w:t>
      </w:r>
      <w:r w:rsidRPr="005474DB">
        <w:t xml:space="preserve">Voire l’enquête de </w:t>
      </w:r>
      <w:proofErr w:type="spellStart"/>
      <w:r w:rsidRPr="005474DB">
        <w:t>ProSenectute</w:t>
      </w:r>
      <w:proofErr w:type="spellEnd"/>
      <w:r w:rsidRPr="005474DB">
        <w:t xml:space="preserve"> sur la précarité des personnes âgées en Suisse</w:t>
      </w:r>
      <w:r w:rsidR="00735E06">
        <w:t xml:space="preserve"> </w:t>
      </w:r>
      <w:r w:rsidR="00735E06">
        <w:fldChar w:fldCharType="begin"/>
      </w:r>
      <w:r w:rsidR="00E568D0">
        <w:instrText xml:space="preserve"> ADDIN ZOTERO_ITEM CSL_CITATION {"citationID":"qFJHnZR7","properties":{"formattedCitation":"(ProSenectute 2022)","plainCitation":"(ProSenectute 2022)","dontUpdate":true,"noteIndex":8},"citationItems":[{"id":5995,"uris":["http://zotero.org/groups/6347865/items/Z68F45VA"],"itemData":{"id":5995,"type":"document","citation-key":"prosenectutePauvretePersonnesAgees2022","publisher":"ProSenectute","title":"Pauvreté des personnes âgées","URL":"https://www.prosenectute.ch/fr/infos/finances/pauvrete-agees.html","author":[{"literal":"ProSenectute"}],"issued":{"date-parts":[["2022"]]}}}],"schema":"https://github.com/citation-style-language/schema/raw/master/csl-citation.json"} </w:instrText>
      </w:r>
      <w:r w:rsidR="00735E06">
        <w:fldChar w:fldCharType="separate"/>
      </w:r>
      <w:r w:rsidR="00735E06" w:rsidRPr="00735E06">
        <w:t xml:space="preserve">ProSenectute </w:t>
      </w:r>
      <w:r w:rsidR="00735E06">
        <w:t>(</w:t>
      </w:r>
      <w:r w:rsidR="00735E06" w:rsidRPr="00735E06">
        <w:t>2022)</w:t>
      </w:r>
      <w:r w:rsidR="00735E06">
        <w:fldChar w:fldCharType="end"/>
      </w:r>
      <w:r w:rsidRPr="005474DB">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BA8"/>
    <w:multiLevelType w:val="hybridMultilevel"/>
    <w:tmpl w:val="9E7C735E"/>
    <w:lvl w:ilvl="0" w:tplc="D19E56B4">
      <w:start w:val="4"/>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1" w15:restartNumberingAfterBreak="0">
    <w:nsid w:val="348E76D1"/>
    <w:multiLevelType w:val="hybridMultilevel"/>
    <w:tmpl w:val="7FAEA000"/>
    <w:lvl w:ilvl="0" w:tplc="C994AA6C">
      <w:start w:val="1"/>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2" w15:restartNumberingAfterBreak="0">
    <w:nsid w:val="5DE574E6"/>
    <w:multiLevelType w:val="multilevel"/>
    <w:tmpl w:val="B6C09270"/>
    <w:lvl w:ilvl="0">
      <w:start w:val="1"/>
      <w:numFmt w:val="decimal"/>
      <w:lvlText w:val="%1."/>
      <w:lvlJc w:val="left"/>
      <w:pPr>
        <w:ind w:left="862" w:hanging="360"/>
      </w:p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942" w:hanging="144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662" w:hanging="2160"/>
      </w:pPr>
      <w:rPr>
        <w:rFonts w:hint="default"/>
      </w:rPr>
    </w:lvl>
    <w:lvl w:ilvl="8">
      <w:start w:val="1"/>
      <w:numFmt w:val="decimal"/>
      <w:isLgl/>
      <w:lvlText w:val="%1.%2.%3.%4.%5.%6.%7.%8.%9"/>
      <w:lvlJc w:val="left"/>
      <w:pPr>
        <w:ind w:left="2662" w:hanging="2160"/>
      </w:pPr>
      <w:rPr>
        <w:rFonts w:hint="default"/>
      </w:rPr>
    </w:lvl>
  </w:abstractNum>
  <w:num w:numId="1" w16cid:durableId="1096947595">
    <w:abstractNumId w:val="1"/>
  </w:num>
  <w:num w:numId="2" w16cid:durableId="1059131231">
    <w:abstractNumId w:val="2"/>
  </w:num>
  <w:num w:numId="3" w16cid:durableId="4503232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lâl Guney">
    <w15:presenceInfo w15:providerId="Windows Live" w15:userId="ec98dd1cded3a4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5D2"/>
    <w:rsid w:val="0001402C"/>
    <w:rsid w:val="0003186E"/>
    <w:rsid w:val="0003316F"/>
    <w:rsid w:val="00046209"/>
    <w:rsid w:val="00060E89"/>
    <w:rsid w:val="00062E6A"/>
    <w:rsid w:val="00077F0A"/>
    <w:rsid w:val="000B5B42"/>
    <w:rsid w:val="000C4F72"/>
    <w:rsid w:val="000D20C1"/>
    <w:rsid w:val="000D429B"/>
    <w:rsid w:val="00100200"/>
    <w:rsid w:val="00112147"/>
    <w:rsid w:val="001459A0"/>
    <w:rsid w:val="00156329"/>
    <w:rsid w:val="00156CA4"/>
    <w:rsid w:val="00171312"/>
    <w:rsid w:val="00181924"/>
    <w:rsid w:val="0019130F"/>
    <w:rsid w:val="001A5360"/>
    <w:rsid w:val="001E2848"/>
    <w:rsid w:val="00203BB0"/>
    <w:rsid w:val="00206F97"/>
    <w:rsid w:val="002102A6"/>
    <w:rsid w:val="00240AFF"/>
    <w:rsid w:val="00263105"/>
    <w:rsid w:val="0026551D"/>
    <w:rsid w:val="00270DCA"/>
    <w:rsid w:val="00296F1F"/>
    <w:rsid w:val="002D63AC"/>
    <w:rsid w:val="00394C49"/>
    <w:rsid w:val="003D5E8B"/>
    <w:rsid w:val="00404EFC"/>
    <w:rsid w:val="00420381"/>
    <w:rsid w:val="004727F2"/>
    <w:rsid w:val="0049203F"/>
    <w:rsid w:val="00504EAB"/>
    <w:rsid w:val="005114BF"/>
    <w:rsid w:val="00512764"/>
    <w:rsid w:val="005474DB"/>
    <w:rsid w:val="00565F91"/>
    <w:rsid w:val="0058578E"/>
    <w:rsid w:val="00593FC1"/>
    <w:rsid w:val="005B5D5F"/>
    <w:rsid w:val="005D0B38"/>
    <w:rsid w:val="005E07DC"/>
    <w:rsid w:val="00612D60"/>
    <w:rsid w:val="0062202E"/>
    <w:rsid w:val="0063300D"/>
    <w:rsid w:val="00653331"/>
    <w:rsid w:val="0066528C"/>
    <w:rsid w:val="00696638"/>
    <w:rsid w:val="00696B07"/>
    <w:rsid w:val="006B3FDB"/>
    <w:rsid w:val="006F088D"/>
    <w:rsid w:val="006F2D59"/>
    <w:rsid w:val="00702B4B"/>
    <w:rsid w:val="00715CFA"/>
    <w:rsid w:val="0071627E"/>
    <w:rsid w:val="007177A0"/>
    <w:rsid w:val="0072031D"/>
    <w:rsid w:val="00735E06"/>
    <w:rsid w:val="007407E7"/>
    <w:rsid w:val="0076369C"/>
    <w:rsid w:val="00765E7D"/>
    <w:rsid w:val="007977FC"/>
    <w:rsid w:val="007C2782"/>
    <w:rsid w:val="007D1543"/>
    <w:rsid w:val="008079AE"/>
    <w:rsid w:val="008725D2"/>
    <w:rsid w:val="008C5D35"/>
    <w:rsid w:val="008F57B1"/>
    <w:rsid w:val="00904F6C"/>
    <w:rsid w:val="00934A59"/>
    <w:rsid w:val="009533F4"/>
    <w:rsid w:val="0098231D"/>
    <w:rsid w:val="009A7DDC"/>
    <w:rsid w:val="009B3959"/>
    <w:rsid w:val="009C5DEB"/>
    <w:rsid w:val="009E410A"/>
    <w:rsid w:val="00A03079"/>
    <w:rsid w:val="00A26A02"/>
    <w:rsid w:val="00A83689"/>
    <w:rsid w:val="00A937F4"/>
    <w:rsid w:val="00AC43B2"/>
    <w:rsid w:val="00AC53D0"/>
    <w:rsid w:val="00AC5808"/>
    <w:rsid w:val="00AE519C"/>
    <w:rsid w:val="00B11E15"/>
    <w:rsid w:val="00B213FC"/>
    <w:rsid w:val="00B26CDD"/>
    <w:rsid w:val="00B325B8"/>
    <w:rsid w:val="00B61B0F"/>
    <w:rsid w:val="00B7170A"/>
    <w:rsid w:val="00B81CC6"/>
    <w:rsid w:val="00BD128A"/>
    <w:rsid w:val="00BD5FA8"/>
    <w:rsid w:val="00BD6181"/>
    <w:rsid w:val="00C25711"/>
    <w:rsid w:val="00C5376E"/>
    <w:rsid w:val="00C61A0B"/>
    <w:rsid w:val="00C73489"/>
    <w:rsid w:val="00C94057"/>
    <w:rsid w:val="00CA5CAE"/>
    <w:rsid w:val="00CB72A5"/>
    <w:rsid w:val="00CF3F16"/>
    <w:rsid w:val="00D241ED"/>
    <w:rsid w:val="00D26B9D"/>
    <w:rsid w:val="00D451D8"/>
    <w:rsid w:val="00D55AD4"/>
    <w:rsid w:val="00D637FB"/>
    <w:rsid w:val="00D704ED"/>
    <w:rsid w:val="00D83862"/>
    <w:rsid w:val="00D86723"/>
    <w:rsid w:val="00DB2AEF"/>
    <w:rsid w:val="00DB2EFA"/>
    <w:rsid w:val="00DC1E0E"/>
    <w:rsid w:val="00DF0116"/>
    <w:rsid w:val="00DF08AB"/>
    <w:rsid w:val="00E4231E"/>
    <w:rsid w:val="00E52811"/>
    <w:rsid w:val="00E568D0"/>
    <w:rsid w:val="00E631E5"/>
    <w:rsid w:val="00E6437A"/>
    <w:rsid w:val="00E65767"/>
    <w:rsid w:val="00E67BD1"/>
    <w:rsid w:val="00E97CCE"/>
    <w:rsid w:val="00EC292E"/>
    <w:rsid w:val="00ED1372"/>
    <w:rsid w:val="00ED4E41"/>
    <w:rsid w:val="00EE2051"/>
    <w:rsid w:val="00EE23D3"/>
    <w:rsid w:val="00EE2A03"/>
    <w:rsid w:val="00F338BA"/>
    <w:rsid w:val="00F979B2"/>
    <w:rsid w:val="00FB651C"/>
    <w:rsid w:val="00FD5C42"/>
    <w:rsid w:val="00FF018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0FA6"/>
  <w15:docId w15:val="{DA4B4AB6-FE0A-4A69-9295-48BDC576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70"/>
      <w:ind w:left="142" w:hanging="67"/>
      <w:outlineLvl w:val="0"/>
    </w:pPr>
    <w:rPr>
      <w:rFonts w:ascii="Palatino Linotype" w:eastAsia="Palatino Linotype" w:hAnsi="Palatino Linotype" w:cs="Palatino Linotype"/>
      <w:b/>
      <w:bCs/>
      <w:sz w:val="33"/>
      <w:szCs w:val="33"/>
    </w:rPr>
  </w:style>
  <w:style w:type="paragraph" w:styleId="Titre2">
    <w:name w:val="heading 2"/>
    <w:basedOn w:val="Normal"/>
    <w:uiPriority w:val="9"/>
    <w:unhideWhenUsed/>
    <w:qFormat/>
    <w:pPr>
      <w:ind w:left="142"/>
      <w:outlineLvl w:val="1"/>
    </w:pPr>
    <w:rPr>
      <w:rFonts w:ascii="Palatino Linotype" w:eastAsia="Palatino Linotype" w:hAnsi="Palatino Linotype" w:cs="Palatino Linotype"/>
      <w:b/>
      <w:bCs/>
      <w:sz w:val="29"/>
      <w:szCs w:val="29"/>
    </w:rPr>
  </w:style>
  <w:style w:type="paragraph" w:styleId="Titre3">
    <w:name w:val="heading 3"/>
    <w:basedOn w:val="Normal"/>
    <w:uiPriority w:val="9"/>
    <w:unhideWhenUsed/>
    <w:qFormat/>
    <w:pPr>
      <w:spacing w:before="148"/>
      <w:ind w:left="142"/>
      <w:outlineLvl w:val="2"/>
    </w:pPr>
    <w:rPr>
      <w:rFonts w:ascii="Palatino Linotype" w:eastAsia="Palatino Linotype" w:hAnsi="Palatino Linotype" w:cs="Palatino Linotype"/>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pPr>
      <w:spacing w:before="195"/>
      <w:ind w:left="142"/>
      <w:jc w:val="both"/>
    </w:pPr>
    <w:rPr>
      <w:sz w:val="24"/>
      <w:szCs w:val="24"/>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tedebasdepage">
    <w:name w:val="footnote text"/>
    <w:basedOn w:val="Normal"/>
    <w:link w:val="NotedebasdepageCar"/>
    <w:uiPriority w:val="99"/>
    <w:semiHidden/>
    <w:unhideWhenUsed/>
    <w:rsid w:val="00394C49"/>
    <w:rPr>
      <w:sz w:val="20"/>
      <w:szCs w:val="20"/>
    </w:rPr>
  </w:style>
  <w:style w:type="character" w:customStyle="1" w:styleId="NotedebasdepageCar">
    <w:name w:val="Note de bas de page Car"/>
    <w:basedOn w:val="Policepardfaut"/>
    <w:link w:val="Notedebasdepage"/>
    <w:uiPriority w:val="99"/>
    <w:semiHidden/>
    <w:rsid w:val="00394C49"/>
    <w:rPr>
      <w:rFonts w:ascii="Times New Roman" w:eastAsia="Times New Roman" w:hAnsi="Times New Roman" w:cs="Times New Roman"/>
      <w:sz w:val="20"/>
      <w:szCs w:val="20"/>
      <w:lang w:val="fr-FR"/>
    </w:rPr>
  </w:style>
  <w:style w:type="character" w:styleId="Appelnotedebasdep">
    <w:name w:val="footnote reference"/>
    <w:basedOn w:val="Policepardfaut"/>
    <w:uiPriority w:val="99"/>
    <w:semiHidden/>
    <w:unhideWhenUsed/>
    <w:rsid w:val="00394C49"/>
    <w:rPr>
      <w:vertAlign w:val="superscript"/>
    </w:rPr>
  </w:style>
  <w:style w:type="character" w:styleId="Lienhypertexte">
    <w:name w:val="Hyperlink"/>
    <w:basedOn w:val="Policepardfaut"/>
    <w:uiPriority w:val="99"/>
    <w:unhideWhenUsed/>
    <w:rsid w:val="00394C49"/>
    <w:rPr>
      <w:color w:val="0000FF" w:themeColor="hyperlink"/>
      <w:u w:val="single"/>
    </w:rPr>
  </w:style>
  <w:style w:type="character" w:styleId="Mentionnonrsolue">
    <w:name w:val="Unresolved Mention"/>
    <w:basedOn w:val="Policepardfaut"/>
    <w:uiPriority w:val="99"/>
    <w:semiHidden/>
    <w:unhideWhenUsed/>
    <w:rsid w:val="00394C49"/>
    <w:rPr>
      <w:color w:val="605E5C"/>
      <w:shd w:val="clear" w:color="auto" w:fill="E1DFDD"/>
    </w:rPr>
  </w:style>
  <w:style w:type="paragraph" w:styleId="En-tte">
    <w:name w:val="header"/>
    <w:basedOn w:val="Normal"/>
    <w:link w:val="En-tteCar"/>
    <w:uiPriority w:val="99"/>
    <w:unhideWhenUsed/>
    <w:rsid w:val="00156329"/>
    <w:pPr>
      <w:tabs>
        <w:tab w:val="center" w:pos="4536"/>
        <w:tab w:val="right" w:pos="9072"/>
      </w:tabs>
    </w:pPr>
  </w:style>
  <w:style w:type="character" w:customStyle="1" w:styleId="En-tteCar">
    <w:name w:val="En-tête Car"/>
    <w:basedOn w:val="Policepardfaut"/>
    <w:link w:val="En-tte"/>
    <w:uiPriority w:val="99"/>
    <w:rsid w:val="00156329"/>
    <w:rPr>
      <w:rFonts w:ascii="Times New Roman" w:eastAsia="Times New Roman" w:hAnsi="Times New Roman" w:cs="Times New Roman"/>
      <w:lang w:val="fr-FR"/>
    </w:rPr>
  </w:style>
  <w:style w:type="paragraph" w:styleId="Pieddepage">
    <w:name w:val="footer"/>
    <w:basedOn w:val="Normal"/>
    <w:link w:val="PieddepageCar"/>
    <w:uiPriority w:val="99"/>
    <w:unhideWhenUsed/>
    <w:rsid w:val="00156329"/>
    <w:pPr>
      <w:tabs>
        <w:tab w:val="center" w:pos="4536"/>
        <w:tab w:val="right" w:pos="9072"/>
      </w:tabs>
    </w:pPr>
  </w:style>
  <w:style w:type="character" w:customStyle="1" w:styleId="PieddepageCar">
    <w:name w:val="Pied de page Car"/>
    <w:basedOn w:val="Policepardfaut"/>
    <w:link w:val="Pieddepage"/>
    <w:uiPriority w:val="99"/>
    <w:rsid w:val="00156329"/>
    <w:rPr>
      <w:rFonts w:ascii="Times New Roman" w:eastAsia="Times New Roman" w:hAnsi="Times New Roman" w:cs="Times New Roman"/>
      <w:lang w:val="fr-FR"/>
    </w:rPr>
  </w:style>
  <w:style w:type="paragraph" w:styleId="Bibliographie">
    <w:name w:val="Bibliography"/>
    <w:basedOn w:val="Normal"/>
    <w:next w:val="Normal"/>
    <w:uiPriority w:val="37"/>
    <w:unhideWhenUsed/>
    <w:rsid w:val="000C4F72"/>
    <w:pPr>
      <w:spacing w:after="240"/>
      <w:ind w:left="720" w:hanging="720"/>
    </w:pPr>
  </w:style>
  <w:style w:type="paragraph" w:styleId="Lgende">
    <w:name w:val="caption"/>
    <w:basedOn w:val="Normal"/>
    <w:next w:val="Normal"/>
    <w:uiPriority w:val="35"/>
    <w:unhideWhenUsed/>
    <w:qFormat/>
    <w:rsid w:val="006F2D59"/>
    <w:pPr>
      <w:spacing w:after="200"/>
    </w:pPr>
    <w:rPr>
      <w:i/>
      <w:iCs/>
      <w:color w:val="1F497D" w:themeColor="text2"/>
      <w:sz w:val="18"/>
      <w:szCs w:val="18"/>
    </w:rPr>
  </w:style>
  <w:style w:type="paragraph" w:styleId="Rvision">
    <w:name w:val="Revision"/>
    <w:hidden/>
    <w:uiPriority w:val="99"/>
    <w:semiHidden/>
    <w:rsid w:val="007407E7"/>
    <w:pPr>
      <w:widowControl/>
      <w:autoSpaceDE/>
      <w:autoSpaceDN/>
    </w:pPr>
    <w:rPr>
      <w:rFonts w:ascii="Times New Roman" w:eastAsia="Times New Roman" w:hAnsi="Times New Roman" w:cs="Times New Roman"/>
      <w:lang w:val="fr-FR"/>
    </w:rPr>
  </w:style>
  <w:style w:type="character" w:customStyle="1" w:styleId="CorpsdetexteCar">
    <w:name w:val="Corps de texte Car"/>
    <w:basedOn w:val="Policepardfaut"/>
    <w:link w:val="Corpsdetexte"/>
    <w:uiPriority w:val="1"/>
    <w:rsid w:val="008F57B1"/>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lal.gueney@unige.ch" TargetMode="External"/><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aia.valenti@unige.ch"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818BB-6562-4BD0-AACA-3D59CB649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24</Pages>
  <Words>25953</Words>
  <Characters>145338</Characters>
  <Application>Microsoft Office Word</Application>
  <DocSecurity>0</DocSecurity>
  <Lines>2018</Lines>
  <Paragraphs>400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Celâl Guney</dc:creator>
  <cp:lastModifiedBy>Celâl Guney</cp:lastModifiedBy>
  <cp:revision>6</cp:revision>
  <cp:lastPrinted>2026-09-20T18:20:00Z</cp:lastPrinted>
  <dcterms:created xsi:type="dcterms:W3CDTF">2026-09-20T16:34:00Z</dcterms:created>
  <dcterms:modified xsi:type="dcterms:W3CDTF">2026-09-20T18:52:00Z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Typst 0.14.2</vt:lpwstr>
  </property>
  <property fmtid="{D5CDD505-2E9C-101B-9397-08002B2CF9AE}" pid="4" name="LastSaved">
    <vt:filetime>2026-01-30T00:00:00Z</vt:filetime>
  </property>
  <property fmtid="{D5CDD505-2E9C-101B-9397-08002B2CF9AE}" pid="5" name="ZOTERO_PREF_1">
    <vt:lpwstr>&lt;data data-version="3" zotero-version="9.0.4"&gt;&lt;session id="DIgmq94A"/&gt;&lt;style id="http://www.zotero.org/styles/chicago-author-date" locale="fr-FR" hasBibliography="1" bibliographyStyleHasBeenSet="1"/&gt;&lt;prefs&gt;&lt;pref name="fieldType" value="Field"/&gt;&lt;/prefs&gt;&lt;/d</vt:lpwstr>
  </property>
  <property fmtid="{D5CDD505-2E9C-101B-9397-08002B2CF9AE}" pid="6" name="ZOTERO_PREF_2">
    <vt:lpwstr>ata&gt;</vt:lpwstr>
  </property>
</Properties>
</file>
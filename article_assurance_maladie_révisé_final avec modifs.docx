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DCFF3" w14:textId="47FE4A98" w:rsidR="00B213FC" w:rsidRPr="00715CFA" w:rsidRDefault="00B213FC" w:rsidP="00B213FC">
      <w:pPr>
        <w:pStyle w:val="Titre1"/>
        <w:jc w:val="center"/>
        <w:rPr>
          <w:rFonts w:ascii="Times New Roman" w:hAnsi="Times New Roman" w:cs="Times New Roman"/>
          <w:sz w:val="36"/>
          <w:szCs w:val="36"/>
        </w:rPr>
      </w:pPr>
      <w:bookmarkStart w:id="0" w:name="_Hlk240825998"/>
      <w:bookmarkEnd w:id="0"/>
      <w:r w:rsidRPr="00715CFA">
        <w:rPr>
          <w:rFonts w:ascii="Times New Roman" w:hAnsi="Times New Roman" w:cs="Times New Roman"/>
          <w:sz w:val="36"/>
          <w:szCs w:val="36"/>
        </w:rPr>
        <w:t>L’assurance-maladie obligatoire suisse dans l’impasse. Une analyse du compromis socio-politique à l’origine de la loi fédérale sur l’assurance-maladie (LAMal)</w:t>
      </w:r>
    </w:p>
    <w:p w14:paraId="10F474AF" w14:textId="77777777" w:rsidR="00B213FC" w:rsidRDefault="00B213FC" w:rsidP="00CA7EE6">
      <w:pPr>
        <w:pStyle w:val="Titre2"/>
        <w:ind w:left="0"/>
        <w:rPr>
          <w:rFonts w:ascii="Times New Roman" w:hAnsi="Times New Roman" w:cs="Times New Roman"/>
          <w:sz w:val="32"/>
          <w:szCs w:val="32"/>
        </w:rPr>
      </w:pPr>
    </w:p>
    <w:p w14:paraId="4697C6D2" w14:textId="5F0828F5" w:rsidR="008725D2" w:rsidRPr="007177A0" w:rsidRDefault="00000000" w:rsidP="009E410A">
      <w:pPr>
        <w:pStyle w:val="Titre2"/>
        <w:ind w:left="0"/>
        <w:rPr>
          <w:rFonts w:ascii="Times New Roman" w:hAnsi="Times New Roman" w:cs="Times New Roman"/>
          <w:sz w:val="32"/>
          <w:szCs w:val="32"/>
        </w:rPr>
      </w:pPr>
      <w:r w:rsidRPr="007177A0">
        <w:rPr>
          <w:rFonts w:ascii="Times New Roman" w:hAnsi="Times New Roman" w:cs="Times New Roman"/>
          <w:sz w:val="32"/>
          <w:szCs w:val="32"/>
        </w:rPr>
        <w:t>Résumé</w:t>
      </w:r>
    </w:p>
    <w:p w14:paraId="0CA89FFA" w14:textId="3B236529" w:rsidR="00B1609D" w:rsidRPr="00E32EF4" w:rsidRDefault="00000000" w:rsidP="00B1609D">
      <w:pPr>
        <w:pStyle w:val="Corpsdetexte"/>
        <w:spacing w:before="30" w:line="283" w:lineRule="auto"/>
        <w:ind w:left="0" w:right="98"/>
        <w:rPr>
          <w:ins w:id="1" w:author="Auteur"/>
          <w:rPrChange w:id="2" w:author="Auteur">
            <w:rPr>
              <w:ins w:id="3" w:author="Auteur"/>
              <w:spacing w:val="32"/>
            </w:rPr>
          </w:rPrChange>
        </w:rPr>
      </w:pPr>
      <w:del w:id="4" w:author="Auteur">
        <w:r w:rsidDel="009871E5">
          <w:delText>Cet article étudie les freins au changement du modèle de l’assurance</w:delText>
        </w:r>
        <w:r w:rsidDel="0045430C">
          <w:delText xml:space="preserve"> </w:delText>
        </w:r>
        <w:r w:rsidDel="009871E5">
          <w:delText>maladie</w:delText>
        </w:r>
        <w:r w:rsidDel="0045430C">
          <w:delText>-</w:delText>
        </w:r>
        <w:r w:rsidDel="009871E5">
          <w:delText>suisse. La loi de</w:delText>
        </w:r>
        <w:r w:rsidR="00F979B2" w:rsidDel="009871E5">
          <w:delText xml:space="preserve"> </w:delText>
        </w:r>
        <w:r w:rsidDel="009871E5">
          <w:delText>1994 sur l’assurance-maladie (LAMal), qui combine intervention publique et rôle important</w:delText>
        </w:r>
        <w:r w:rsidDel="009871E5">
          <w:rPr>
            <w:spacing w:val="40"/>
          </w:rPr>
          <w:delText xml:space="preserve"> </w:delText>
        </w:r>
        <w:r w:rsidDel="009871E5">
          <w:delText>pour</w:delText>
        </w:r>
        <w:r w:rsidDel="009871E5">
          <w:rPr>
            <w:spacing w:val="40"/>
          </w:rPr>
          <w:delText xml:space="preserve"> </w:delText>
        </w:r>
        <w:r w:rsidDel="009871E5">
          <w:delText>les</w:delText>
        </w:r>
        <w:r w:rsidDel="009871E5">
          <w:rPr>
            <w:spacing w:val="40"/>
          </w:rPr>
          <w:delText xml:space="preserve"> </w:delText>
        </w:r>
        <w:r w:rsidDel="009871E5">
          <w:delText>assureurs</w:delText>
        </w:r>
        <w:r w:rsidDel="009871E5">
          <w:rPr>
            <w:spacing w:val="40"/>
          </w:rPr>
          <w:delText xml:space="preserve"> </w:delText>
        </w:r>
        <w:r w:rsidDel="009871E5">
          <w:delText>privés,</w:delText>
        </w:r>
        <w:r w:rsidDel="009871E5">
          <w:rPr>
            <w:spacing w:val="40"/>
          </w:rPr>
          <w:delText xml:space="preserve"> </w:delText>
        </w:r>
        <w:r w:rsidDel="009871E5">
          <w:delText>est</w:delText>
        </w:r>
        <w:r w:rsidDel="009871E5">
          <w:rPr>
            <w:spacing w:val="40"/>
          </w:rPr>
          <w:delText xml:space="preserve"> </w:delText>
        </w:r>
        <w:r w:rsidDel="009871E5">
          <w:delText>un</w:delText>
        </w:r>
        <w:r w:rsidDel="009871E5">
          <w:rPr>
            <w:spacing w:val="40"/>
          </w:rPr>
          <w:delText xml:space="preserve"> </w:delText>
        </w:r>
        <w:r w:rsidDel="009871E5">
          <w:delText>sujet</w:delText>
        </w:r>
        <w:r w:rsidDel="009871E5">
          <w:rPr>
            <w:spacing w:val="40"/>
          </w:rPr>
          <w:delText xml:space="preserve"> </w:delText>
        </w:r>
        <w:r w:rsidDel="009871E5">
          <w:delText>central</w:delText>
        </w:r>
        <w:r w:rsidDel="009871E5">
          <w:rPr>
            <w:spacing w:val="40"/>
          </w:rPr>
          <w:delText xml:space="preserve"> </w:delText>
        </w:r>
        <w:r w:rsidDel="009871E5">
          <w:delText>de</w:delText>
        </w:r>
        <w:r w:rsidDel="009871E5">
          <w:rPr>
            <w:spacing w:val="40"/>
          </w:rPr>
          <w:delText xml:space="preserve"> </w:delText>
        </w:r>
        <w:r w:rsidDel="009871E5">
          <w:delText>l’actualité</w:delText>
        </w:r>
        <w:r w:rsidDel="009871E5">
          <w:rPr>
            <w:spacing w:val="40"/>
          </w:rPr>
          <w:delText xml:space="preserve"> </w:delText>
        </w:r>
        <w:r w:rsidDel="009871E5">
          <w:delText>politique</w:delText>
        </w:r>
        <w:r w:rsidDel="009871E5">
          <w:rPr>
            <w:spacing w:val="40"/>
          </w:rPr>
          <w:delText xml:space="preserve"> </w:delText>
        </w:r>
        <w:r w:rsidDel="009871E5">
          <w:delText>du</w:delText>
        </w:r>
        <w:r w:rsidDel="009871E5">
          <w:rPr>
            <w:spacing w:val="40"/>
          </w:rPr>
          <w:delText xml:space="preserve"> </w:delText>
        </w:r>
        <w:r w:rsidDel="009871E5">
          <w:delText>pays</w:delText>
        </w:r>
        <w:r w:rsidDel="009871E5">
          <w:rPr>
            <w:spacing w:val="40"/>
          </w:rPr>
          <w:delText xml:space="preserve"> </w:delText>
        </w:r>
        <w:r w:rsidDel="009871E5">
          <w:delText>depuis</w:delText>
        </w:r>
        <w:r w:rsidDel="009871E5">
          <w:rPr>
            <w:spacing w:val="40"/>
          </w:rPr>
          <w:delText xml:space="preserve"> </w:delText>
        </w:r>
        <w:r w:rsidDel="009871E5">
          <w:delText>le</w:delText>
        </w:r>
        <w:r w:rsidDel="009871E5">
          <w:rPr>
            <w:spacing w:val="80"/>
          </w:rPr>
          <w:delText xml:space="preserve"> </w:delText>
        </w:r>
        <w:r w:rsidDel="009871E5">
          <w:delText>début</w:delText>
        </w:r>
        <w:r w:rsidDel="009871E5">
          <w:rPr>
            <w:spacing w:val="38"/>
          </w:rPr>
          <w:delText xml:space="preserve"> </w:delText>
        </w:r>
        <w:r w:rsidDel="009871E5">
          <w:delText>des</w:delText>
        </w:r>
        <w:r w:rsidDel="009871E5">
          <w:rPr>
            <w:spacing w:val="38"/>
          </w:rPr>
          <w:delText xml:space="preserve"> </w:delText>
        </w:r>
        <w:r w:rsidDel="009871E5">
          <w:delText>années</w:delText>
        </w:r>
        <w:r w:rsidDel="009871E5">
          <w:rPr>
            <w:spacing w:val="38"/>
          </w:rPr>
          <w:delText xml:space="preserve"> </w:delText>
        </w:r>
        <w:r w:rsidDel="009871E5">
          <w:delText>2000,</w:delText>
        </w:r>
        <w:r w:rsidDel="009871E5">
          <w:rPr>
            <w:spacing w:val="38"/>
          </w:rPr>
          <w:delText xml:space="preserve"> </w:delText>
        </w:r>
        <w:r w:rsidDel="009871E5">
          <w:delText>notamment</w:delText>
        </w:r>
        <w:r w:rsidDel="009871E5">
          <w:rPr>
            <w:spacing w:val="38"/>
          </w:rPr>
          <w:delText xml:space="preserve"> </w:delText>
        </w:r>
        <w:r w:rsidDel="009871E5">
          <w:delText>du</w:delText>
        </w:r>
        <w:r w:rsidDel="009871E5">
          <w:rPr>
            <w:spacing w:val="38"/>
          </w:rPr>
          <w:delText xml:space="preserve"> </w:delText>
        </w:r>
        <w:r w:rsidDel="009871E5">
          <w:delText>fait</w:delText>
        </w:r>
        <w:r w:rsidDel="009871E5">
          <w:rPr>
            <w:spacing w:val="38"/>
          </w:rPr>
          <w:delText xml:space="preserve"> </w:delText>
        </w:r>
        <w:r w:rsidDel="009871E5">
          <w:delText>de</w:delText>
        </w:r>
        <w:r w:rsidDel="009871E5">
          <w:rPr>
            <w:spacing w:val="38"/>
          </w:rPr>
          <w:delText xml:space="preserve"> </w:delText>
        </w:r>
        <w:r w:rsidDel="009871E5">
          <w:delText>l’augmentation</w:delText>
        </w:r>
        <w:r w:rsidDel="009871E5">
          <w:rPr>
            <w:spacing w:val="38"/>
          </w:rPr>
          <w:delText xml:space="preserve"> </w:delText>
        </w:r>
        <w:r w:rsidDel="009871E5">
          <w:delText>constante</w:delText>
        </w:r>
        <w:r w:rsidDel="009871E5">
          <w:rPr>
            <w:spacing w:val="38"/>
          </w:rPr>
          <w:delText xml:space="preserve"> </w:delText>
        </w:r>
        <w:r w:rsidDel="009871E5">
          <w:delText>des</w:delText>
        </w:r>
        <w:r w:rsidDel="009871E5">
          <w:rPr>
            <w:spacing w:val="38"/>
          </w:rPr>
          <w:delText xml:space="preserve"> </w:delText>
        </w:r>
        <w:r w:rsidDel="009871E5">
          <w:delText>primes</w:delText>
        </w:r>
        <w:r w:rsidDel="009871E5">
          <w:rPr>
            <w:spacing w:val="38"/>
          </w:rPr>
          <w:delText xml:space="preserve"> </w:delText>
        </w:r>
        <w:r w:rsidDel="009871E5">
          <w:delText>payées par</w:delText>
        </w:r>
        <w:r w:rsidDel="009871E5">
          <w:rPr>
            <w:spacing w:val="39"/>
          </w:rPr>
          <w:delText xml:space="preserve"> </w:delText>
        </w:r>
        <w:r w:rsidDel="009871E5">
          <w:delText>la</w:delText>
        </w:r>
        <w:r w:rsidDel="009871E5">
          <w:rPr>
            <w:spacing w:val="39"/>
          </w:rPr>
          <w:delText xml:space="preserve"> </w:delText>
        </w:r>
        <w:r w:rsidDel="009871E5">
          <w:delText>population</w:delText>
        </w:r>
        <w:r w:rsidDel="009871E5">
          <w:rPr>
            <w:spacing w:val="39"/>
          </w:rPr>
          <w:delText xml:space="preserve"> </w:delText>
        </w:r>
        <w:r w:rsidDel="009871E5">
          <w:delText>et</w:delText>
        </w:r>
        <w:r w:rsidDel="009871E5">
          <w:rPr>
            <w:spacing w:val="39"/>
          </w:rPr>
          <w:delText xml:space="preserve"> </w:delText>
        </w:r>
        <w:r w:rsidDel="009871E5">
          <w:delText>la</w:delText>
        </w:r>
        <w:r w:rsidDel="009871E5">
          <w:rPr>
            <w:spacing w:val="39"/>
          </w:rPr>
          <w:delText xml:space="preserve"> </w:delText>
        </w:r>
        <w:r w:rsidDel="009871E5">
          <w:delText>hausse</w:delText>
        </w:r>
        <w:r w:rsidDel="009871E5">
          <w:rPr>
            <w:spacing w:val="39"/>
          </w:rPr>
          <w:delText xml:space="preserve"> </w:delText>
        </w:r>
        <w:r w:rsidDel="009871E5">
          <w:delText>des</w:delText>
        </w:r>
        <w:r w:rsidDel="009871E5">
          <w:rPr>
            <w:spacing w:val="39"/>
          </w:rPr>
          <w:delText xml:space="preserve"> </w:delText>
        </w:r>
        <w:r w:rsidDel="009871E5">
          <w:delText>coûts</w:delText>
        </w:r>
        <w:r w:rsidDel="009871E5">
          <w:rPr>
            <w:spacing w:val="39"/>
          </w:rPr>
          <w:delText xml:space="preserve"> </w:delText>
        </w:r>
        <w:r w:rsidDel="009871E5">
          <w:delText>de</w:delText>
        </w:r>
        <w:r w:rsidDel="009871E5">
          <w:rPr>
            <w:spacing w:val="39"/>
          </w:rPr>
          <w:delText xml:space="preserve"> </w:delText>
        </w:r>
        <w:r w:rsidDel="009871E5">
          <w:delText>la</w:delText>
        </w:r>
        <w:r w:rsidDel="009871E5">
          <w:rPr>
            <w:spacing w:val="39"/>
          </w:rPr>
          <w:delText xml:space="preserve"> </w:delText>
        </w:r>
        <w:r w:rsidDel="009871E5">
          <w:delText>santé.</w:delText>
        </w:r>
        <w:r w:rsidDel="009871E5">
          <w:rPr>
            <w:spacing w:val="39"/>
          </w:rPr>
          <w:delText xml:space="preserve"> </w:delText>
        </w:r>
        <w:r w:rsidDel="009871E5">
          <w:delText>Pourtant,</w:delText>
        </w:r>
        <w:r w:rsidDel="009871E5">
          <w:rPr>
            <w:spacing w:val="39"/>
          </w:rPr>
          <w:delText xml:space="preserve"> </w:delText>
        </w:r>
        <w:r w:rsidDel="009871E5">
          <w:delText>les</w:delText>
        </w:r>
        <w:r w:rsidDel="009871E5">
          <w:rPr>
            <w:spacing w:val="39"/>
          </w:rPr>
          <w:delText xml:space="preserve"> </w:delText>
        </w:r>
        <w:r w:rsidDel="009871E5">
          <w:delText>différentes</w:delText>
        </w:r>
        <w:r w:rsidDel="009871E5">
          <w:rPr>
            <w:spacing w:val="39"/>
          </w:rPr>
          <w:delText xml:space="preserve"> </w:delText>
        </w:r>
        <w:r w:rsidDel="009871E5">
          <w:delText>tentatives</w:delText>
        </w:r>
        <w:r w:rsidDel="009871E5">
          <w:rPr>
            <w:spacing w:val="39"/>
          </w:rPr>
          <w:delText xml:space="preserve"> </w:delText>
        </w:r>
        <w:r w:rsidDel="009871E5">
          <w:delText xml:space="preserve">de réformes ont échoué. </w:delText>
        </w:r>
        <w:r w:rsidDel="0045430C">
          <w:delText>Pour expliquer cette résistance, la littérature scientifique mobilise des</w:delText>
        </w:r>
        <w:r w:rsidDel="0045430C">
          <w:rPr>
            <w:spacing w:val="80"/>
            <w:w w:val="150"/>
          </w:rPr>
          <w:delText xml:space="preserve"> </w:delText>
        </w:r>
        <w:r w:rsidDel="0045430C">
          <w:delText>explications qui soulignent les caractéristiques institutionnelles de la suisse comme le pouvoir des</w:delText>
        </w:r>
        <w:r w:rsidDel="0045430C">
          <w:rPr>
            <w:spacing w:val="32"/>
          </w:rPr>
          <w:delText xml:space="preserve"> </w:delText>
        </w:r>
        <w:r w:rsidDel="0045430C">
          <w:delText>groupes</w:delText>
        </w:r>
        <w:r w:rsidDel="0045430C">
          <w:rPr>
            <w:spacing w:val="32"/>
          </w:rPr>
          <w:delText xml:space="preserve"> </w:delText>
        </w:r>
        <w:r w:rsidDel="0045430C">
          <w:delText>d’intérêts</w:delText>
        </w:r>
        <w:r w:rsidDel="0045430C">
          <w:rPr>
            <w:spacing w:val="32"/>
          </w:rPr>
          <w:delText xml:space="preserve"> </w:delText>
        </w:r>
        <w:r w:rsidDel="0045430C">
          <w:delText>ou</w:delText>
        </w:r>
        <w:r w:rsidDel="0045430C">
          <w:rPr>
            <w:spacing w:val="32"/>
          </w:rPr>
          <w:delText xml:space="preserve"> </w:delText>
        </w:r>
        <w:r w:rsidDel="0045430C">
          <w:delText>la</w:delText>
        </w:r>
        <w:r w:rsidDel="0045430C">
          <w:rPr>
            <w:spacing w:val="32"/>
          </w:rPr>
          <w:delText xml:space="preserve"> </w:delText>
        </w:r>
        <w:r w:rsidDel="0045430C">
          <w:delText>stabilité</w:delText>
        </w:r>
        <w:r w:rsidDel="0045430C">
          <w:rPr>
            <w:spacing w:val="32"/>
          </w:rPr>
          <w:delText xml:space="preserve"> </w:delText>
        </w:r>
        <w:r w:rsidDel="0045430C">
          <w:delText>des</w:delText>
        </w:r>
        <w:r w:rsidDel="0045430C">
          <w:rPr>
            <w:spacing w:val="32"/>
          </w:rPr>
          <w:delText xml:space="preserve"> </w:delText>
        </w:r>
        <w:r w:rsidDel="0045430C">
          <w:delText>coalitions</w:delText>
        </w:r>
        <w:r w:rsidDel="0045430C">
          <w:rPr>
            <w:spacing w:val="32"/>
          </w:rPr>
          <w:delText xml:space="preserve"> </w:delText>
        </w:r>
        <w:r w:rsidDel="0045430C">
          <w:delText>de</w:delText>
        </w:r>
        <w:r w:rsidDel="0045430C">
          <w:rPr>
            <w:spacing w:val="32"/>
          </w:rPr>
          <w:delText xml:space="preserve"> </w:delText>
        </w:r>
        <w:r w:rsidDel="0045430C">
          <w:delText>partis</w:delText>
        </w:r>
        <w:r w:rsidDel="0045430C">
          <w:rPr>
            <w:spacing w:val="32"/>
          </w:rPr>
          <w:delText xml:space="preserve"> </w:delText>
        </w:r>
        <w:r w:rsidDel="0045430C">
          <w:delText>politiques.</w:delText>
        </w:r>
        <w:r w:rsidDel="0045430C">
          <w:rPr>
            <w:spacing w:val="32"/>
          </w:rPr>
          <w:delText xml:space="preserve"> </w:delText>
        </w:r>
        <w:r w:rsidDel="0045430C">
          <w:delText>Cet</w:delText>
        </w:r>
        <w:r w:rsidDel="0045430C">
          <w:rPr>
            <w:spacing w:val="32"/>
          </w:rPr>
          <w:delText xml:space="preserve"> </w:delText>
        </w:r>
        <w:r w:rsidDel="0045430C">
          <w:delText>article</w:delText>
        </w:r>
        <w:r w:rsidDel="0045430C">
          <w:rPr>
            <w:spacing w:val="32"/>
          </w:rPr>
          <w:delText xml:space="preserve"> </w:delText>
        </w:r>
        <w:r w:rsidDel="0045430C">
          <w:delText>propose de complémenter cette approche au moyen des méthodes d’analyse néoréaliste proposées par Bruno Amable et Stefano Palombarini, en mettant avant comment les différentes composantes du bloc social dominant suisse sont affectés par les dynamiques économiques engendrées par la LAMal. En analysant comment les composantes des principaux blocs sociaux suisses ainsi que leurs attentes sont affectées par les effets distributifs de la LAMal, notre contribution met en avant l’importance des disparités régionales des primes de l’assurance-maladie obligatoire. Cet</w:delText>
        </w:r>
        <w:r w:rsidDel="0045430C">
          <w:rPr>
            <w:spacing w:val="-4"/>
          </w:rPr>
          <w:delText xml:space="preserve"> </w:delText>
        </w:r>
        <w:r w:rsidDel="0045430C">
          <w:delText>article</w:delText>
        </w:r>
        <w:r w:rsidDel="0045430C">
          <w:rPr>
            <w:spacing w:val="-4"/>
          </w:rPr>
          <w:delText xml:space="preserve"> </w:delText>
        </w:r>
        <w:r w:rsidDel="0045430C">
          <w:delText>montre</w:delText>
        </w:r>
        <w:r w:rsidDel="0045430C">
          <w:rPr>
            <w:spacing w:val="-4"/>
          </w:rPr>
          <w:delText xml:space="preserve"> </w:delText>
        </w:r>
        <w:r w:rsidDel="0045430C">
          <w:delText>que,</w:delText>
        </w:r>
        <w:r w:rsidDel="0045430C">
          <w:rPr>
            <w:spacing w:val="-4"/>
          </w:rPr>
          <w:delText xml:space="preserve"> </w:delText>
        </w:r>
        <w:r w:rsidDel="0045430C">
          <w:delText>puisque</w:delText>
        </w:r>
        <w:r w:rsidDel="0045430C">
          <w:rPr>
            <w:spacing w:val="-4"/>
          </w:rPr>
          <w:delText xml:space="preserve"> </w:delText>
        </w:r>
        <w:r w:rsidDel="0045430C">
          <w:delText>l’augmentation</w:delText>
        </w:r>
        <w:r w:rsidDel="0045430C">
          <w:rPr>
            <w:spacing w:val="-4"/>
          </w:rPr>
          <w:delText xml:space="preserve"> </w:delText>
        </w:r>
        <w:r w:rsidDel="0045430C">
          <w:delText>des</w:delText>
        </w:r>
        <w:r w:rsidDel="0045430C">
          <w:rPr>
            <w:spacing w:val="-4"/>
          </w:rPr>
          <w:delText xml:space="preserve"> </w:delText>
        </w:r>
        <w:r w:rsidDel="0045430C">
          <w:delText>primes</w:delText>
        </w:r>
        <w:r w:rsidDel="0045430C">
          <w:rPr>
            <w:spacing w:val="-4"/>
          </w:rPr>
          <w:delText xml:space="preserve"> </w:delText>
        </w:r>
        <w:r w:rsidDel="0045430C">
          <w:delText>n’affecte</w:delText>
        </w:r>
        <w:r w:rsidDel="0045430C">
          <w:rPr>
            <w:spacing w:val="-4"/>
          </w:rPr>
          <w:delText xml:space="preserve"> </w:delText>
        </w:r>
        <w:r w:rsidDel="0045430C">
          <w:delText>pas</w:delText>
        </w:r>
        <w:r w:rsidDel="0045430C">
          <w:rPr>
            <w:spacing w:val="-4"/>
          </w:rPr>
          <w:delText xml:space="preserve"> </w:delText>
        </w:r>
        <w:r w:rsidDel="0045430C">
          <w:delText>la</w:delText>
        </w:r>
        <w:r w:rsidDel="0045430C">
          <w:rPr>
            <w:spacing w:val="-4"/>
          </w:rPr>
          <w:delText xml:space="preserve"> </w:delText>
        </w:r>
        <w:r w:rsidDel="0045430C">
          <w:delText>base</w:delText>
        </w:r>
        <w:r w:rsidDel="0045430C">
          <w:rPr>
            <w:spacing w:val="-4"/>
          </w:rPr>
          <w:delText xml:space="preserve"> </w:delText>
        </w:r>
        <w:r w:rsidDel="0045430C">
          <w:delText>sociale</w:delText>
        </w:r>
        <w:r w:rsidDel="0045430C">
          <w:rPr>
            <w:spacing w:val="-4"/>
          </w:rPr>
          <w:delText xml:space="preserve"> </w:delText>
        </w:r>
        <w:r w:rsidDel="0045430C">
          <w:delText>du</w:delText>
        </w:r>
        <w:r w:rsidDel="0045430C">
          <w:rPr>
            <w:spacing w:val="-4"/>
          </w:rPr>
          <w:delText xml:space="preserve"> </w:delText>
        </w:r>
        <w:r w:rsidDel="0045430C">
          <w:delText>bloc social</w:delText>
        </w:r>
        <w:r w:rsidDel="0045430C">
          <w:rPr>
            <w:spacing w:val="32"/>
          </w:rPr>
          <w:delText xml:space="preserve"> </w:delText>
        </w:r>
        <w:r w:rsidDel="0045430C">
          <w:delText>dominant,</w:delText>
        </w:r>
        <w:r w:rsidDel="0045430C">
          <w:rPr>
            <w:spacing w:val="32"/>
          </w:rPr>
          <w:delText xml:space="preserve"> </w:delText>
        </w:r>
        <w:r w:rsidDel="0045430C">
          <w:delText>l’augmentation</w:delText>
        </w:r>
        <w:r w:rsidDel="0045430C">
          <w:rPr>
            <w:spacing w:val="32"/>
          </w:rPr>
          <w:delText xml:space="preserve"> </w:delText>
        </w:r>
        <w:r w:rsidDel="0045430C">
          <w:delText>des</w:delText>
        </w:r>
        <w:r w:rsidDel="0045430C">
          <w:rPr>
            <w:spacing w:val="32"/>
          </w:rPr>
          <w:delText xml:space="preserve"> </w:delText>
        </w:r>
        <w:r w:rsidDel="0045430C">
          <w:delText>primes</w:delText>
        </w:r>
        <w:r w:rsidDel="0045430C">
          <w:rPr>
            <w:spacing w:val="32"/>
          </w:rPr>
          <w:delText xml:space="preserve"> </w:delText>
        </w:r>
        <w:r w:rsidDel="0045430C">
          <w:delText>et</w:delText>
        </w:r>
        <w:r w:rsidDel="0045430C">
          <w:rPr>
            <w:spacing w:val="32"/>
          </w:rPr>
          <w:delText xml:space="preserve"> </w:delText>
        </w:r>
        <w:r w:rsidDel="0045430C">
          <w:delText>des</w:delText>
        </w:r>
        <w:r w:rsidDel="0045430C">
          <w:rPr>
            <w:spacing w:val="32"/>
          </w:rPr>
          <w:delText xml:space="preserve"> </w:delText>
        </w:r>
        <w:r w:rsidDel="0045430C">
          <w:delText>coûts</w:delText>
        </w:r>
        <w:r w:rsidDel="0045430C">
          <w:rPr>
            <w:spacing w:val="32"/>
          </w:rPr>
          <w:delText xml:space="preserve"> </w:delText>
        </w:r>
        <w:r w:rsidDel="0045430C">
          <w:delText>de</w:delText>
        </w:r>
        <w:r w:rsidDel="0045430C">
          <w:rPr>
            <w:spacing w:val="32"/>
          </w:rPr>
          <w:delText xml:space="preserve"> </w:delText>
        </w:r>
        <w:r w:rsidDel="0045430C">
          <w:delText>la</w:delText>
        </w:r>
        <w:r w:rsidDel="0045430C">
          <w:rPr>
            <w:spacing w:val="32"/>
          </w:rPr>
          <w:delText xml:space="preserve"> </w:delText>
        </w:r>
        <w:r w:rsidDel="0045430C">
          <w:delText>santé</w:delText>
        </w:r>
        <w:r w:rsidDel="0045430C">
          <w:rPr>
            <w:spacing w:val="32"/>
          </w:rPr>
          <w:delText xml:space="preserve"> </w:delText>
        </w:r>
        <w:r w:rsidDel="0045430C">
          <w:delText>ne</w:delText>
        </w:r>
        <w:r w:rsidDel="0045430C">
          <w:rPr>
            <w:spacing w:val="32"/>
          </w:rPr>
          <w:delText xml:space="preserve"> </w:delText>
        </w:r>
        <w:r w:rsidDel="0045430C">
          <w:delText>peuvent</w:delText>
        </w:r>
        <w:r w:rsidDel="0045430C">
          <w:rPr>
            <w:spacing w:val="32"/>
          </w:rPr>
          <w:delText xml:space="preserve"> </w:delText>
        </w:r>
        <w:r w:rsidDel="0045430C">
          <w:delText>pas</w:delText>
        </w:r>
        <w:r w:rsidDel="0045430C">
          <w:rPr>
            <w:spacing w:val="32"/>
          </w:rPr>
          <w:delText xml:space="preserve"> </w:delText>
        </w:r>
        <w:r w:rsidDel="0045430C">
          <w:delText>encore donner lieu à une remise en cause du modèle au niveau fédéral.</w:delText>
        </w:r>
      </w:del>
      <w:ins w:id="5" w:author="Auteur">
        <w:r w:rsidR="00B1609D">
          <w:t>Cet article étudie les freins au changement du modèle de l’assurance</w:t>
        </w:r>
        <w:r w:rsidR="008F2401">
          <w:t>-</w:t>
        </w:r>
        <w:r w:rsidR="00B1609D">
          <w:t>maladie</w:t>
        </w:r>
        <w:r w:rsidR="008F2401">
          <w:t xml:space="preserve"> </w:t>
        </w:r>
        <w:r w:rsidR="00B1609D">
          <w:t>suisse. La loi de 1994 sur l’assurance-maladie (LAMal), qui combine</w:t>
        </w:r>
        <w:r w:rsidR="00606FF8">
          <w:t xml:space="preserve"> régulation</w:t>
        </w:r>
        <w:r w:rsidR="00B1609D">
          <w:t xml:space="preserve"> publique et rôle important</w:t>
        </w:r>
        <w:r w:rsidR="00B1609D">
          <w:rPr>
            <w:spacing w:val="40"/>
          </w:rPr>
          <w:t xml:space="preserve"> </w:t>
        </w:r>
        <w:r w:rsidR="00B1609D">
          <w:t>pour</w:t>
        </w:r>
        <w:r w:rsidR="00B1609D">
          <w:rPr>
            <w:spacing w:val="40"/>
          </w:rPr>
          <w:t xml:space="preserve"> </w:t>
        </w:r>
        <w:r w:rsidR="00B1609D">
          <w:t>les</w:t>
        </w:r>
        <w:r w:rsidR="00B1609D">
          <w:rPr>
            <w:spacing w:val="40"/>
          </w:rPr>
          <w:t xml:space="preserve"> </w:t>
        </w:r>
        <w:r w:rsidR="00B1609D">
          <w:t>assureurs</w:t>
        </w:r>
        <w:r w:rsidR="00B1609D">
          <w:rPr>
            <w:spacing w:val="40"/>
          </w:rPr>
          <w:t xml:space="preserve"> </w:t>
        </w:r>
        <w:r w:rsidR="00B1609D">
          <w:t>privés,</w:t>
        </w:r>
        <w:r w:rsidR="00B1609D">
          <w:rPr>
            <w:spacing w:val="40"/>
          </w:rPr>
          <w:t xml:space="preserve"> </w:t>
        </w:r>
        <w:r w:rsidR="00B1609D">
          <w:t>est</w:t>
        </w:r>
        <w:r w:rsidR="00B1609D">
          <w:rPr>
            <w:spacing w:val="40"/>
          </w:rPr>
          <w:t xml:space="preserve"> </w:t>
        </w:r>
        <w:r w:rsidR="00B1609D">
          <w:t>un</w:t>
        </w:r>
        <w:r w:rsidR="00B1609D">
          <w:rPr>
            <w:spacing w:val="40"/>
          </w:rPr>
          <w:t xml:space="preserve"> </w:t>
        </w:r>
        <w:r w:rsidR="00B1609D">
          <w:t>sujet</w:t>
        </w:r>
        <w:r w:rsidR="00B1609D">
          <w:rPr>
            <w:spacing w:val="40"/>
          </w:rPr>
          <w:t xml:space="preserve"> </w:t>
        </w:r>
        <w:r w:rsidR="00B1609D">
          <w:t>central</w:t>
        </w:r>
        <w:r w:rsidR="00B1609D">
          <w:rPr>
            <w:spacing w:val="40"/>
          </w:rPr>
          <w:t xml:space="preserve"> </w:t>
        </w:r>
        <w:r w:rsidR="00B1609D">
          <w:t>de</w:t>
        </w:r>
        <w:r w:rsidR="00B1609D">
          <w:rPr>
            <w:spacing w:val="40"/>
          </w:rPr>
          <w:t xml:space="preserve"> </w:t>
        </w:r>
        <w:r w:rsidR="00B1609D">
          <w:t>l’actualité</w:t>
        </w:r>
        <w:r w:rsidR="00B1609D">
          <w:rPr>
            <w:spacing w:val="40"/>
          </w:rPr>
          <w:t xml:space="preserve"> </w:t>
        </w:r>
        <w:r w:rsidR="00B1609D">
          <w:t>politique</w:t>
        </w:r>
        <w:r w:rsidR="00B1609D">
          <w:rPr>
            <w:spacing w:val="40"/>
          </w:rPr>
          <w:t xml:space="preserve"> </w:t>
        </w:r>
        <w:r w:rsidR="00B1609D">
          <w:t>du</w:t>
        </w:r>
        <w:r w:rsidR="00B1609D">
          <w:rPr>
            <w:spacing w:val="40"/>
          </w:rPr>
          <w:t xml:space="preserve"> </w:t>
        </w:r>
        <w:r w:rsidR="00B1609D">
          <w:t>pays</w:t>
        </w:r>
        <w:r w:rsidR="00B1609D">
          <w:rPr>
            <w:spacing w:val="40"/>
          </w:rPr>
          <w:t xml:space="preserve"> </w:t>
        </w:r>
        <w:r w:rsidR="00B1609D">
          <w:t>depuis</w:t>
        </w:r>
        <w:r w:rsidR="00B1609D">
          <w:rPr>
            <w:spacing w:val="40"/>
          </w:rPr>
          <w:t xml:space="preserve"> </w:t>
        </w:r>
        <w:r w:rsidR="00B1609D">
          <w:t>le</w:t>
        </w:r>
        <w:r w:rsidR="00B1609D">
          <w:rPr>
            <w:spacing w:val="80"/>
          </w:rPr>
          <w:t xml:space="preserve"> </w:t>
        </w:r>
        <w:r w:rsidR="00B1609D">
          <w:t>début</w:t>
        </w:r>
        <w:r w:rsidR="00B1609D">
          <w:rPr>
            <w:spacing w:val="38"/>
          </w:rPr>
          <w:t xml:space="preserve"> </w:t>
        </w:r>
        <w:r w:rsidR="00B1609D">
          <w:t>des</w:t>
        </w:r>
        <w:r w:rsidR="00B1609D">
          <w:rPr>
            <w:spacing w:val="38"/>
          </w:rPr>
          <w:t xml:space="preserve"> </w:t>
        </w:r>
        <w:r w:rsidR="00B1609D">
          <w:t>années</w:t>
        </w:r>
        <w:r w:rsidR="00B1609D">
          <w:rPr>
            <w:spacing w:val="38"/>
          </w:rPr>
          <w:t xml:space="preserve"> </w:t>
        </w:r>
        <w:r w:rsidR="00B1609D">
          <w:t>2000,</w:t>
        </w:r>
        <w:r w:rsidR="00B1609D">
          <w:rPr>
            <w:spacing w:val="38"/>
          </w:rPr>
          <w:t xml:space="preserve"> </w:t>
        </w:r>
        <w:r w:rsidR="00B1609D">
          <w:t>notamment</w:t>
        </w:r>
        <w:r w:rsidR="00B1609D">
          <w:rPr>
            <w:spacing w:val="38"/>
          </w:rPr>
          <w:t xml:space="preserve"> </w:t>
        </w:r>
        <w:r w:rsidR="00B1609D">
          <w:t>du</w:t>
        </w:r>
        <w:r w:rsidR="00B1609D">
          <w:rPr>
            <w:spacing w:val="38"/>
          </w:rPr>
          <w:t xml:space="preserve"> </w:t>
        </w:r>
        <w:r w:rsidR="00B1609D">
          <w:t>fait</w:t>
        </w:r>
        <w:r w:rsidR="00B1609D">
          <w:rPr>
            <w:spacing w:val="38"/>
          </w:rPr>
          <w:t xml:space="preserve"> </w:t>
        </w:r>
        <w:r w:rsidR="00B1609D">
          <w:t>de</w:t>
        </w:r>
        <w:r w:rsidR="00B1609D">
          <w:rPr>
            <w:spacing w:val="38"/>
          </w:rPr>
          <w:t xml:space="preserve"> </w:t>
        </w:r>
        <w:r w:rsidR="00B1609D">
          <w:t>l’augmentation</w:t>
        </w:r>
        <w:r w:rsidR="00B1609D">
          <w:rPr>
            <w:spacing w:val="38"/>
          </w:rPr>
          <w:t xml:space="preserve"> </w:t>
        </w:r>
        <w:r w:rsidR="00B1609D">
          <w:t>constante</w:t>
        </w:r>
        <w:r w:rsidR="00B1609D">
          <w:rPr>
            <w:spacing w:val="38"/>
          </w:rPr>
          <w:t xml:space="preserve"> </w:t>
        </w:r>
        <w:r w:rsidR="00B1609D">
          <w:t>des</w:t>
        </w:r>
        <w:r w:rsidR="00B1609D">
          <w:rPr>
            <w:spacing w:val="38"/>
          </w:rPr>
          <w:t xml:space="preserve"> </w:t>
        </w:r>
        <w:r w:rsidR="00B1609D">
          <w:t>primes</w:t>
        </w:r>
        <w:r w:rsidR="00B1609D">
          <w:rPr>
            <w:spacing w:val="38"/>
          </w:rPr>
          <w:t xml:space="preserve"> </w:t>
        </w:r>
        <w:r w:rsidR="00B1609D">
          <w:t>payées par</w:t>
        </w:r>
        <w:r w:rsidR="00B1609D">
          <w:rPr>
            <w:spacing w:val="39"/>
          </w:rPr>
          <w:t xml:space="preserve"> </w:t>
        </w:r>
        <w:r w:rsidR="00B1609D">
          <w:t>la</w:t>
        </w:r>
        <w:r w:rsidR="00B1609D">
          <w:rPr>
            <w:spacing w:val="39"/>
          </w:rPr>
          <w:t xml:space="preserve"> </w:t>
        </w:r>
        <w:r w:rsidR="00B1609D">
          <w:t>population</w:t>
        </w:r>
        <w:r w:rsidR="00B1609D">
          <w:rPr>
            <w:spacing w:val="39"/>
          </w:rPr>
          <w:t xml:space="preserve"> </w:t>
        </w:r>
        <w:r w:rsidR="00B1609D">
          <w:t>et</w:t>
        </w:r>
        <w:r w:rsidR="00B1609D">
          <w:rPr>
            <w:spacing w:val="39"/>
          </w:rPr>
          <w:t xml:space="preserve"> </w:t>
        </w:r>
        <w:r w:rsidR="00B1609D">
          <w:t>la</w:t>
        </w:r>
        <w:r w:rsidR="00B1609D">
          <w:rPr>
            <w:spacing w:val="39"/>
          </w:rPr>
          <w:t xml:space="preserve"> </w:t>
        </w:r>
        <w:r w:rsidR="00B1609D">
          <w:t>hausse</w:t>
        </w:r>
        <w:r w:rsidR="00B1609D">
          <w:rPr>
            <w:spacing w:val="39"/>
          </w:rPr>
          <w:t xml:space="preserve"> </w:t>
        </w:r>
        <w:r w:rsidR="00B1609D">
          <w:t>des</w:t>
        </w:r>
        <w:r w:rsidR="00B1609D">
          <w:rPr>
            <w:spacing w:val="39"/>
          </w:rPr>
          <w:t xml:space="preserve"> </w:t>
        </w:r>
        <w:r w:rsidR="00B1609D">
          <w:t>coûts</w:t>
        </w:r>
        <w:r w:rsidR="00B1609D">
          <w:rPr>
            <w:spacing w:val="39"/>
          </w:rPr>
          <w:t xml:space="preserve"> </w:t>
        </w:r>
        <w:r w:rsidR="00B1609D">
          <w:t>de</w:t>
        </w:r>
        <w:r w:rsidR="00B1609D">
          <w:rPr>
            <w:spacing w:val="39"/>
          </w:rPr>
          <w:t xml:space="preserve"> </w:t>
        </w:r>
        <w:r w:rsidR="00B1609D">
          <w:t>la</w:t>
        </w:r>
        <w:r w:rsidR="00B1609D">
          <w:rPr>
            <w:spacing w:val="39"/>
          </w:rPr>
          <w:t xml:space="preserve"> </w:t>
        </w:r>
        <w:r w:rsidR="00B1609D">
          <w:t>santé.</w:t>
        </w:r>
        <w:r w:rsidR="00B1609D">
          <w:rPr>
            <w:spacing w:val="39"/>
          </w:rPr>
          <w:t xml:space="preserve"> </w:t>
        </w:r>
        <w:r w:rsidR="00B1609D">
          <w:t>Pourtant,</w:t>
        </w:r>
        <w:r w:rsidR="00B1609D">
          <w:rPr>
            <w:spacing w:val="39"/>
          </w:rPr>
          <w:t xml:space="preserve"> </w:t>
        </w:r>
        <w:r w:rsidR="00630361">
          <w:t>tentatives de réformes sociales échouent systématiquement</w:t>
        </w:r>
        <w:r w:rsidR="00B1609D">
          <w:t>. La première partie explore les origines politiques et historiques de la LAMal ainsi que les</w:t>
        </w:r>
        <w:r w:rsidR="00B96705">
          <w:rPr>
            <w:spacing w:val="80"/>
            <w:w w:val="150"/>
          </w:rPr>
          <w:t xml:space="preserve"> </w:t>
        </w:r>
        <w:r w:rsidR="00B1609D">
          <w:t xml:space="preserve">explications </w:t>
        </w:r>
        <w:r w:rsidR="001C56B8">
          <w:t>soulignant</w:t>
        </w:r>
        <w:r w:rsidR="00B1609D">
          <w:t xml:space="preserve"> les caractéristiques institutionnelles de la suisse comme le pouvoir des</w:t>
        </w:r>
        <w:r w:rsidR="00B1609D">
          <w:rPr>
            <w:spacing w:val="32"/>
          </w:rPr>
          <w:t xml:space="preserve"> </w:t>
        </w:r>
        <w:r w:rsidR="00B1609D">
          <w:t>groupes</w:t>
        </w:r>
        <w:r w:rsidR="00B1609D">
          <w:rPr>
            <w:spacing w:val="32"/>
          </w:rPr>
          <w:t xml:space="preserve"> </w:t>
        </w:r>
        <w:r w:rsidR="00B1609D">
          <w:t>d’intérêts</w:t>
        </w:r>
        <w:r w:rsidR="00B1609D">
          <w:rPr>
            <w:spacing w:val="32"/>
          </w:rPr>
          <w:t xml:space="preserve"> </w:t>
        </w:r>
        <w:r w:rsidR="00B1609D">
          <w:t>ou</w:t>
        </w:r>
        <w:r w:rsidR="00B1609D">
          <w:rPr>
            <w:spacing w:val="32"/>
          </w:rPr>
          <w:t xml:space="preserve"> </w:t>
        </w:r>
        <w:r w:rsidR="00B1609D">
          <w:t>la</w:t>
        </w:r>
        <w:r w:rsidR="00B1609D">
          <w:rPr>
            <w:spacing w:val="32"/>
          </w:rPr>
          <w:t xml:space="preserve"> </w:t>
        </w:r>
        <w:r w:rsidR="00B1609D">
          <w:t>stabilité</w:t>
        </w:r>
        <w:r w:rsidR="00B1609D">
          <w:rPr>
            <w:spacing w:val="32"/>
          </w:rPr>
          <w:t xml:space="preserve"> </w:t>
        </w:r>
        <w:r w:rsidR="00B1609D">
          <w:t>des</w:t>
        </w:r>
        <w:r w:rsidR="00B1609D">
          <w:rPr>
            <w:spacing w:val="32"/>
          </w:rPr>
          <w:t xml:space="preserve"> </w:t>
        </w:r>
        <w:r w:rsidR="00B1609D">
          <w:t>coalitions</w:t>
        </w:r>
        <w:r w:rsidR="00B1609D">
          <w:rPr>
            <w:spacing w:val="32"/>
          </w:rPr>
          <w:t xml:space="preserve"> </w:t>
        </w:r>
        <w:r w:rsidR="00B1609D">
          <w:t xml:space="preserve">politiques. La deuxième partie </w:t>
        </w:r>
        <w:r w:rsidR="00C937A5">
          <w:t>teste différentes possibilités de trajectoires institutionnelles en mobilisant une approche en termes de blocs sociaux</w:t>
        </w:r>
        <w:r w:rsidR="00B1609D">
          <w:t>.</w:t>
        </w:r>
        <w:r w:rsidR="00C937A5">
          <w:t xml:space="preserve"> Les données d’une enquête post-votation de 2024 sont utilisées pour identifier les groupes socio-politiques définis par la proximité de leurs attentes politiques vis-à-vis des réformes envisagées par les acteurs politiques suisses afin de résoudre la crise du système de santé. Les résultats montrent l’impasse des réformes néolibérales qui ne trouvent pas de majorité même au sein du bloc social dominant. Les réformes sociales, bien que davantage populaires, </w:t>
        </w:r>
        <w:r w:rsidR="001C56B8">
          <w:t xml:space="preserve">peinent à agréger une base sociale significative à cause des disparités régionales dans le coût des primes d’assurance-maladie. </w:t>
        </w:r>
        <w:del w:id="6" w:author="Auteur">
          <w:r w:rsidR="00C937A5" w:rsidDel="008A56FC">
            <w:delText>Parmi les réformes analysées, seule la création d’une caisse unique pourrait agréger un soutien suffisamment large</w:delText>
          </w:r>
          <w:r w:rsidR="001C56B8" w:rsidDel="008A56FC">
            <w:delText xml:space="preserve"> afin d’aboutir à un changement institutionnel.</w:delText>
          </w:r>
        </w:del>
      </w:ins>
    </w:p>
    <w:p w14:paraId="1F58355C" w14:textId="77777777" w:rsidR="00B1609D" w:rsidDel="00237F75" w:rsidRDefault="00B1609D" w:rsidP="001E2848">
      <w:pPr>
        <w:pStyle w:val="Corpsdetexte"/>
        <w:spacing w:before="30" w:line="283" w:lineRule="auto"/>
        <w:ind w:left="0" w:right="98"/>
        <w:rPr>
          <w:del w:id="7" w:author="Auteur"/>
        </w:rPr>
      </w:pPr>
    </w:p>
    <w:p w14:paraId="7039FF37" w14:textId="77777777" w:rsidR="00696638" w:rsidRDefault="00696638">
      <w:pPr>
        <w:pStyle w:val="Corpsdetexte"/>
        <w:spacing w:before="30" w:line="283" w:lineRule="auto"/>
        <w:ind w:left="0" w:right="98"/>
        <w:pPrChange w:id="8" w:author="Auteur">
          <w:pPr>
            <w:pStyle w:val="Corpsdetexte"/>
            <w:spacing w:before="30" w:line="283" w:lineRule="auto"/>
            <w:ind w:right="98" w:hanging="43"/>
          </w:pPr>
        </w:pPrChange>
      </w:pPr>
    </w:p>
    <w:p w14:paraId="39DAF465" w14:textId="474C89CF" w:rsidR="00E97CCE" w:rsidRDefault="00000000" w:rsidP="00696638">
      <w:pPr>
        <w:pStyle w:val="Corpsdetexte"/>
        <w:spacing w:before="0"/>
        <w:ind w:left="0"/>
        <w:rPr>
          <w:bCs/>
          <w:spacing w:val="-2"/>
        </w:rPr>
      </w:pPr>
      <w:r w:rsidRPr="00696638">
        <w:rPr>
          <w:bCs/>
        </w:rPr>
        <w:t>Mots-</w:t>
      </w:r>
      <w:proofErr w:type="gramStart"/>
      <w:r w:rsidRPr="00696638">
        <w:rPr>
          <w:bCs/>
        </w:rPr>
        <w:t>clés:</w:t>
      </w:r>
      <w:proofErr w:type="gramEnd"/>
      <w:r w:rsidRPr="00696638">
        <w:rPr>
          <w:bCs/>
          <w:spacing w:val="-4"/>
        </w:rPr>
        <w:t xml:space="preserve"> </w:t>
      </w:r>
      <w:r w:rsidR="0062202E">
        <w:rPr>
          <w:bCs/>
        </w:rPr>
        <w:t>é</w:t>
      </w:r>
      <w:r w:rsidRPr="00696638">
        <w:rPr>
          <w:bCs/>
        </w:rPr>
        <w:t>conomie</w:t>
      </w:r>
      <w:r w:rsidRPr="00696638">
        <w:rPr>
          <w:bCs/>
          <w:spacing w:val="-3"/>
        </w:rPr>
        <w:t xml:space="preserve"> </w:t>
      </w:r>
      <w:r w:rsidRPr="00696638">
        <w:rPr>
          <w:bCs/>
        </w:rPr>
        <w:t>politique,</w:t>
      </w:r>
      <w:r w:rsidRPr="00696638">
        <w:rPr>
          <w:bCs/>
          <w:spacing w:val="-3"/>
        </w:rPr>
        <w:t xml:space="preserve"> </w:t>
      </w:r>
      <w:r w:rsidRPr="00696638">
        <w:rPr>
          <w:bCs/>
        </w:rPr>
        <w:t>assurance-maladie,</w:t>
      </w:r>
      <w:r w:rsidRPr="00696638">
        <w:rPr>
          <w:bCs/>
          <w:spacing w:val="-3"/>
        </w:rPr>
        <w:t xml:space="preserve"> </w:t>
      </w:r>
      <w:r w:rsidRPr="00696638">
        <w:rPr>
          <w:bCs/>
        </w:rPr>
        <w:t>bloc</w:t>
      </w:r>
      <w:r w:rsidRPr="00696638">
        <w:rPr>
          <w:bCs/>
          <w:spacing w:val="-3"/>
        </w:rPr>
        <w:t xml:space="preserve"> </w:t>
      </w:r>
      <w:r w:rsidRPr="00696638">
        <w:rPr>
          <w:bCs/>
        </w:rPr>
        <w:t>social,</w:t>
      </w:r>
      <w:r w:rsidRPr="00696638">
        <w:rPr>
          <w:bCs/>
          <w:spacing w:val="-3"/>
        </w:rPr>
        <w:t xml:space="preserve"> </w:t>
      </w:r>
      <w:r w:rsidRPr="00696638">
        <w:rPr>
          <w:bCs/>
        </w:rPr>
        <w:t>attentes</w:t>
      </w:r>
      <w:r w:rsidRPr="00696638">
        <w:rPr>
          <w:bCs/>
          <w:spacing w:val="-3"/>
        </w:rPr>
        <w:t xml:space="preserve"> </w:t>
      </w:r>
      <w:r w:rsidRPr="00696638">
        <w:rPr>
          <w:bCs/>
        </w:rPr>
        <w:t>sociales,</w:t>
      </w:r>
      <w:r w:rsidRPr="00696638">
        <w:rPr>
          <w:bCs/>
          <w:spacing w:val="-3"/>
        </w:rPr>
        <w:t xml:space="preserve"> </w:t>
      </w:r>
      <w:r w:rsidRPr="00696638">
        <w:rPr>
          <w:bCs/>
          <w:spacing w:val="-2"/>
        </w:rPr>
        <w:t>Suisse</w:t>
      </w:r>
    </w:p>
    <w:p w14:paraId="62A713F6" w14:textId="77777777" w:rsidR="00E97CCE" w:rsidRDefault="00E97CCE" w:rsidP="00696638">
      <w:pPr>
        <w:pStyle w:val="Corpsdetexte"/>
        <w:spacing w:before="0"/>
        <w:ind w:left="0"/>
        <w:rPr>
          <w:bCs/>
          <w:spacing w:val="-2"/>
        </w:rPr>
      </w:pPr>
    </w:p>
    <w:p w14:paraId="5AADEFF7" w14:textId="0D85D880" w:rsidR="00E97CCE" w:rsidRPr="00F979B2" w:rsidRDefault="00E97CCE" w:rsidP="00060E89">
      <w:pPr>
        <w:pStyle w:val="Titre2"/>
        <w:ind w:left="0"/>
        <w:rPr>
          <w:rFonts w:ascii="Times New Roman" w:hAnsi="Times New Roman" w:cs="Times New Roman"/>
          <w:sz w:val="32"/>
          <w:szCs w:val="32"/>
          <w:lang w:val="en-US"/>
        </w:rPr>
      </w:pPr>
      <w:r w:rsidRPr="00F979B2">
        <w:rPr>
          <w:rFonts w:ascii="Times New Roman" w:hAnsi="Times New Roman" w:cs="Times New Roman"/>
          <w:sz w:val="32"/>
          <w:szCs w:val="32"/>
          <w:lang w:val="en-US"/>
        </w:rPr>
        <w:t>Abstract</w:t>
      </w:r>
    </w:p>
    <w:p w14:paraId="38B90A7D" w14:textId="395E56E6" w:rsidR="00E97CCE" w:rsidDel="00237F75" w:rsidRDefault="0003301C" w:rsidP="00F979B2">
      <w:pPr>
        <w:pStyle w:val="Corpsdetexte"/>
        <w:ind w:left="0"/>
        <w:rPr>
          <w:del w:id="9" w:author="Auteur"/>
          <w:bCs/>
          <w:spacing w:val="-2"/>
          <w:lang w:val="en-US"/>
        </w:rPr>
      </w:pPr>
      <w:r w:rsidRPr="0003301C">
        <w:rPr>
          <w:bCs/>
          <w:spacing w:val="-2"/>
          <w:lang w:val="en-US"/>
        </w:rPr>
        <w:t>This article examines the obstacles to changing the Swiss health insurance model. The 1994 Federal Health Insurance Act (LAMal), which combines public regulation with a major role for private insurers, has been a central issue in the country’s political debate since the early 2000s, largely because of the steady rise in the premiums paid by the population and in healthcare costs. Yet attempts at social reforms systematically fail. The first part explores the political and historical origins of the LAMal, as well as explanations that stress Switzerland’s institutional characteristics, such as the power of interest groups or the stability of political coalitions. The second part tests different possible institutional trajectories using a social bloc approach. Data from a 2024 post-referendum survey are used to identify socio-political groups defined by the proximity of their policy expectations regarding the reforms put forward by Swiss political actors to resolve the crisis in the healthcare system. The results show the impasse of neoliberal reforms, which fail to find a majority even within the dominant social bloc. Social reforms, although more popular, struggle to aggregate a significant social base because of regional disparities in the cost of health insurance premiums</w:t>
      </w:r>
      <w:ins w:id="10" w:author="Auteur">
        <w:r w:rsidR="00237F75" w:rsidRPr="00237F75">
          <w:rPr>
            <w:bCs/>
            <w:spacing w:val="-2"/>
            <w:lang w:val="en-US"/>
          </w:rPr>
          <w:t>.</w:t>
        </w:r>
      </w:ins>
      <w:del w:id="11" w:author="Auteur">
        <w:r w:rsidR="00E97CCE" w:rsidRPr="00E97CCE" w:rsidDel="00237F75">
          <w:rPr>
            <w:bCs/>
            <w:spacing w:val="-2"/>
            <w:lang w:val="en-US"/>
          </w:rPr>
          <w:delText>This article examines the obstacles to changing the Swiss health insurance model. The 1994 Health Insurance Law (LAMal), which combines public intervention with a significant role for private insurers, has been at the center of political debate</w:delText>
        </w:r>
        <w:r w:rsidR="00C25711" w:rsidDel="00237F75">
          <w:rPr>
            <w:bCs/>
            <w:spacing w:val="-2"/>
            <w:lang w:val="en-US"/>
          </w:rPr>
          <w:delText>s</w:delText>
        </w:r>
        <w:r w:rsidR="00E97CCE" w:rsidRPr="00E97CCE" w:rsidDel="00237F75">
          <w:rPr>
            <w:bCs/>
            <w:spacing w:val="-2"/>
            <w:lang w:val="en-US"/>
          </w:rPr>
          <w:delText xml:space="preserve"> in Switzerland since the early 2000s, particularly due to the steady rise in premiums paid by the population and the increase in healthcare costs. Yet, successive reform attempts have failed.</w:delText>
        </w:r>
        <w:r w:rsidR="00E97CCE" w:rsidDel="00237F75">
          <w:rPr>
            <w:bCs/>
            <w:spacing w:val="-2"/>
            <w:lang w:val="en-US"/>
          </w:rPr>
          <w:delText xml:space="preserve"> </w:delText>
        </w:r>
        <w:r w:rsidR="00E97CCE" w:rsidRPr="00E97CCE" w:rsidDel="00237F75">
          <w:rPr>
            <w:bCs/>
            <w:spacing w:val="-2"/>
            <w:lang w:val="en-US"/>
          </w:rPr>
          <w:delText xml:space="preserve">To explain this resistance, the scientific literature typically highlights institutional characteristics of Switzerland, such as the power of interest groups or the stability of party coalitions. This article proposes to complement these interpretations through the neorealist </w:delText>
        </w:r>
        <w:r w:rsidR="00C25711" w:rsidDel="00237F75">
          <w:rPr>
            <w:bCs/>
            <w:spacing w:val="-2"/>
            <w:lang w:val="en-US"/>
          </w:rPr>
          <w:delText xml:space="preserve">approach </w:delText>
        </w:r>
        <w:r w:rsidR="00E97CCE" w:rsidRPr="00E97CCE" w:rsidDel="00237F75">
          <w:rPr>
            <w:bCs/>
            <w:spacing w:val="-2"/>
            <w:lang w:val="en-US"/>
          </w:rPr>
          <w:delText>developed by Bruno Amable and Stefano Palombarini, by showing how the different components of the Swiss dominant social bloc are affected by the economic dynamics generated by the LAMal.</w:delText>
        </w:r>
        <w:r w:rsidR="00E97CCE" w:rsidDel="00237F75">
          <w:rPr>
            <w:bCs/>
            <w:spacing w:val="-2"/>
            <w:lang w:val="en-US"/>
          </w:rPr>
          <w:delText xml:space="preserve"> </w:delText>
        </w:r>
        <w:r w:rsidR="00E97CCE" w:rsidRPr="00E97CCE" w:rsidDel="00237F75">
          <w:rPr>
            <w:bCs/>
            <w:spacing w:val="-2"/>
            <w:lang w:val="en-US"/>
          </w:rPr>
          <w:delText>By analyzing how the main Swiss social blocs and their expectations are shaped by the distributive effects of the LAMal, our contribution underscores the importance of regional disparities in mandatory health insurance premiums. The article demonstrates that, because rising premiums do not significantly impact the social base of the dominant bloc, neither the increase in premiums nor the rise in healthcare costs currently provide sufficient grounds for a structural reform of the model at the federal level.</w:delText>
        </w:r>
      </w:del>
    </w:p>
    <w:p w14:paraId="022211C2" w14:textId="77777777" w:rsidR="00237F75" w:rsidRDefault="00237F75" w:rsidP="009E410A">
      <w:pPr>
        <w:pStyle w:val="Corpsdetexte"/>
        <w:spacing w:before="30" w:after="30"/>
        <w:ind w:left="0"/>
        <w:rPr>
          <w:ins w:id="12" w:author="Auteur"/>
          <w:bCs/>
          <w:spacing w:val="-2"/>
          <w:lang w:val="en-US"/>
        </w:rPr>
      </w:pPr>
    </w:p>
    <w:p w14:paraId="478D9F90" w14:textId="1DCD3F6D" w:rsidR="00E97CCE" w:rsidRPr="00E97CCE" w:rsidRDefault="00E97CCE" w:rsidP="00F979B2">
      <w:pPr>
        <w:pStyle w:val="Corpsdetexte"/>
        <w:ind w:left="0"/>
        <w:rPr>
          <w:bCs/>
          <w:spacing w:val="-2"/>
          <w:lang w:val="en-US"/>
        </w:rPr>
      </w:pPr>
      <w:r>
        <w:rPr>
          <w:bCs/>
          <w:spacing w:val="-2"/>
          <w:lang w:val="en-US"/>
        </w:rPr>
        <w:t xml:space="preserve">Keywords: political economy, health insurance, </w:t>
      </w:r>
      <w:r w:rsidR="006F2D59">
        <w:rPr>
          <w:bCs/>
          <w:spacing w:val="-2"/>
          <w:lang w:val="en-US"/>
        </w:rPr>
        <w:t>social bloc, social expectations, Switzerland</w:t>
      </w:r>
    </w:p>
    <w:p w14:paraId="3E13E98E" w14:textId="77777777" w:rsidR="00E97CCE" w:rsidRPr="00E97CCE" w:rsidRDefault="00E97CCE" w:rsidP="00696638">
      <w:pPr>
        <w:pStyle w:val="Corpsdetexte"/>
        <w:spacing w:before="0"/>
        <w:ind w:left="0"/>
        <w:rPr>
          <w:bCs/>
          <w:spacing w:val="-2"/>
          <w:lang w:val="en-US"/>
        </w:rPr>
      </w:pPr>
    </w:p>
    <w:p w14:paraId="17844ABC" w14:textId="79B9C6FE" w:rsidR="008725D2" w:rsidRPr="00696638" w:rsidRDefault="00000000" w:rsidP="00696638">
      <w:pPr>
        <w:pStyle w:val="Corpsdetexte"/>
        <w:spacing w:before="0"/>
        <w:ind w:left="0"/>
        <w:rPr>
          <w:bCs/>
          <w:lang w:val="en-US"/>
        </w:rPr>
      </w:pPr>
      <w:r w:rsidRPr="00696638">
        <w:rPr>
          <w:bCs/>
          <w:spacing w:val="-6"/>
          <w:lang w:val="en-US"/>
        </w:rPr>
        <w:t>Codes</w:t>
      </w:r>
      <w:r w:rsidRPr="00696638">
        <w:rPr>
          <w:bCs/>
          <w:spacing w:val="-9"/>
          <w:lang w:val="en-US"/>
        </w:rPr>
        <w:t xml:space="preserve"> </w:t>
      </w:r>
      <w:r w:rsidRPr="00696638">
        <w:rPr>
          <w:bCs/>
          <w:spacing w:val="-6"/>
          <w:lang w:val="en-US"/>
        </w:rPr>
        <w:t>JEL:</w:t>
      </w:r>
      <w:r w:rsidRPr="00696638">
        <w:rPr>
          <w:bCs/>
          <w:spacing w:val="-8"/>
          <w:lang w:val="en-US"/>
        </w:rPr>
        <w:t xml:space="preserve"> </w:t>
      </w:r>
      <w:r w:rsidRPr="00696638">
        <w:rPr>
          <w:bCs/>
          <w:spacing w:val="-6"/>
          <w:lang w:val="en-US"/>
        </w:rPr>
        <w:t>I13;</w:t>
      </w:r>
      <w:r w:rsidRPr="00696638">
        <w:rPr>
          <w:bCs/>
          <w:spacing w:val="-9"/>
          <w:lang w:val="en-US"/>
        </w:rPr>
        <w:t xml:space="preserve"> </w:t>
      </w:r>
      <w:r w:rsidRPr="00696638">
        <w:rPr>
          <w:bCs/>
          <w:spacing w:val="-6"/>
          <w:lang w:val="en-US"/>
        </w:rPr>
        <w:t>I18;</w:t>
      </w:r>
      <w:r w:rsidRPr="00696638">
        <w:rPr>
          <w:bCs/>
          <w:spacing w:val="-8"/>
          <w:lang w:val="en-US"/>
        </w:rPr>
        <w:t xml:space="preserve"> </w:t>
      </w:r>
      <w:r w:rsidRPr="00696638">
        <w:rPr>
          <w:bCs/>
          <w:spacing w:val="-6"/>
          <w:lang w:val="en-US"/>
        </w:rPr>
        <w:t>I19;</w:t>
      </w:r>
      <w:r w:rsidRPr="00696638">
        <w:rPr>
          <w:bCs/>
          <w:spacing w:val="-9"/>
          <w:lang w:val="en-US"/>
        </w:rPr>
        <w:t xml:space="preserve"> </w:t>
      </w:r>
      <w:r w:rsidRPr="00696638">
        <w:rPr>
          <w:bCs/>
          <w:spacing w:val="-6"/>
          <w:lang w:val="en-US"/>
        </w:rPr>
        <w:t>I14;</w:t>
      </w:r>
      <w:r w:rsidRPr="00696638">
        <w:rPr>
          <w:bCs/>
          <w:spacing w:val="-8"/>
          <w:lang w:val="en-US"/>
        </w:rPr>
        <w:t xml:space="preserve"> </w:t>
      </w:r>
      <w:r w:rsidRPr="00696638">
        <w:rPr>
          <w:bCs/>
          <w:spacing w:val="-6"/>
          <w:lang w:val="en-US"/>
        </w:rPr>
        <w:t>P16</w:t>
      </w:r>
    </w:p>
    <w:p w14:paraId="4933DC72" w14:textId="3B2FA6F4" w:rsidR="008725D2" w:rsidRPr="00765E7D" w:rsidRDefault="00696638">
      <w:pPr>
        <w:pStyle w:val="Corpsdetexte"/>
        <w:spacing w:before="205"/>
        <w:ind w:left="0"/>
        <w:jc w:val="left"/>
        <w:rPr>
          <w:lang w:val="fr-CH"/>
        </w:rPr>
      </w:pPr>
      <w:r w:rsidRPr="00765E7D">
        <w:rPr>
          <w:lang w:val="fr-CH"/>
        </w:rPr>
        <w:t>Français</w:t>
      </w:r>
    </w:p>
    <w:p w14:paraId="50A6A54A" w14:textId="0012FEF8" w:rsidR="00696638" w:rsidRPr="00765E7D" w:rsidRDefault="00696638">
      <w:pPr>
        <w:pStyle w:val="Corpsdetexte"/>
        <w:spacing w:before="205"/>
        <w:ind w:left="0"/>
        <w:jc w:val="left"/>
        <w:rPr>
          <w:lang w:val="fr-CH"/>
        </w:rPr>
      </w:pPr>
      <w:r w:rsidRPr="00765E7D">
        <w:rPr>
          <w:lang w:val="fr-CH"/>
        </w:rPr>
        <w:t>28 février 2026</w:t>
      </w:r>
    </w:p>
    <w:p w14:paraId="48528F5C" w14:textId="131B4239" w:rsidR="000D20C1" w:rsidRPr="00765E7D" w:rsidDel="00EF49A1" w:rsidRDefault="0071627E">
      <w:pPr>
        <w:pStyle w:val="Corpsdetexte"/>
        <w:spacing w:before="205"/>
        <w:ind w:left="0"/>
        <w:jc w:val="left"/>
        <w:rPr>
          <w:del w:id="13" w:author="Auteur"/>
          <w:lang w:val="fr-CH"/>
        </w:rPr>
      </w:pPr>
      <w:del w:id="14" w:author="Auteur">
        <w:r w:rsidRPr="00765E7D" w:rsidDel="00EF49A1">
          <w:rPr>
            <w:lang w:val="fr-CH"/>
          </w:rPr>
          <w:lastRenderedPageBreak/>
          <w:delText>Remerciement</w:delText>
        </w:r>
        <w:r w:rsidDel="00EF49A1">
          <w:rPr>
            <w:lang w:val="fr-CH"/>
          </w:rPr>
          <w:delText>s</w:delText>
        </w:r>
        <w:r w:rsidRPr="00765E7D" w:rsidDel="00EF49A1">
          <w:rPr>
            <w:lang w:val="fr-CH"/>
          </w:rPr>
          <w:delText xml:space="preserve"> :</w:delText>
        </w:r>
        <w:r w:rsidR="00765E7D" w:rsidRPr="00765E7D" w:rsidDel="00EF49A1">
          <w:rPr>
            <w:lang w:val="fr-CH"/>
          </w:rPr>
          <w:delText xml:space="preserve"> Les auteurs remercient G</w:delText>
        </w:r>
        <w:r w:rsidR="00765E7D" w:rsidDel="00EF49A1">
          <w:rPr>
            <w:lang w:val="fr-CH"/>
          </w:rPr>
          <w:delText>eoffroy Legentilhomme et Antoine Dubiau pour leurs commentaires</w:delText>
        </w:r>
        <w:r w:rsidR="00AC5808" w:rsidDel="00EF49A1">
          <w:rPr>
            <w:lang w:val="fr-CH"/>
          </w:rPr>
          <w:delText>, conseils et relecture de l’article</w:delText>
        </w:r>
        <w:r w:rsidR="00765E7D" w:rsidDel="00EF49A1">
          <w:rPr>
            <w:lang w:val="fr-CH"/>
          </w:rPr>
          <w:delText>.</w:delText>
        </w:r>
      </w:del>
    </w:p>
    <w:p w14:paraId="463C374F" w14:textId="77777777" w:rsidR="00696638" w:rsidRPr="00765E7D" w:rsidRDefault="00696638">
      <w:pPr>
        <w:pStyle w:val="Corpsdetexte"/>
        <w:spacing w:before="205"/>
        <w:ind w:left="0"/>
        <w:jc w:val="left"/>
        <w:rPr>
          <w:lang w:val="fr-CH"/>
        </w:rPr>
      </w:pPr>
    </w:p>
    <w:p w14:paraId="659CEC8F" w14:textId="3DE5D0FD" w:rsidR="008725D2" w:rsidRPr="006B3FDB" w:rsidRDefault="00000000" w:rsidP="00206F97">
      <w:pPr>
        <w:pStyle w:val="Titre2"/>
        <w:numPr>
          <w:ilvl w:val="0"/>
          <w:numId w:val="2"/>
        </w:numPr>
        <w:rPr>
          <w:rFonts w:ascii="Times New Roman" w:hAnsi="Times New Roman" w:cs="Times New Roman"/>
          <w:sz w:val="32"/>
          <w:szCs w:val="32"/>
        </w:rPr>
      </w:pPr>
      <w:bookmarkStart w:id="15" w:name="Introduction"/>
      <w:bookmarkEnd w:id="15"/>
      <w:r w:rsidRPr="006B3FDB">
        <w:rPr>
          <w:rFonts w:ascii="Times New Roman" w:hAnsi="Times New Roman" w:cs="Times New Roman"/>
          <w:spacing w:val="-2"/>
          <w:sz w:val="32"/>
          <w:szCs w:val="32"/>
        </w:rPr>
        <w:t>Introduction</w:t>
      </w:r>
    </w:p>
    <w:p w14:paraId="19F7AAB6" w14:textId="44E73A01" w:rsidR="008725D2" w:rsidRDefault="00000000" w:rsidP="00F979B2">
      <w:pPr>
        <w:pStyle w:val="Corpsdetexte"/>
        <w:spacing w:before="27" w:line="283" w:lineRule="auto"/>
        <w:ind w:left="0" w:right="95"/>
      </w:pPr>
      <w:r>
        <w:t xml:space="preserve">Au sein de l’économie politique comparée et de l’analyse du changement institutionnel, la Suisse est un cas </w:t>
      </w:r>
      <w:del w:id="16" w:author="Auteur">
        <w:r w:rsidDel="0045430C">
          <w:delText xml:space="preserve">intéressant </w:delText>
        </w:r>
      </w:del>
      <w:ins w:id="17" w:author="Auteur">
        <w:r w:rsidR="0045430C">
          <w:t xml:space="preserve">atypique </w:t>
        </w:r>
      </w:ins>
      <w:r>
        <w:t>mais relativement peu étudié. L’architecture institutionnelle du modèle suisse est en outre si particulière que les différentes typologies de modèles de capita</w:t>
      </w:r>
      <w:del w:id="18" w:author="Auteur">
        <w:r w:rsidDel="00B5610C">
          <w:delText xml:space="preserve">- </w:delText>
        </w:r>
      </w:del>
      <w:r>
        <w:t>lisme, que ce soit celle de la variété des capitalismes</w:t>
      </w:r>
      <w:r w:rsidR="00A03079">
        <w:t xml:space="preserve"> </w:t>
      </w:r>
      <w:r w:rsidR="00A03079">
        <w:fldChar w:fldCharType="begin"/>
      </w:r>
      <w:r w:rsidR="007450B8">
        <w:instrText xml:space="preserve"> ADDIN ZOTERO_ITEM CSL_CITATION {"citationID":"ceVYfXHb","properties":{"formattedCitation":"(Hall et Soskice 2001)","plainCitation":"(Hall et Soskice 2001)","dontUpdate":true,"noteIndex":0},"citationItems":[{"id":9,"uris":["http://zotero.org/users/10215853/items/HDXUDVIB"],"itemData":{"id":9,"type":"book","publisher":"Oxford University Press","source":"COinS","title":"Varieties of Capitalism: The Institutional Foundations of Comparative Advantage","title-short":"Varieties of Capitalism","author":[{"family":"Hall","given":"Peter A."},{"family":"Soskice","given":"David"}],"issued":{"date-parts":[["2001"]]}}}],"schema":"https://github.com/citation-style-language/schema/raw/master/csl-citation.json"} </w:instrText>
      </w:r>
      <w:r w:rsidR="00A03079">
        <w:fldChar w:fldCharType="separate"/>
      </w:r>
      <w:r w:rsidR="00A03079" w:rsidRPr="00A03079">
        <w:t xml:space="preserve">(Hall </w:t>
      </w:r>
      <w:r w:rsidR="00A03079">
        <w:t>&amp;</w:t>
      </w:r>
      <w:r w:rsidR="00A03079" w:rsidRPr="00A03079">
        <w:t xml:space="preserve"> Soskice</w:t>
      </w:r>
      <w:r w:rsidR="00A03079">
        <w:t>,</w:t>
      </w:r>
      <w:r w:rsidR="00A03079" w:rsidRPr="00A03079">
        <w:t xml:space="preserve"> 2001)</w:t>
      </w:r>
      <w:r w:rsidR="00A03079">
        <w:fldChar w:fldCharType="end"/>
      </w:r>
      <w:r>
        <w:t xml:space="preserve">, de la variété des </w:t>
      </w:r>
      <w:ins w:id="19" w:author="Auteur">
        <w:r w:rsidR="008E04F6">
          <w:t>É</w:t>
        </w:r>
      </w:ins>
      <w:del w:id="20" w:author="Auteur">
        <w:r w:rsidR="003D5E8B" w:rsidDel="008E04F6">
          <w:delText>E</w:delText>
        </w:r>
      </w:del>
      <w:r w:rsidR="003D5E8B">
        <w:t>tats-Providence</w:t>
      </w:r>
      <w:r w:rsidR="00A03079">
        <w:t xml:space="preserve"> </w:t>
      </w:r>
      <w:r w:rsidR="00A03079">
        <w:fldChar w:fldCharType="begin"/>
      </w:r>
      <w:r w:rsidR="007450B8">
        <w:instrText xml:space="preserve"> ADDIN ZOTERO_ITEM CSL_CITATION {"citationID":"WLDQQvK5","properties":{"formattedCitation":"(Esping-Andersen 1990)","plainCitation":"(Esping-Andersen 1990)","dontUpdate":true,"noteIndex":0},"citationItems":[{"id":114,"uris":["http://zotero.org/users/10215853/items/4K5HS7TM"],"itemData":{"id":114,"type":"book","publisher":"Princeton University Press","title":"The Three Worlds of Welfare Capitalism","author":[{"family":"Esping-Andersen","given":"Gosta"}],"issued":{"date-parts":[["1990"]]}}}],"schema":"https://github.com/citation-style-language/schema/raw/master/csl-citation.json"} </w:instrText>
      </w:r>
      <w:r w:rsidR="00A03079">
        <w:fldChar w:fldCharType="separate"/>
      </w:r>
      <w:r w:rsidR="00A03079" w:rsidRPr="00A03079">
        <w:t>(Esping-Andersen</w:t>
      </w:r>
      <w:r w:rsidR="00A03079">
        <w:t>,</w:t>
      </w:r>
      <w:r w:rsidR="00A03079" w:rsidRPr="00A03079">
        <w:t xml:space="preserve"> 1990)</w:t>
      </w:r>
      <w:r w:rsidR="00A03079">
        <w:fldChar w:fldCharType="end"/>
      </w:r>
      <w:r w:rsidR="00A03079">
        <w:rPr>
          <w:spacing w:val="-1"/>
        </w:rPr>
        <w:t xml:space="preserve"> </w:t>
      </w:r>
      <w:r>
        <w:t>ou</w:t>
      </w:r>
      <w:r>
        <w:rPr>
          <w:spacing w:val="-1"/>
        </w:rPr>
        <w:t xml:space="preserve"> </w:t>
      </w:r>
      <w:r>
        <w:t>encore</w:t>
      </w:r>
      <w:r>
        <w:rPr>
          <w:spacing w:val="-1"/>
        </w:rPr>
        <w:t xml:space="preserve"> </w:t>
      </w:r>
      <w:r>
        <w:t>de</w:t>
      </w:r>
      <w:r>
        <w:rPr>
          <w:spacing w:val="-1"/>
        </w:rPr>
        <w:t xml:space="preserve"> </w:t>
      </w:r>
      <w:r>
        <w:t>la</w:t>
      </w:r>
      <w:r>
        <w:rPr>
          <w:spacing w:val="-1"/>
        </w:rPr>
        <w:t xml:space="preserve"> </w:t>
      </w:r>
      <w:r>
        <w:t>diversité</w:t>
      </w:r>
      <w:r>
        <w:rPr>
          <w:spacing w:val="-1"/>
        </w:rPr>
        <w:t xml:space="preserve"> </w:t>
      </w:r>
      <w:r>
        <w:t>des</w:t>
      </w:r>
      <w:r>
        <w:rPr>
          <w:spacing w:val="-1"/>
        </w:rPr>
        <w:t xml:space="preserve"> </w:t>
      </w:r>
      <w:r>
        <w:t>capitalismes</w:t>
      </w:r>
      <w:r>
        <w:rPr>
          <w:spacing w:val="-1"/>
        </w:rPr>
        <w:t xml:space="preserve"> </w:t>
      </w:r>
      <w:r w:rsidR="00A03079">
        <w:rPr>
          <w:color w:val="0074D9"/>
        </w:rPr>
        <w:fldChar w:fldCharType="begin"/>
      </w:r>
      <w:r w:rsidR="007450B8">
        <w:rPr>
          <w:color w:val="0074D9"/>
        </w:rPr>
        <w:instrText xml:space="preserve"> ADDIN ZOTERO_ITEM CSL_CITATION {"citationID":"1PGOZcHb","properties":{"formattedCitation":"(Amable 2005)","plainCitation":"(Amable 2005)","dontUpdate":true,"noteIndex":0},"citationItems":[{"id":5475,"uris":["http://zotero.org/groups/6347865/items/9DWHL8T7"],"itemData":{"id":5475,"type":"book","abstract":"Existe-t-il une alternative au capitalisme libéral? Le modèle social européen n'est-il pas condamné à disparaître? Ces questions récurrentes du débat public sont souvent mal posées, parce qu'elles supposent implicitement que le capitalisme se réduit à une seule forme, alors qu'historiquement l'existence de capitalismes différents est plutôt la règle. Même après vingt ans de «mondialisation libérale», les grandes économies développées se différencient toujours par leurs institutions économiques et sociales (système financier, protection sociale, relations professionnelles, système éducatif, marché du travail).Ce livre décrypte la nature, les causes et les conséquences de cette diversité. Il identifie cinq capitalismes: le modèle néolibéral, le modèle continental européen, le modèle social-démocrate, le modèle «méditerranéen» et le modèle asiatique. L'analyse s'appuie sur une «économie politique» des institutions, démontrant comment ces dernières résultent d'un processus politique dynamique au cours duquel s'élaborent des compromis entre les forces sociales et politiques. Les conditions historiques, culturelles et sociales de cette élaboration sont spécifiques à des régions du monde et à des époques de l'histoire.Cette approche remet en question les idées reçues sur l'avenir du modèle social européen continental. La convergence annoncée de tous les pays vers un même capitalisme néolibéral anglo-saxon n'est pas inéluctable. La greffe forcée de ce modèle inadapté aux spécificités de l'Europe continentale se heurtera à une opposition politique croissante. Une autre Europe que l'espace de libre-échange néolibéral est donc, non seulement possible, mais aussi probable.","citation-key":"amableCinqCapitalismesDiversite2005","ISBN":"978-2-02-061256-2","language":"Français","number-of-pages":"378","publisher":"SEUIL","publisher-place":"Paris","source":"Amazon","title":"Les Cinq Capitalismes. Diversité des systèmes économiques et sociaux dans la mondialisation","author":[{"family":"Amable","given":"Bruno"}],"issued":{"date-parts":[["2005"]]}}}],"schema":"https://github.com/citation-style-language/schema/raw/master/csl-citation.json"} </w:instrText>
      </w:r>
      <w:r w:rsidR="00A03079">
        <w:rPr>
          <w:color w:val="0074D9"/>
        </w:rPr>
        <w:fldChar w:fldCharType="separate"/>
      </w:r>
      <w:r w:rsidR="00A03079" w:rsidRPr="00A03079">
        <w:t>(Amable</w:t>
      </w:r>
      <w:r w:rsidR="00A03079">
        <w:t>,</w:t>
      </w:r>
      <w:r w:rsidR="00A03079" w:rsidRPr="00A03079">
        <w:t xml:space="preserve"> 2005)</w:t>
      </w:r>
      <w:r w:rsidR="00A03079">
        <w:rPr>
          <w:color w:val="0074D9"/>
        </w:rPr>
        <w:fldChar w:fldCharType="end"/>
      </w:r>
      <w:r w:rsidR="00A03079">
        <w:rPr>
          <w:color w:val="0074D9"/>
        </w:rPr>
        <w:t xml:space="preserve"> </w:t>
      </w:r>
      <w:r>
        <w:t>ont eu bien des difficultés à proprement capturer le modèle suisse. Considérée comme une économie coordonnée de marché par</w:t>
      </w:r>
      <w:r w:rsidR="00A03079">
        <w:t xml:space="preserve"> Hall &amp; </w:t>
      </w:r>
      <w:proofErr w:type="spellStart"/>
      <w:r w:rsidR="00A03079">
        <w:t>Soksice</w:t>
      </w:r>
      <w:proofErr w:type="spellEnd"/>
      <w:r w:rsidR="00A03079">
        <w:t xml:space="preserve"> </w:t>
      </w:r>
      <w:r w:rsidR="00A03079">
        <w:fldChar w:fldCharType="begin"/>
      </w:r>
      <w:r w:rsidR="007450B8">
        <w:instrText xml:space="preserve"> ADDIN ZOTERO_ITEM CSL_CITATION {"citationID":"ek5nbd3x","properties":{"formattedCitation":"(2001)","plainCitation":"(2001)","noteIndex":0},"citationItems":[{"id":9,"uris":["http://zotero.org/users/10215853/items/HDXUDVIB"],"itemData":{"id":9,"type":"book","publisher":"Oxford University Press","source":"COinS","title":"Varieties of Capitalism: The Institutional Foundations of Comparative Advantage","title-short":"Varieties of Capitalism","author":[{"family":"Hall","given":"Peter A."},{"family":"Soskice","given":"David"}],"issued":{"date-parts":[["2001"]]}},"suppress-author":true}],"schema":"https://github.com/citation-style-language/schema/raw/master/csl-citation.json"} </w:instrText>
      </w:r>
      <w:r w:rsidR="00A03079">
        <w:fldChar w:fldCharType="separate"/>
      </w:r>
      <w:r w:rsidR="00A03079" w:rsidRPr="00A03079">
        <w:t>(2001)</w:t>
      </w:r>
      <w:r w:rsidR="00A03079">
        <w:fldChar w:fldCharType="end"/>
      </w:r>
      <w:r>
        <w:t>,</w:t>
      </w:r>
      <w:r w:rsidR="005114BF">
        <w:t xml:space="preserve"> Hall &amp; Gingerich</w:t>
      </w:r>
      <w:r w:rsidR="00A03079">
        <w:t xml:space="preserve"> </w:t>
      </w:r>
      <w:r w:rsidR="00A03079">
        <w:fldChar w:fldCharType="begin"/>
      </w:r>
      <w:r w:rsidR="007450B8">
        <w:instrText xml:space="preserve"> ADDIN ZOTERO_ITEM CSL_CITATION {"citationID":"WJCZfhFK","properties":{"formattedCitation":"(2004)","plainCitation":"(2004)","noteIndex":0},"citationItems":[{"id":5477,"uris":["http://zotero.org/groups/6347865/items/WY59WG4R"],"itemData":{"id":5477,"type":"article-journal","citation-key":"hallVarietiesCapitalismInstitutional2004","language":"eng","publisher":"Max-Planck-Institut für Gesellschaftsforschung","source":"MPG PuRe","title":"Varieties of Capitalism and Institutional Complementarities in the Macroeconomy: An Empirical Analysis","title-short":"Varieties of Capitalism and Institutional Complementarities in the Macroeconomy","URL":"https://pure.mpg.de/pubman/faces/ViewItemOverviewPage.jsp?itemId=item_1234332","author":[{"family":"Hall","given":"Peter A."},{"family":"Gingerich","given":"Daniel W."}],"accessed":{"date-parts":[["2026",1,2]]},"issued":{"date-parts":[["2004",5]]}},"suppress-author":true}],"schema":"https://github.com/citation-style-language/schema/raw/master/csl-citation.json"} </w:instrText>
      </w:r>
      <w:r w:rsidR="00A03079">
        <w:fldChar w:fldCharType="separate"/>
      </w:r>
      <w:r w:rsidR="005114BF" w:rsidRPr="005114BF">
        <w:t>(2004)</w:t>
      </w:r>
      <w:r w:rsidR="00A03079">
        <w:fldChar w:fldCharType="end"/>
      </w:r>
      <w:r w:rsidR="005114BF">
        <w:t xml:space="preserve"> </w:t>
      </w:r>
      <w:r>
        <w:t>soulignent</w:t>
      </w:r>
      <w:r>
        <w:rPr>
          <w:spacing w:val="-2"/>
        </w:rPr>
        <w:t xml:space="preserve"> </w:t>
      </w:r>
      <w:r>
        <w:t>pourtant</w:t>
      </w:r>
      <w:r>
        <w:rPr>
          <w:spacing w:val="-2"/>
        </w:rPr>
        <w:t xml:space="preserve"> </w:t>
      </w:r>
      <w:r>
        <w:t>que</w:t>
      </w:r>
      <w:r>
        <w:rPr>
          <w:spacing w:val="-2"/>
        </w:rPr>
        <w:t xml:space="preserve"> </w:t>
      </w:r>
      <w:r>
        <w:t>la</w:t>
      </w:r>
      <w:r>
        <w:rPr>
          <w:spacing w:val="-2"/>
        </w:rPr>
        <w:t xml:space="preserve"> </w:t>
      </w:r>
      <w:r>
        <w:t>Suisse</w:t>
      </w:r>
      <w:r>
        <w:rPr>
          <w:spacing w:val="-2"/>
        </w:rPr>
        <w:t xml:space="preserve"> </w:t>
      </w:r>
      <w:r>
        <w:t>est</w:t>
      </w:r>
      <w:r>
        <w:rPr>
          <w:spacing w:val="-2"/>
        </w:rPr>
        <w:t xml:space="preserve"> </w:t>
      </w:r>
      <w:r>
        <w:t>l’un</w:t>
      </w:r>
      <w:r>
        <w:rPr>
          <w:spacing w:val="-2"/>
        </w:rPr>
        <w:t xml:space="preserve"> </w:t>
      </w:r>
      <w:r>
        <w:t>des</w:t>
      </w:r>
      <w:r>
        <w:rPr>
          <w:spacing w:val="-2"/>
        </w:rPr>
        <w:t xml:space="preserve"> </w:t>
      </w:r>
      <w:proofErr w:type="spellStart"/>
      <w:r>
        <w:t>outliers</w:t>
      </w:r>
      <w:proofErr w:type="spellEnd"/>
      <w:r>
        <w:rPr>
          <w:spacing w:val="-2"/>
        </w:rPr>
        <w:t xml:space="preserve"> </w:t>
      </w:r>
      <w:r>
        <w:t>les</w:t>
      </w:r>
      <w:r>
        <w:rPr>
          <w:spacing w:val="-2"/>
        </w:rPr>
        <w:t xml:space="preserve"> </w:t>
      </w:r>
      <w:r>
        <w:t>plus</w:t>
      </w:r>
      <w:r>
        <w:rPr>
          <w:spacing w:val="-2"/>
        </w:rPr>
        <w:t xml:space="preserve"> </w:t>
      </w:r>
      <w:r>
        <w:t>évident</w:t>
      </w:r>
      <w:r>
        <w:rPr>
          <w:spacing w:val="-2"/>
        </w:rPr>
        <w:t xml:space="preserve"> </w:t>
      </w:r>
      <w:r>
        <w:t>à</w:t>
      </w:r>
      <w:r>
        <w:rPr>
          <w:spacing w:val="-2"/>
        </w:rPr>
        <w:t xml:space="preserve"> </w:t>
      </w:r>
      <w:r>
        <w:t>la</w:t>
      </w:r>
      <w:r>
        <w:rPr>
          <w:spacing w:val="-2"/>
        </w:rPr>
        <w:t xml:space="preserve"> </w:t>
      </w:r>
      <w:r>
        <w:t>classification</w:t>
      </w:r>
      <w:r>
        <w:rPr>
          <w:spacing w:val="-2"/>
        </w:rPr>
        <w:t xml:space="preserve"> </w:t>
      </w:r>
      <w:r>
        <w:t>binaire entre</w:t>
      </w:r>
      <w:r>
        <w:rPr>
          <w:spacing w:val="26"/>
        </w:rPr>
        <w:t xml:space="preserve"> </w:t>
      </w:r>
      <w:r>
        <w:t>économie</w:t>
      </w:r>
      <w:r>
        <w:rPr>
          <w:spacing w:val="26"/>
        </w:rPr>
        <w:t xml:space="preserve"> </w:t>
      </w:r>
      <w:r>
        <w:t>libérale</w:t>
      </w:r>
      <w:r>
        <w:rPr>
          <w:spacing w:val="26"/>
        </w:rPr>
        <w:t xml:space="preserve"> </w:t>
      </w:r>
      <w:r>
        <w:t>et</w:t>
      </w:r>
      <w:r>
        <w:rPr>
          <w:spacing w:val="26"/>
        </w:rPr>
        <w:t xml:space="preserve"> </w:t>
      </w:r>
      <w:r>
        <w:t>coordonnée</w:t>
      </w:r>
      <w:r>
        <w:rPr>
          <w:spacing w:val="26"/>
        </w:rPr>
        <w:t xml:space="preserve"> </w:t>
      </w:r>
      <w:r>
        <w:t>de</w:t>
      </w:r>
      <w:r>
        <w:rPr>
          <w:spacing w:val="26"/>
        </w:rPr>
        <w:t xml:space="preserve"> </w:t>
      </w:r>
      <w:r>
        <w:t>marché.</w:t>
      </w:r>
      <w:r w:rsidR="005114BF">
        <w:t xml:space="preserve"> Amable </w:t>
      </w:r>
      <w:r w:rsidR="005114BF">
        <w:fldChar w:fldCharType="begin"/>
      </w:r>
      <w:r w:rsidR="007450B8">
        <w:instrText xml:space="preserve"> ADDIN ZOTERO_ITEM CSL_CITATION {"citationID":"707NoLrg","properties":{"formattedCitation":"(2005)","plainCitation":"(2005)","noteIndex":0},"citationItems":[{"id":5475,"uris":["http://zotero.org/groups/6347865/items/9DWHL8T7"],"itemData":{"id":5475,"type":"book","abstract":"Existe-t-il une alternative au capitalisme libéral? Le modèle social européen n'est-il pas condamné à disparaître? Ces questions récurrentes du débat public sont souvent mal posées, parce qu'elles supposent implicitement que le capitalisme se réduit à une seule forme, alors qu'historiquement l'existence de capitalismes différents est plutôt la règle. Même après vingt ans de «mondialisation libérale», les grandes économies développées se différencient toujours par leurs institutions économiques et sociales (système financier, protection sociale, relations professionnelles, système éducatif, marché du travail).Ce livre décrypte la nature, les causes et les conséquences de cette diversité. Il identifie cinq capitalismes: le modèle néolibéral, le modèle continental européen, le modèle social-démocrate, le modèle «méditerranéen» et le modèle asiatique. L'analyse s'appuie sur une «économie politique» des institutions, démontrant comment ces dernières résultent d'un processus politique dynamique au cours duquel s'élaborent des compromis entre les forces sociales et politiques. Les conditions historiques, culturelles et sociales de cette élaboration sont spécifiques à des régions du monde et à des époques de l'histoire.Cette approche remet en question les idées reçues sur l'avenir du modèle social européen continental. La convergence annoncée de tous les pays vers un même capitalisme néolibéral anglo-saxon n'est pas inéluctable. La greffe forcée de ce modèle inadapté aux spécificités de l'Europe continentale se heurtera à une opposition politique croissante. Une autre Europe que l'espace de libre-échange néolibéral est donc, non seulement possible, mais aussi probable.","citation-key":"amableCinqCapitalismesDiversite2005","ISBN":"978-2-02-061256-2","language":"Français","number-of-pages":"378","publisher":"SEUIL","publisher-place":"Paris","source":"Amazon","title":"Les Cinq Capitalismes. Diversité des systèmes économiques et sociaux dans la mondialisation","author":[{"family":"Amable","given":"Bruno"}],"issued":{"date-parts":[["2005"]]}},"suppress-author":true}],"schema":"https://github.com/citation-style-language/schema/raw/master/csl-citation.json"} </w:instrText>
      </w:r>
      <w:r w:rsidR="005114BF">
        <w:fldChar w:fldCharType="separate"/>
      </w:r>
      <w:r w:rsidR="005114BF" w:rsidRPr="005114BF">
        <w:t>(2005)</w:t>
      </w:r>
      <w:r w:rsidR="005114BF">
        <w:fldChar w:fldCharType="end"/>
      </w:r>
      <w:r>
        <w:rPr>
          <w:spacing w:val="26"/>
        </w:rPr>
        <w:t xml:space="preserve"> </w:t>
      </w:r>
      <w:r>
        <w:t>range</w:t>
      </w:r>
      <w:r>
        <w:rPr>
          <w:spacing w:val="26"/>
        </w:rPr>
        <w:t xml:space="preserve"> </w:t>
      </w:r>
      <w:r>
        <w:t>la</w:t>
      </w:r>
      <w:r>
        <w:rPr>
          <w:spacing w:val="26"/>
        </w:rPr>
        <w:t xml:space="preserve"> </w:t>
      </w:r>
      <w:r>
        <w:t>Suisse</w:t>
      </w:r>
      <w:r>
        <w:rPr>
          <w:spacing w:val="26"/>
        </w:rPr>
        <w:t xml:space="preserve"> </w:t>
      </w:r>
      <w:r w:rsidR="00EE2051">
        <w:t xml:space="preserve">parmi les modèles </w:t>
      </w:r>
      <w:r>
        <w:t>continentaux, mais concède que ce pays pourrait être considéré comme un cluster à part entière avec les Pays-Bas.</w:t>
      </w:r>
    </w:p>
    <w:p w14:paraId="4D5CCC00" w14:textId="30C67435" w:rsidR="008725D2" w:rsidRDefault="00000000" w:rsidP="00F979B2">
      <w:pPr>
        <w:pStyle w:val="Corpsdetexte"/>
        <w:spacing w:before="193" w:line="283" w:lineRule="auto"/>
        <w:ind w:left="0" w:right="95"/>
      </w:pPr>
      <w:r>
        <w:t xml:space="preserve">Au niveau national, l’économie politique suisse </w:t>
      </w:r>
      <w:del w:id="21" w:author="Auteur">
        <w:r w:rsidDel="00761042">
          <w:delText xml:space="preserve">tient </w:delText>
        </w:r>
      </w:del>
      <w:ins w:id="22" w:author="Auteur">
        <w:r w:rsidR="00761042">
          <w:t xml:space="preserve">revêt </w:t>
        </w:r>
      </w:ins>
      <w:r>
        <w:t>un caractère ambivalent entre, d’un côté, des institutions qui la situe clairement du côté des économies libérales de marché comme un</w:t>
      </w:r>
      <w:r>
        <w:rPr>
          <w:spacing w:val="40"/>
        </w:rPr>
        <w:t xml:space="preserve"> </w:t>
      </w:r>
      <w:r>
        <w:t>droit</w:t>
      </w:r>
      <w:r>
        <w:rPr>
          <w:spacing w:val="40"/>
        </w:rPr>
        <w:t xml:space="preserve"> </w:t>
      </w:r>
      <w:r>
        <w:t>du</w:t>
      </w:r>
      <w:r>
        <w:rPr>
          <w:spacing w:val="40"/>
        </w:rPr>
        <w:t xml:space="preserve"> </w:t>
      </w:r>
      <w:r>
        <w:t>travail</w:t>
      </w:r>
      <w:r>
        <w:rPr>
          <w:spacing w:val="40"/>
        </w:rPr>
        <w:t xml:space="preserve"> </w:t>
      </w:r>
      <w:r>
        <w:t>faible,</w:t>
      </w:r>
      <w:r>
        <w:rPr>
          <w:spacing w:val="40"/>
        </w:rPr>
        <w:t xml:space="preserve"> </w:t>
      </w:r>
      <w:r>
        <w:t>des</w:t>
      </w:r>
      <w:r>
        <w:rPr>
          <w:spacing w:val="40"/>
        </w:rPr>
        <w:t xml:space="preserve"> </w:t>
      </w:r>
      <w:r>
        <w:t>syndicats</w:t>
      </w:r>
      <w:r>
        <w:rPr>
          <w:spacing w:val="40"/>
        </w:rPr>
        <w:t xml:space="preserve"> </w:t>
      </w:r>
      <w:r>
        <w:t>peu</w:t>
      </w:r>
      <w:r>
        <w:rPr>
          <w:spacing w:val="40"/>
        </w:rPr>
        <w:t xml:space="preserve"> </w:t>
      </w:r>
      <w:r>
        <w:t>développés</w:t>
      </w:r>
      <w:r>
        <w:rPr>
          <w:spacing w:val="40"/>
        </w:rPr>
        <w:t xml:space="preserve"> </w:t>
      </w:r>
      <w:r>
        <w:t>et,</w:t>
      </w:r>
      <w:r>
        <w:rPr>
          <w:spacing w:val="40"/>
        </w:rPr>
        <w:t xml:space="preserve"> </w:t>
      </w:r>
      <w:r>
        <w:t>d’un</w:t>
      </w:r>
      <w:r>
        <w:rPr>
          <w:spacing w:val="40"/>
        </w:rPr>
        <w:t xml:space="preserve"> </w:t>
      </w:r>
      <w:r>
        <w:t>autre</w:t>
      </w:r>
      <w:r>
        <w:rPr>
          <w:spacing w:val="40"/>
        </w:rPr>
        <w:t xml:space="preserve"> </w:t>
      </w:r>
      <w:r>
        <w:t>côté,</w:t>
      </w:r>
      <w:r>
        <w:rPr>
          <w:spacing w:val="40"/>
        </w:rPr>
        <w:t xml:space="preserve"> </w:t>
      </w:r>
      <w:r>
        <w:t>des</w:t>
      </w:r>
      <w:r>
        <w:rPr>
          <w:spacing w:val="40"/>
        </w:rPr>
        <w:t xml:space="preserve"> </w:t>
      </w:r>
      <w:r>
        <w:t>éléments la distinguant fortement d’une économie libérale à l’anglo-saxonne tel qu’un haut degré de coopération entre les associations patronales, un marché intérieur très régulé et une gouvernance d’entreprise peu transparente et peu protectrice des actionnaires minoritaires. Cette situation</w:t>
      </w:r>
      <w:r>
        <w:rPr>
          <w:spacing w:val="22"/>
        </w:rPr>
        <w:t xml:space="preserve"> </w:t>
      </w:r>
      <w:r>
        <w:t>unique</w:t>
      </w:r>
      <w:r>
        <w:rPr>
          <w:spacing w:val="22"/>
        </w:rPr>
        <w:t xml:space="preserve"> </w:t>
      </w:r>
      <w:r>
        <w:t>a</w:t>
      </w:r>
      <w:r>
        <w:rPr>
          <w:spacing w:val="22"/>
        </w:rPr>
        <w:t xml:space="preserve"> </w:t>
      </w:r>
      <w:r w:rsidR="00394C49">
        <w:t>amené</w:t>
      </w:r>
      <w:r>
        <w:rPr>
          <w:spacing w:val="22"/>
        </w:rPr>
        <w:t xml:space="preserve"> </w:t>
      </w:r>
      <w:r>
        <w:t>les</w:t>
      </w:r>
      <w:r>
        <w:rPr>
          <w:spacing w:val="22"/>
        </w:rPr>
        <w:t xml:space="preserve"> </w:t>
      </w:r>
      <w:r>
        <w:t>rares</w:t>
      </w:r>
      <w:r>
        <w:rPr>
          <w:spacing w:val="22"/>
        </w:rPr>
        <w:t xml:space="preserve"> </w:t>
      </w:r>
      <w:r>
        <w:t>contributions</w:t>
      </w:r>
      <w:r>
        <w:rPr>
          <w:spacing w:val="22"/>
        </w:rPr>
        <w:t xml:space="preserve"> </w:t>
      </w:r>
      <w:r>
        <w:t>qui</w:t>
      </w:r>
      <w:r>
        <w:rPr>
          <w:spacing w:val="22"/>
        </w:rPr>
        <w:t xml:space="preserve"> </w:t>
      </w:r>
      <w:r>
        <w:t>se</w:t>
      </w:r>
      <w:r>
        <w:rPr>
          <w:spacing w:val="22"/>
        </w:rPr>
        <w:t xml:space="preserve"> </w:t>
      </w:r>
      <w:r>
        <w:t>sont</w:t>
      </w:r>
      <w:r>
        <w:rPr>
          <w:spacing w:val="22"/>
        </w:rPr>
        <w:t xml:space="preserve"> </w:t>
      </w:r>
      <w:r>
        <w:t>penchées</w:t>
      </w:r>
      <w:r>
        <w:rPr>
          <w:spacing w:val="22"/>
        </w:rPr>
        <w:t xml:space="preserve"> </w:t>
      </w:r>
      <w:r>
        <w:t>sur</w:t>
      </w:r>
      <w:r>
        <w:rPr>
          <w:spacing w:val="22"/>
        </w:rPr>
        <w:t xml:space="preserve"> </w:t>
      </w:r>
      <w:r>
        <w:t>le</w:t>
      </w:r>
      <w:r>
        <w:rPr>
          <w:spacing w:val="22"/>
        </w:rPr>
        <w:t xml:space="preserve"> </w:t>
      </w:r>
      <w:r>
        <w:t>modèle</w:t>
      </w:r>
      <w:r>
        <w:rPr>
          <w:spacing w:val="22"/>
        </w:rPr>
        <w:t xml:space="preserve"> </w:t>
      </w:r>
      <w:r>
        <w:t>suisse à qualifier ce dernier de modèle «</w:t>
      </w:r>
      <w:r>
        <w:rPr>
          <w:spacing w:val="-15"/>
        </w:rPr>
        <w:t xml:space="preserve"> </w:t>
      </w:r>
      <w:r>
        <w:t>hybride</w:t>
      </w:r>
      <w:r>
        <w:rPr>
          <w:spacing w:val="-15"/>
        </w:rPr>
        <w:t xml:space="preserve"> </w:t>
      </w:r>
      <w:r>
        <w:t>» à mi-chemin entre une économie coordonnée et libérale de marché</w:t>
      </w:r>
      <w:r w:rsidR="005114BF">
        <w:t xml:space="preserve"> </w:t>
      </w:r>
      <w:r w:rsidR="005114BF">
        <w:fldChar w:fldCharType="begin"/>
      </w:r>
      <w:r w:rsidR="007450B8">
        <w:instrText xml:space="preserve"> ADDIN ZOTERO_ITEM CSL_CITATION {"citationID":"z9goLZKd","properties":{"formattedCitation":"(Trampusch et Mach 2011)","plainCitation":"(Trampusch et Mach 2011)","dontUpdate":true,"noteIndex":0},"citationItems":[{"id":948,"uris":["http://zotero.org/groups/5121315/items/U5CDRRYJ"],"itemData":{"id":948,"type":"book","abstract":"While Switzerland is well known for its specific political institutions, such as direct democracy, federalism and neutrality, or for its banking secrecy, its socio-economic institutions, which decisively contributed to its prosperity, remain relatively unexplored.  This book gives the first systematic overview of Swiss political economy in comparative perspectives. Divided into four sections, the first offers an introduction to Swiss political economy, its major political institutions and Switzerland’ relationship to the EU. The remaining three sections provide case studies on different parts of the political economy and policy fields. The case studies with in part two and three focus on economic actors, major socio-economic institutions addressing corporate governance, finance, labour market, skills and training. Part four addresses social and economic policies, including welfare, liberalization and economic regulatory reforms. Switzerland in Europe also offers several insights into important literature in comparative political economy: the varieties of capitalism, small states, institutional change and patterns of democracy.  This will be of interest students and scholars of comparative politics, political economy, Switzerland, small states and European Studies.","ISBN":"978-1-136-81502-7","language":"en","note":"Google-Books-ID: turt8mlnqboC","number-of-pages":"273","publisher":"Taylor &amp; Francis","source":"Google Books","title":"Switzerland in Europe: Continuity and Change in the Swiss Political Economy","title-short":"Switzerland in Europe","author":[{"family":"Trampusch","given":"Christine"},{"family":"Mach","given":"André"}],"issued":{"date-parts":[["2011",3,14]]}}}],"schema":"https://github.com/citation-style-language/schema/raw/master/csl-citation.json"} </w:instrText>
      </w:r>
      <w:r w:rsidR="005114BF">
        <w:fldChar w:fldCharType="separate"/>
      </w:r>
      <w:r w:rsidR="005114BF" w:rsidRPr="005114BF">
        <w:t xml:space="preserve">(Trampusch </w:t>
      </w:r>
      <w:r w:rsidR="005114BF">
        <w:t>&amp;</w:t>
      </w:r>
      <w:r w:rsidR="005114BF" w:rsidRPr="005114BF">
        <w:t xml:space="preserve"> Mach</w:t>
      </w:r>
      <w:r w:rsidR="005114BF">
        <w:t>,</w:t>
      </w:r>
      <w:r w:rsidR="005114BF" w:rsidRPr="005114BF">
        <w:t xml:space="preserve"> 2011)</w:t>
      </w:r>
      <w:r w:rsidR="005114BF">
        <w:fldChar w:fldCharType="end"/>
      </w:r>
      <w:r>
        <w:t>.</w:t>
      </w:r>
    </w:p>
    <w:p w14:paraId="7C0B0B91" w14:textId="62C16550" w:rsidR="008725D2" w:rsidRDefault="00000000" w:rsidP="00F979B2">
      <w:pPr>
        <w:pStyle w:val="Corpsdetexte"/>
        <w:spacing w:before="194" w:line="283" w:lineRule="auto"/>
        <w:ind w:left="0" w:right="98"/>
      </w:pPr>
      <w:r>
        <w:t xml:space="preserve">La complexité et l’évolution du système de protection sociale suisse contribuent fortement </w:t>
      </w:r>
      <w:r>
        <w:rPr>
          <w:spacing w:val="-2"/>
        </w:rPr>
        <w:t>aux</w:t>
      </w:r>
      <w:r>
        <w:rPr>
          <w:spacing w:val="-7"/>
        </w:rPr>
        <w:t xml:space="preserve"> </w:t>
      </w:r>
      <w:r>
        <w:rPr>
          <w:spacing w:val="-2"/>
        </w:rPr>
        <w:t>difficultés</w:t>
      </w:r>
      <w:r>
        <w:rPr>
          <w:spacing w:val="-7"/>
        </w:rPr>
        <w:t xml:space="preserve"> </w:t>
      </w:r>
      <w:r>
        <w:rPr>
          <w:spacing w:val="-2"/>
        </w:rPr>
        <w:t>de</w:t>
      </w:r>
      <w:r>
        <w:rPr>
          <w:spacing w:val="-7"/>
        </w:rPr>
        <w:t xml:space="preserve"> </w:t>
      </w:r>
      <w:r>
        <w:rPr>
          <w:spacing w:val="-2"/>
        </w:rPr>
        <w:t>ces</w:t>
      </w:r>
      <w:r>
        <w:rPr>
          <w:spacing w:val="-7"/>
        </w:rPr>
        <w:t xml:space="preserve"> </w:t>
      </w:r>
      <w:r>
        <w:rPr>
          <w:spacing w:val="-2"/>
        </w:rPr>
        <w:t>typologies</w:t>
      </w:r>
      <w:r>
        <w:rPr>
          <w:spacing w:val="-7"/>
        </w:rPr>
        <w:t xml:space="preserve"> </w:t>
      </w:r>
      <w:r>
        <w:rPr>
          <w:spacing w:val="-2"/>
        </w:rPr>
        <w:t>à</w:t>
      </w:r>
      <w:r>
        <w:rPr>
          <w:spacing w:val="-7"/>
        </w:rPr>
        <w:t xml:space="preserve"> </w:t>
      </w:r>
      <w:r>
        <w:rPr>
          <w:spacing w:val="-2"/>
        </w:rPr>
        <w:t>classifier</w:t>
      </w:r>
      <w:r>
        <w:rPr>
          <w:spacing w:val="-7"/>
        </w:rPr>
        <w:t xml:space="preserve"> </w:t>
      </w:r>
      <w:r>
        <w:rPr>
          <w:spacing w:val="-2"/>
        </w:rPr>
        <w:t>le</w:t>
      </w:r>
      <w:r>
        <w:rPr>
          <w:spacing w:val="-7"/>
        </w:rPr>
        <w:t xml:space="preserve"> </w:t>
      </w:r>
      <w:r>
        <w:rPr>
          <w:spacing w:val="-2"/>
        </w:rPr>
        <w:t>modèle</w:t>
      </w:r>
      <w:r>
        <w:rPr>
          <w:spacing w:val="-7"/>
        </w:rPr>
        <w:t xml:space="preserve"> </w:t>
      </w:r>
      <w:r>
        <w:rPr>
          <w:spacing w:val="-2"/>
        </w:rPr>
        <w:t>social</w:t>
      </w:r>
      <w:r>
        <w:rPr>
          <w:spacing w:val="-7"/>
        </w:rPr>
        <w:t xml:space="preserve"> </w:t>
      </w:r>
      <w:r>
        <w:rPr>
          <w:spacing w:val="-2"/>
        </w:rPr>
        <w:t>suisse</w:t>
      </w:r>
      <w:r>
        <w:rPr>
          <w:spacing w:val="-7"/>
        </w:rPr>
        <w:t xml:space="preserve"> </w:t>
      </w:r>
      <w:r>
        <w:rPr>
          <w:spacing w:val="-2"/>
        </w:rPr>
        <w:t>ainsi</w:t>
      </w:r>
      <w:r>
        <w:rPr>
          <w:spacing w:val="-7"/>
        </w:rPr>
        <w:t xml:space="preserve"> </w:t>
      </w:r>
      <w:r>
        <w:rPr>
          <w:spacing w:val="-2"/>
        </w:rPr>
        <w:t>qu’à</w:t>
      </w:r>
      <w:r>
        <w:rPr>
          <w:spacing w:val="-7"/>
        </w:rPr>
        <w:t xml:space="preserve"> </w:t>
      </w:r>
      <w:r>
        <w:rPr>
          <w:spacing w:val="-2"/>
        </w:rPr>
        <w:t>son</w:t>
      </w:r>
      <w:r>
        <w:rPr>
          <w:spacing w:val="-7"/>
        </w:rPr>
        <w:t xml:space="preserve"> </w:t>
      </w:r>
      <w:r>
        <w:rPr>
          <w:spacing w:val="-2"/>
        </w:rPr>
        <w:t>hybridité.</w:t>
      </w:r>
      <w:r>
        <w:rPr>
          <w:spacing w:val="-7"/>
        </w:rPr>
        <w:t xml:space="preserve"> </w:t>
      </w:r>
      <w:r>
        <w:rPr>
          <w:spacing w:val="-2"/>
        </w:rPr>
        <w:t>Si</w:t>
      </w:r>
      <w:r>
        <w:rPr>
          <w:spacing w:val="-7"/>
        </w:rPr>
        <w:t xml:space="preserve"> </w:t>
      </w:r>
      <w:r>
        <w:rPr>
          <w:spacing w:val="-2"/>
        </w:rPr>
        <w:t xml:space="preserve">ce </w:t>
      </w:r>
      <w:r>
        <w:t xml:space="preserve">dernier était considéré comme appartenant aux régimes libéraux par </w:t>
      </w:r>
      <w:hyperlink w:anchor="_bookmark48" w:history="1">
        <w:r w:rsidR="008725D2" w:rsidRPr="001A5360">
          <w:t>Esping-Andersen (1990)</w:t>
        </w:r>
      </w:hyperlink>
      <w:r>
        <w:t>, le changement institutionnel qui s’est opéré depuis les années 1980</w:t>
      </w:r>
      <w:del w:id="23" w:author="Auteur">
        <w:r w:rsidDel="00347138">
          <w:delText>s</w:delText>
        </w:r>
      </w:del>
      <w:r>
        <w:t xml:space="preserve"> a </w:t>
      </w:r>
      <w:del w:id="24" w:author="Auteur">
        <w:r w:rsidDel="00347138">
          <w:delText xml:space="preserve">davantage </w:delText>
        </w:r>
      </w:del>
      <w:r>
        <w:t>rapproché la Suisse</w:t>
      </w:r>
      <w:r>
        <w:rPr>
          <w:spacing w:val="-10"/>
        </w:rPr>
        <w:t xml:space="preserve"> </w:t>
      </w:r>
      <w:r>
        <w:t>du modèle conservateur et demeure depuis «</w:t>
      </w:r>
      <w:r>
        <w:rPr>
          <w:spacing w:val="-15"/>
        </w:rPr>
        <w:t xml:space="preserve"> </w:t>
      </w:r>
      <w:r>
        <w:t>notoirement difficile à classifier</w:t>
      </w:r>
      <w:r>
        <w:rPr>
          <w:spacing w:val="-15"/>
        </w:rPr>
        <w:t xml:space="preserve"> </w:t>
      </w:r>
      <w:r>
        <w:t xml:space="preserve">» car elle </w:t>
      </w:r>
      <w:r>
        <w:rPr>
          <w:w w:val="105"/>
        </w:rPr>
        <w:t>est</w:t>
      </w:r>
      <w:r>
        <w:rPr>
          <w:spacing w:val="-16"/>
          <w:w w:val="105"/>
        </w:rPr>
        <w:t xml:space="preserve"> </w:t>
      </w:r>
      <w:r>
        <w:rPr>
          <w:w w:val="105"/>
        </w:rPr>
        <w:t>dans</w:t>
      </w:r>
      <w:r>
        <w:rPr>
          <w:spacing w:val="-16"/>
          <w:w w:val="105"/>
        </w:rPr>
        <w:t xml:space="preserve"> </w:t>
      </w:r>
      <w:r>
        <w:rPr>
          <w:w w:val="105"/>
        </w:rPr>
        <w:t>ce</w:t>
      </w:r>
      <w:r>
        <w:rPr>
          <w:spacing w:val="-16"/>
          <w:w w:val="105"/>
        </w:rPr>
        <w:t xml:space="preserve"> </w:t>
      </w:r>
      <w:r>
        <w:rPr>
          <w:w w:val="105"/>
        </w:rPr>
        <w:t>domaine</w:t>
      </w:r>
      <w:r>
        <w:rPr>
          <w:spacing w:val="-15"/>
          <w:w w:val="105"/>
        </w:rPr>
        <w:t xml:space="preserve"> </w:t>
      </w:r>
      <w:r>
        <w:rPr>
          <w:w w:val="105"/>
        </w:rPr>
        <w:t>une</w:t>
      </w:r>
      <w:r>
        <w:rPr>
          <w:spacing w:val="-16"/>
          <w:w w:val="105"/>
        </w:rPr>
        <w:t xml:space="preserve"> </w:t>
      </w:r>
      <w:r>
        <w:rPr>
          <w:w w:val="105"/>
        </w:rPr>
        <w:t>«</w:t>
      </w:r>
      <w:r>
        <w:rPr>
          <w:spacing w:val="-16"/>
          <w:w w:val="105"/>
        </w:rPr>
        <w:t xml:space="preserve"> </w:t>
      </w:r>
      <w:r>
        <w:rPr>
          <w:w w:val="105"/>
        </w:rPr>
        <w:t>cible</w:t>
      </w:r>
      <w:r>
        <w:rPr>
          <w:spacing w:val="-16"/>
          <w:w w:val="105"/>
        </w:rPr>
        <w:t xml:space="preserve"> </w:t>
      </w:r>
      <w:r>
        <w:rPr>
          <w:w w:val="105"/>
        </w:rPr>
        <w:t>mouvante</w:t>
      </w:r>
      <w:r>
        <w:rPr>
          <w:spacing w:val="-15"/>
          <w:w w:val="105"/>
        </w:rPr>
        <w:t xml:space="preserve"> </w:t>
      </w:r>
      <w:r>
        <w:rPr>
          <w:w w:val="105"/>
        </w:rPr>
        <w:t>»</w:t>
      </w:r>
      <w:r w:rsidR="001A5360">
        <w:rPr>
          <w:w w:val="105"/>
        </w:rPr>
        <w:t xml:space="preserve"> </w:t>
      </w:r>
      <w:r w:rsidR="001A5360">
        <w:rPr>
          <w:w w:val="105"/>
        </w:rPr>
        <w:fldChar w:fldCharType="begin"/>
      </w:r>
      <w:r w:rsidR="007450B8">
        <w:rPr>
          <w:w w:val="105"/>
        </w:rPr>
        <w:instrText xml:space="preserve"> ADDIN ZOTERO_ITEM CSL_CITATION {"citationID":"v2IalQ6J","properties":{"formattedCitation":"(Trechsel et Kriesi 2008)","plainCitation":"(Trechsel et Kriesi 2008)","dontUpdate":true,"noteIndex":0},"citationItems":[{"id":5473,"uris":["http://zotero.org/groups/6347865/items/S72EX7XK"],"itemData":{"id":5473,"type":"chapter","abstract":"IntroductionIn his classic study, Esping-Andersen (1990) distinguishes between three ideal-typical worlds of welfare – a social-democratic, a liberal and a conservative welfare state. The social-democratic welfare state, typically represented by Scandinavian countries, is a generous, universalistic one that provides social security to all irrespective of gender, former employment status or nationality. Moreover, social services are provided by the state itself, which implies a large amount of public employment. The liberal welfare state, exemplified by the United States, is a residual welfare state of limited size which essentially constitutes the last resort for people in need, providing not much more than a minimal level of benefit. Social security over and above the basic safety net is left to individual initiative. Like the social-democratic model, the conservative or Christian-democratic welfare state, exemplified by the ‘Bismarckian’ or German model, is an onerous one. But it implies less public employment than the social-democratic model and mainly provides massive transfer payments with the aim of maintaining the social status which the beneficiaries have acquired during the period of active employment. Moreover, the conservative welfare state is oriented towards the maintenance of the family with one (typically male) breadwinner.The Swiss welfare state has proved notoriously difficult to classify by reference to this threefold classification. Esping-Andersen himself considers it a liberal regime, while others refer to it as a Christian-democratic welfare state (Scharpf and Schmidt 2001; Huber and Stephens 2001), a ‘Western European welfare state with a liberal face’ (Armingeon 2001: 162), a mixed regime (Obinger 1998) or as a case of a welfare state ‘disciplined by Protestantism’ (Manow 2002).","citation-key":"trechselSocialPolicySwiss2008","container-title":"The Politics of Switzerland: Continuity and Change in a Consensus Democracy","DOI":"10.1017/CBO9780511790676.011","ISBN":"978-0-521-84457-4","page":"155-171","publisher":"Cambridge University Press","publisher-place":"Cambridge","source":"Cambridge University Press","title":"Social policy: the Swiss welfare state","title-short":"Social policy","URL":"https://www.cambridge.org/core/books/politics-of-switzerland/social-policy-the-swiss-welfare-state/A70E5C419163954534BE80785A1E1BE4","editor":[{"family":"Trechsel","given":"Alexander H."},{"family":"Kriesi","given":"Hanspeter"}],"accessed":{"date-parts":[["2026",1,2]]},"issued":{"date-parts":[["2008"]]}}}],"schema":"https://github.com/citation-style-language/schema/raw/master/csl-citation.json"} </w:instrText>
      </w:r>
      <w:r w:rsidR="001A5360">
        <w:rPr>
          <w:w w:val="105"/>
        </w:rPr>
        <w:fldChar w:fldCharType="separate"/>
      </w:r>
      <w:r w:rsidR="001A5360" w:rsidRPr="001A5360">
        <w:t xml:space="preserve">(Trechsel </w:t>
      </w:r>
      <w:r w:rsidR="001A5360">
        <w:t>&amp;</w:t>
      </w:r>
      <w:r w:rsidR="001A5360" w:rsidRPr="001A5360">
        <w:t xml:space="preserve"> Kriesi</w:t>
      </w:r>
      <w:r w:rsidR="001A5360">
        <w:t>,</w:t>
      </w:r>
      <w:r w:rsidR="001A5360" w:rsidRPr="001A5360">
        <w:t xml:space="preserve"> 2008</w:t>
      </w:r>
      <w:r w:rsidR="001A5360">
        <w:t>, p.155</w:t>
      </w:r>
      <w:r w:rsidR="001A5360" w:rsidRPr="001A5360">
        <w:t>)</w:t>
      </w:r>
      <w:r w:rsidR="001A5360">
        <w:rPr>
          <w:w w:val="105"/>
        </w:rPr>
        <w:fldChar w:fldCharType="end"/>
      </w:r>
      <w:r w:rsidR="001A5360">
        <w:rPr>
          <w:spacing w:val="-16"/>
          <w:w w:val="105"/>
        </w:rPr>
        <w:t xml:space="preserve">. </w:t>
      </w:r>
      <w:r>
        <w:rPr>
          <w:w w:val="105"/>
        </w:rPr>
        <w:t>L’État</w:t>
      </w:r>
      <w:r>
        <w:rPr>
          <w:spacing w:val="-14"/>
          <w:w w:val="105"/>
        </w:rPr>
        <w:t xml:space="preserve"> </w:t>
      </w:r>
      <w:r>
        <w:rPr>
          <w:w w:val="105"/>
        </w:rPr>
        <w:t>social</w:t>
      </w:r>
      <w:r>
        <w:rPr>
          <w:spacing w:val="-14"/>
          <w:w w:val="105"/>
        </w:rPr>
        <w:t xml:space="preserve"> </w:t>
      </w:r>
      <w:r>
        <w:rPr>
          <w:w w:val="105"/>
        </w:rPr>
        <w:t>suisse</w:t>
      </w:r>
      <w:r>
        <w:rPr>
          <w:spacing w:val="-14"/>
          <w:w w:val="105"/>
        </w:rPr>
        <w:t xml:space="preserve"> </w:t>
      </w:r>
      <w:r>
        <w:rPr>
          <w:w w:val="105"/>
        </w:rPr>
        <w:t>est</w:t>
      </w:r>
      <w:r>
        <w:rPr>
          <w:spacing w:val="-14"/>
          <w:w w:val="105"/>
        </w:rPr>
        <w:t xml:space="preserve"> </w:t>
      </w:r>
      <w:r>
        <w:rPr>
          <w:w w:val="105"/>
        </w:rPr>
        <w:t>aussi</w:t>
      </w:r>
      <w:r>
        <w:rPr>
          <w:spacing w:val="-14"/>
          <w:w w:val="105"/>
        </w:rPr>
        <w:t xml:space="preserve"> </w:t>
      </w:r>
      <w:r>
        <w:rPr>
          <w:w w:val="105"/>
        </w:rPr>
        <w:t>connu</w:t>
      </w:r>
      <w:r>
        <w:rPr>
          <w:spacing w:val="-14"/>
          <w:w w:val="105"/>
        </w:rPr>
        <w:t xml:space="preserve"> </w:t>
      </w:r>
      <w:r>
        <w:rPr>
          <w:w w:val="105"/>
        </w:rPr>
        <w:t>pour</w:t>
      </w:r>
      <w:r>
        <w:rPr>
          <w:spacing w:val="-14"/>
          <w:w w:val="105"/>
        </w:rPr>
        <w:t xml:space="preserve"> </w:t>
      </w:r>
      <w:r>
        <w:rPr>
          <w:w w:val="105"/>
        </w:rPr>
        <w:t>avoir</w:t>
      </w:r>
      <w:r>
        <w:rPr>
          <w:spacing w:val="-14"/>
          <w:w w:val="105"/>
        </w:rPr>
        <w:t xml:space="preserve"> </w:t>
      </w:r>
      <w:r>
        <w:rPr>
          <w:w w:val="105"/>
        </w:rPr>
        <w:t>été</w:t>
      </w:r>
      <w:r>
        <w:rPr>
          <w:spacing w:val="-14"/>
          <w:w w:val="105"/>
        </w:rPr>
        <w:t xml:space="preserve"> </w:t>
      </w:r>
      <w:r>
        <w:rPr>
          <w:w w:val="105"/>
        </w:rPr>
        <w:t>pendant</w:t>
      </w:r>
      <w:r>
        <w:rPr>
          <w:spacing w:val="-14"/>
          <w:w w:val="105"/>
        </w:rPr>
        <w:t xml:space="preserve"> </w:t>
      </w:r>
      <w:r>
        <w:rPr>
          <w:w w:val="105"/>
        </w:rPr>
        <w:t>très</w:t>
      </w:r>
      <w:r>
        <w:rPr>
          <w:spacing w:val="-14"/>
          <w:w w:val="105"/>
        </w:rPr>
        <w:t xml:space="preserve"> </w:t>
      </w:r>
      <w:r>
        <w:rPr>
          <w:w w:val="105"/>
        </w:rPr>
        <w:t>longtemps</w:t>
      </w:r>
      <w:r>
        <w:rPr>
          <w:spacing w:val="-14"/>
          <w:w w:val="105"/>
        </w:rPr>
        <w:t xml:space="preserve"> </w:t>
      </w:r>
      <w:r>
        <w:rPr>
          <w:w w:val="105"/>
        </w:rPr>
        <w:t>minimaliste et réticent au changement institutionnel, notamment à cause de ses institutions politiques</w:t>
      </w:r>
      <w:ins w:id="25" w:author="Auteur">
        <w:r w:rsidR="00347138">
          <w:rPr>
            <w:w w:val="105"/>
          </w:rPr>
          <w:t xml:space="preserve"> </w:t>
        </w:r>
      </w:ins>
      <w:del w:id="26" w:author="Auteur">
        <w:r w:rsidDel="00347138">
          <w:rPr>
            <w:w w:val="105"/>
          </w:rPr>
          <w:delText xml:space="preserve"> fondamentales</w:delText>
        </w:r>
        <w:r w:rsidDel="00347138">
          <w:rPr>
            <w:spacing w:val="-16"/>
            <w:w w:val="105"/>
          </w:rPr>
          <w:delText xml:space="preserve"> </w:delText>
        </w:r>
      </w:del>
      <w:r>
        <w:rPr>
          <w:w w:val="105"/>
        </w:rPr>
        <w:t>comme</w:t>
      </w:r>
      <w:r>
        <w:rPr>
          <w:spacing w:val="-16"/>
          <w:w w:val="105"/>
        </w:rPr>
        <w:t xml:space="preserve"> </w:t>
      </w:r>
      <w:r>
        <w:rPr>
          <w:w w:val="105"/>
        </w:rPr>
        <w:t>la</w:t>
      </w:r>
      <w:r>
        <w:rPr>
          <w:spacing w:val="-16"/>
          <w:w w:val="105"/>
        </w:rPr>
        <w:t xml:space="preserve"> </w:t>
      </w:r>
      <w:r>
        <w:rPr>
          <w:w w:val="105"/>
        </w:rPr>
        <w:t>démocratie</w:t>
      </w:r>
      <w:r>
        <w:rPr>
          <w:spacing w:val="-15"/>
          <w:w w:val="105"/>
        </w:rPr>
        <w:t xml:space="preserve"> </w:t>
      </w:r>
      <w:r>
        <w:rPr>
          <w:w w:val="105"/>
        </w:rPr>
        <w:t>directe</w:t>
      </w:r>
      <w:r>
        <w:rPr>
          <w:spacing w:val="-16"/>
          <w:w w:val="105"/>
        </w:rPr>
        <w:t xml:space="preserve"> </w:t>
      </w:r>
      <w:r>
        <w:rPr>
          <w:w w:val="105"/>
        </w:rPr>
        <w:t>et</w:t>
      </w:r>
      <w:r>
        <w:rPr>
          <w:spacing w:val="-16"/>
          <w:w w:val="105"/>
        </w:rPr>
        <w:t xml:space="preserve"> </w:t>
      </w:r>
      <w:r>
        <w:rPr>
          <w:w w:val="105"/>
        </w:rPr>
        <w:t>le</w:t>
      </w:r>
      <w:r>
        <w:rPr>
          <w:spacing w:val="-16"/>
          <w:w w:val="105"/>
        </w:rPr>
        <w:t xml:space="preserve"> </w:t>
      </w:r>
      <w:r>
        <w:rPr>
          <w:w w:val="105"/>
        </w:rPr>
        <w:t>fédéralisme</w:t>
      </w:r>
      <w:r w:rsidR="001A5360">
        <w:rPr>
          <w:w w:val="105"/>
        </w:rPr>
        <w:t xml:space="preserve"> </w:t>
      </w:r>
      <w:r w:rsidR="001A5360">
        <w:rPr>
          <w:w w:val="105"/>
        </w:rPr>
        <w:fldChar w:fldCharType="begin"/>
      </w:r>
      <w:r w:rsidR="007450B8">
        <w:rPr>
          <w:w w:val="105"/>
        </w:rPr>
        <w:instrText xml:space="preserve"> ADDIN ZOTERO_ITEM CSL_CITATION {"citationID":"09gOMrNd","properties":{"formattedCitation":"(Obinger 1998)","plainCitation":"(Obinger 1998)","dontUpdate":true,"noteIndex":0},"citationItems":[{"id":5474,"uris":["http://zotero.org/groups/6347865/items/8BWI46HA"],"itemData":{"id":5474,"type":"article-journal","abstract":"Inspired by the New Institutionalism in political science, the article examines the impact of political institutions on welfare state development in Switzerland. This article suggests that the strength of federalism and direct democracy have proved to be stumbling blocks for the expansion of the Swiss welfare state. Direct democracy and federalism have not only geared the path of welfare state evolution in a more liberal direction, but have also dampened social expenditures.","citation-key":"obingerFederalismDirectDemocracy1998","container-title":"Journal of Public Policy","DOI":"10.1017/S0143814X98000129","ISSN":"1469-7815, 0143-814X","issue":"3","language":"en","page":"241-263","source":"Cambridge University Press","title":"Federalism, Direct Democracy, and Welfare State Development in Switzerland","volume":"18","author":[{"family":"Obinger","given":"Herbert"}],"issued":{"date-parts":[["1998",12]]}}}],"schema":"https://github.com/citation-style-language/schema/raw/master/csl-citation.json"} </w:instrText>
      </w:r>
      <w:r w:rsidR="001A5360">
        <w:rPr>
          <w:w w:val="105"/>
        </w:rPr>
        <w:fldChar w:fldCharType="separate"/>
      </w:r>
      <w:r w:rsidR="001A5360" w:rsidRPr="001A5360">
        <w:t>(Obinger</w:t>
      </w:r>
      <w:r w:rsidR="001A5360">
        <w:t>,</w:t>
      </w:r>
      <w:r w:rsidR="001A5360" w:rsidRPr="001A5360">
        <w:t xml:space="preserve"> 1998)</w:t>
      </w:r>
      <w:r w:rsidR="001A5360">
        <w:rPr>
          <w:w w:val="105"/>
        </w:rPr>
        <w:fldChar w:fldCharType="end"/>
      </w:r>
      <w:r>
        <w:rPr>
          <w:w w:val="105"/>
        </w:rPr>
        <w:t>.</w:t>
      </w:r>
    </w:p>
    <w:p w14:paraId="4EC7A546" w14:textId="70B871FC" w:rsidR="008725D2" w:rsidDel="00761042" w:rsidRDefault="00000000" w:rsidP="00F979B2">
      <w:pPr>
        <w:pStyle w:val="Corpsdetexte"/>
        <w:spacing w:before="194" w:line="283" w:lineRule="auto"/>
        <w:ind w:left="0" w:right="95"/>
        <w:rPr>
          <w:del w:id="27" w:author="Auteur"/>
        </w:rPr>
      </w:pPr>
      <w:del w:id="28" w:author="Auteur">
        <w:r w:rsidDel="00761042">
          <w:delText>Le fédéralisme a par exemple une influence considérable sur la taille restreinte de l’État social suisse, mais aussi sur la variation géographique des systèmes cantonaux de protection sociale. Si des sphères clés de la protection sociale ont progressivement été déléguées à la Confédération, comme le système de retraite, les allocations chômage et l’assurance-maladie, de nombreuses tâches telles que la taxation, l’éducation, l’assistance sociale, les services sociaux</w:delText>
        </w:r>
        <w:r w:rsidDel="00761042">
          <w:rPr>
            <w:spacing w:val="-2"/>
          </w:rPr>
          <w:delText xml:space="preserve"> </w:delText>
        </w:r>
        <w:r w:rsidDel="00761042">
          <w:delText>et</w:delText>
        </w:r>
        <w:r w:rsidDel="00761042">
          <w:rPr>
            <w:spacing w:val="-2"/>
          </w:rPr>
          <w:delText xml:space="preserve"> </w:delText>
        </w:r>
        <w:r w:rsidDel="00761042">
          <w:delText>les</w:delText>
        </w:r>
        <w:r w:rsidDel="00761042">
          <w:rPr>
            <w:spacing w:val="-2"/>
          </w:rPr>
          <w:delText xml:space="preserve"> </w:delText>
        </w:r>
        <w:r w:rsidDel="00761042">
          <w:delText>politiques</w:delText>
        </w:r>
        <w:r w:rsidDel="00761042">
          <w:rPr>
            <w:spacing w:val="-2"/>
          </w:rPr>
          <w:delText xml:space="preserve"> </w:delText>
        </w:r>
        <w:r w:rsidDel="00761042">
          <w:delText>familiales</w:delText>
        </w:r>
        <w:r w:rsidDel="00761042">
          <w:rPr>
            <w:spacing w:val="-2"/>
          </w:rPr>
          <w:delText xml:space="preserve"> </w:delText>
        </w:r>
        <w:r w:rsidDel="00761042">
          <w:delText>sont</w:delText>
        </w:r>
        <w:r w:rsidDel="00761042">
          <w:rPr>
            <w:spacing w:val="-2"/>
          </w:rPr>
          <w:delText xml:space="preserve"> </w:delText>
        </w:r>
        <w:r w:rsidDel="00761042">
          <w:delText>encore</w:delText>
        </w:r>
        <w:r w:rsidDel="00761042">
          <w:rPr>
            <w:spacing w:val="-2"/>
          </w:rPr>
          <w:delText xml:space="preserve"> </w:delText>
        </w:r>
        <w:r w:rsidDel="00761042">
          <w:delText>du</w:delText>
        </w:r>
        <w:r w:rsidDel="00761042">
          <w:rPr>
            <w:spacing w:val="-2"/>
          </w:rPr>
          <w:delText xml:space="preserve"> </w:delText>
        </w:r>
        <w:r w:rsidDel="00761042">
          <w:delText>ressort</w:delText>
        </w:r>
        <w:r w:rsidDel="00761042">
          <w:rPr>
            <w:spacing w:val="-2"/>
          </w:rPr>
          <w:delText xml:space="preserve"> </w:delText>
        </w:r>
        <w:r w:rsidDel="00761042">
          <w:delText>des</w:delText>
        </w:r>
        <w:r w:rsidDel="00761042">
          <w:rPr>
            <w:spacing w:val="-2"/>
          </w:rPr>
          <w:delText xml:space="preserve"> </w:delText>
        </w:r>
        <w:r w:rsidDel="00761042">
          <w:delText>cantons</w:delText>
        </w:r>
        <w:r w:rsidDel="00761042">
          <w:rPr>
            <w:spacing w:val="-2"/>
          </w:rPr>
          <w:delText xml:space="preserve"> </w:delText>
        </w:r>
        <w:r w:rsidDel="00761042">
          <w:delText>ainsi</w:delText>
        </w:r>
        <w:r w:rsidDel="00761042">
          <w:rPr>
            <w:spacing w:val="-2"/>
          </w:rPr>
          <w:delText xml:space="preserve"> </w:delText>
        </w:r>
        <w:r w:rsidDel="00761042">
          <w:delText>que</w:delText>
        </w:r>
        <w:r w:rsidDel="00761042">
          <w:rPr>
            <w:spacing w:val="-2"/>
          </w:rPr>
          <w:delText xml:space="preserve"> </w:delText>
        </w:r>
        <w:r w:rsidDel="00761042">
          <w:delText>des</w:delText>
        </w:r>
        <w:r w:rsidDel="00761042">
          <w:rPr>
            <w:spacing w:val="-2"/>
          </w:rPr>
          <w:delText xml:space="preserve"> </w:delText>
        </w:r>
        <w:r w:rsidDel="00761042">
          <w:delText>communes, de</w:delText>
        </w:r>
        <w:r w:rsidDel="00761042">
          <w:rPr>
            <w:spacing w:val="19"/>
          </w:rPr>
          <w:delText xml:space="preserve"> </w:delText>
        </w:r>
        <w:r w:rsidDel="00761042">
          <w:delText>telle</w:delText>
        </w:r>
        <w:r w:rsidDel="00761042">
          <w:rPr>
            <w:spacing w:val="19"/>
          </w:rPr>
          <w:delText xml:space="preserve"> </w:delText>
        </w:r>
        <w:r w:rsidDel="00761042">
          <w:delText>sorte</w:delText>
        </w:r>
        <w:r w:rsidDel="00761042">
          <w:rPr>
            <w:spacing w:val="19"/>
          </w:rPr>
          <w:delText xml:space="preserve"> </w:delText>
        </w:r>
        <w:r w:rsidDel="00761042">
          <w:delText>que</w:delText>
        </w:r>
        <w:r w:rsidDel="00761042">
          <w:rPr>
            <w:spacing w:val="19"/>
          </w:rPr>
          <w:delText xml:space="preserve"> </w:delText>
        </w:r>
        <w:r w:rsidDel="00761042">
          <w:delText>la</w:delText>
        </w:r>
        <w:r w:rsidDel="00761042">
          <w:rPr>
            <w:spacing w:val="19"/>
          </w:rPr>
          <w:delText xml:space="preserve"> </w:delText>
        </w:r>
        <w:r w:rsidDel="00761042">
          <w:delText>Confédération</w:delText>
        </w:r>
        <w:r w:rsidDel="00761042">
          <w:rPr>
            <w:spacing w:val="19"/>
          </w:rPr>
          <w:delText xml:space="preserve"> </w:delText>
        </w:r>
        <w:r w:rsidDel="00761042">
          <w:delText>ne</w:delText>
        </w:r>
        <w:r w:rsidDel="00761042">
          <w:rPr>
            <w:spacing w:val="19"/>
          </w:rPr>
          <w:delText xml:space="preserve"> </w:delText>
        </w:r>
        <w:r w:rsidDel="00761042">
          <w:delText>dépense</w:delText>
        </w:r>
        <w:r w:rsidDel="00761042">
          <w:rPr>
            <w:spacing w:val="19"/>
          </w:rPr>
          <w:delText xml:space="preserve"> </w:delText>
        </w:r>
        <w:r w:rsidDel="00761042">
          <w:delText>que</w:delText>
        </w:r>
        <w:r w:rsidDel="00761042">
          <w:rPr>
            <w:spacing w:val="19"/>
          </w:rPr>
          <w:delText xml:space="preserve"> </w:delText>
        </w:r>
        <w:r w:rsidDel="00761042">
          <w:delText>47%</w:delText>
        </w:r>
        <w:r w:rsidDel="00761042">
          <w:rPr>
            <w:spacing w:val="19"/>
          </w:rPr>
          <w:delText xml:space="preserve"> </w:delText>
        </w:r>
        <w:r w:rsidDel="00761042">
          <w:delText>des</w:delText>
        </w:r>
        <w:r w:rsidDel="00761042">
          <w:rPr>
            <w:spacing w:val="19"/>
          </w:rPr>
          <w:delText xml:space="preserve"> </w:delText>
        </w:r>
        <w:r w:rsidDel="00761042">
          <w:delText>dépenses</w:delText>
        </w:r>
        <w:r w:rsidDel="00761042">
          <w:rPr>
            <w:spacing w:val="19"/>
          </w:rPr>
          <w:delText xml:space="preserve"> </w:delText>
        </w:r>
        <w:r w:rsidDel="00761042">
          <w:delText>publiques</w:delText>
        </w:r>
        <w:r w:rsidDel="00761042">
          <w:rPr>
            <w:spacing w:val="19"/>
          </w:rPr>
          <w:delText xml:space="preserve"> </w:delText>
        </w:r>
        <w:r w:rsidDel="00761042">
          <w:delText>totales</w:delText>
        </w:r>
        <w:r w:rsidDel="00761042">
          <w:rPr>
            <w:spacing w:val="19"/>
          </w:rPr>
          <w:delText xml:space="preserve"> </w:delText>
        </w:r>
        <w:r w:rsidDel="00761042">
          <w:delText xml:space="preserve">pour la protection sociale en </w:delText>
        </w:r>
        <w:bookmarkStart w:id="29" w:name="_bookmark0"/>
        <w:bookmarkEnd w:id="29"/>
        <w:r w:rsidDel="00761042">
          <w:lastRenderedPageBreak/>
          <w:delText>Suisse</w:delText>
        </w:r>
        <w:r w:rsidR="00394C49" w:rsidDel="00761042">
          <w:rPr>
            <w:rStyle w:val="Appelnotedebasdep"/>
          </w:rPr>
          <w:footnoteReference w:id="1"/>
        </w:r>
        <w:r w:rsidDel="00761042">
          <w:delText>. À l’intérieur même du modèle suisse, il est donc possible d’identifier une variété de sous-régimes se rapprochant du modèle social-démocrate, conservateur ou libéral</w:delText>
        </w:r>
        <w:r w:rsidR="00D86723" w:rsidDel="00761042">
          <w:delText xml:space="preserve"> </w:delText>
        </w:r>
        <w:r w:rsidR="00D86723" w:rsidDel="00761042">
          <w:fldChar w:fldCharType="begin"/>
        </w:r>
        <w:r w:rsidR="00E568D0" w:rsidDel="00761042">
          <w:delInstrText xml:space="preserve"> ADDIN ZOTERO_ITEM CSL_CITATION {"citationID":"IMOY3Jjo","properties":{"formattedCitation":"(Armingeon et al. 2004)","plainCitation":"(Armingeon et al. 2004)","dontUpdate":true,"noteIndex":0},"citationItems":[{"id":5125,"uris":["http://zotero.org/groups/6347865/items/9KAGZNMH"],"itemData":{"id":5125,"type":"article-journal","abstract":"Are there different worlds of welfare in Swiss cantons, analogous to different national welfare state regimes? Are the welfare regimes made up of functionally related sub-regimes in the field of employment, education, taxation and social security, as argued in recent analyses of ‘varieties of capitalism’? And can the variations between such cantonal welfare regimes be explained by the same politico-institutional variables that account for the development of national welfare states? These are the guiding questions of this article. We find strong empirical evidence for large inter-cantonal variation in welfare state policies. The sub-regimes are not functionally connected, however. Their variation is related to different sets of variables, indicating a weak functional link between them. Developments and causal structures are specific to the various subregimes. In addition, it is socio-economic and not politicoinstitutional variables that have had the strongest imprint on the overall structure of cantonal welfare regimes.","citation-key":"armingeonSwissWorldsWelfare2004","container-title":"West European Politics","DOI":"10.1080/01402380412331280793","ISSN":"0140-2382","issue":"1","note":"_eprint: https://doi.org/10.1080/01402380412331280793","page":"20-44","publisher":"Routledge","source":"Taylor and Francis+NEJM","title":"Swiss worlds of welfare","volume":"27","author":[{"family":"Armingeon","given":"Klaus"},{"family":"Bertozzi","given":"Fabio"},{"family":"Bonoli","given":"Giuliano"}],"issued":{"date-parts":[["2004",1,1]]}}}],"schema":"https://github.com/citation-style-language/schema/raw/master/csl-citation.json"} </w:delInstrText>
        </w:r>
        <w:r w:rsidR="00D86723" w:rsidDel="00761042">
          <w:fldChar w:fldCharType="separate"/>
        </w:r>
        <w:r w:rsidR="00D86723" w:rsidRPr="00D86723" w:rsidDel="00761042">
          <w:delText xml:space="preserve">(Armingeon </w:delText>
        </w:r>
        <w:r w:rsidR="00D86723" w:rsidRPr="00D86723" w:rsidDel="00761042">
          <w:rPr>
            <w:i/>
            <w:iCs/>
          </w:rPr>
          <w:delText>et al.</w:delText>
        </w:r>
        <w:r w:rsidR="00D86723" w:rsidDel="00761042">
          <w:delText>,</w:delText>
        </w:r>
        <w:r w:rsidR="00D86723" w:rsidRPr="00D86723" w:rsidDel="00761042">
          <w:delText xml:space="preserve"> 2004)</w:delText>
        </w:r>
        <w:r w:rsidR="00D86723" w:rsidDel="00761042">
          <w:fldChar w:fldCharType="end"/>
        </w:r>
        <w:r w:rsidDel="00761042">
          <w:delText>.</w:delText>
        </w:r>
      </w:del>
    </w:p>
    <w:p w14:paraId="38B2E1B0" w14:textId="54063950" w:rsidR="00761042" w:rsidRDefault="00000000" w:rsidP="00F979B2">
      <w:pPr>
        <w:pStyle w:val="Corpsdetexte"/>
        <w:spacing w:line="283" w:lineRule="auto"/>
        <w:ind w:left="0" w:right="140"/>
        <w:rPr>
          <w:ins w:id="32" w:author="Auteur"/>
        </w:rPr>
      </w:pPr>
      <w:r>
        <w:t>Parmi les institutions de la protection sociale, le système d’assurance-maladie est sans aucun doute celui qui reflète le plus le caractère hybride du capitalisme suisse. Depuis l’introduction de la loi fédérale sur l’assurance-maladie (LAMal) en 199</w:t>
      </w:r>
      <w:ins w:id="33" w:author="Auteur">
        <w:r w:rsidR="00D90081">
          <w:t>4</w:t>
        </w:r>
      </w:ins>
      <w:del w:id="34" w:author="Auteur">
        <w:r w:rsidDel="00D90081">
          <w:delText>6</w:delText>
        </w:r>
      </w:del>
      <w:r>
        <w:t xml:space="preserve">, ce système </w:t>
      </w:r>
      <w:del w:id="35" w:author="Auteur">
        <w:r w:rsidDel="00761042">
          <w:delText xml:space="preserve">est </w:delText>
        </w:r>
      </w:del>
      <w:ins w:id="36" w:author="Auteur">
        <w:r w:rsidR="00761042">
          <w:t>mêle</w:t>
        </w:r>
      </w:ins>
      <w:del w:id="37" w:author="Auteur">
        <w:r w:rsidR="00D86723" w:rsidDel="00761042">
          <w:delText>à</w:delText>
        </w:r>
        <w:r w:rsidDel="00761042">
          <w:delText xml:space="preserve"> mi-chemin</w:delText>
        </w:r>
      </w:del>
      <w:r>
        <w:t xml:space="preserve"> </w:t>
      </w:r>
      <w:del w:id="38" w:author="Auteur">
        <w:r w:rsidDel="00761042">
          <w:delText xml:space="preserve">entre une assurance </w:delText>
        </w:r>
      </w:del>
      <w:ins w:id="39" w:author="Auteur">
        <w:r w:rsidR="00761042">
          <w:t xml:space="preserve">les caractéristiques d’une assurance </w:t>
        </w:r>
      </w:ins>
      <w:del w:id="40" w:author="Auteur">
        <w:r w:rsidDel="00761042">
          <w:delText>sociale et privée</w:delText>
        </w:r>
      </w:del>
      <w:ins w:id="41" w:author="Auteur">
        <w:r w:rsidR="00761042">
          <w:t>publique et privée</w:t>
        </w:r>
      </w:ins>
      <w:r>
        <w:t xml:space="preserve">. L’assurance-maladie </w:t>
      </w:r>
      <w:del w:id="42" w:author="Auteur">
        <w:r w:rsidDel="003A4BAB">
          <w:delText xml:space="preserve">fut </w:delText>
        </w:r>
      </w:del>
      <w:ins w:id="43" w:author="Auteur">
        <w:r w:rsidR="003A4BAB">
          <w:t xml:space="preserve">est </w:t>
        </w:r>
      </w:ins>
      <w:r>
        <w:t>rendue obligatoire par</w:t>
      </w:r>
      <w:r>
        <w:rPr>
          <w:spacing w:val="31"/>
        </w:rPr>
        <w:t xml:space="preserve"> </w:t>
      </w:r>
      <w:r>
        <w:t>la</w:t>
      </w:r>
      <w:r>
        <w:rPr>
          <w:spacing w:val="31"/>
        </w:rPr>
        <w:t xml:space="preserve"> </w:t>
      </w:r>
      <w:r>
        <w:t>LAMal,</w:t>
      </w:r>
      <w:r>
        <w:rPr>
          <w:spacing w:val="31"/>
        </w:rPr>
        <w:t xml:space="preserve"> </w:t>
      </w:r>
      <w:r>
        <w:t>mais</w:t>
      </w:r>
      <w:r>
        <w:rPr>
          <w:spacing w:val="31"/>
        </w:rPr>
        <w:t xml:space="preserve"> </w:t>
      </w:r>
      <w:ins w:id="44" w:author="Auteur">
        <w:r w:rsidR="009731E4">
          <w:rPr>
            <w:spacing w:val="31"/>
          </w:rPr>
          <w:t xml:space="preserve">elle </w:t>
        </w:r>
      </w:ins>
      <w:r>
        <w:t>est</w:t>
      </w:r>
      <w:r>
        <w:rPr>
          <w:spacing w:val="31"/>
        </w:rPr>
        <w:t xml:space="preserve"> </w:t>
      </w:r>
      <w:r>
        <w:t>gérée</w:t>
      </w:r>
      <w:r>
        <w:rPr>
          <w:spacing w:val="31"/>
        </w:rPr>
        <w:t xml:space="preserve"> </w:t>
      </w:r>
      <w:r>
        <w:t>par</w:t>
      </w:r>
      <w:r>
        <w:rPr>
          <w:spacing w:val="31"/>
        </w:rPr>
        <w:t xml:space="preserve"> </w:t>
      </w:r>
      <w:r>
        <w:t>une</w:t>
      </w:r>
      <w:r>
        <w:rPr>
          <w:spacing w:val="31"/>
        </w:rPr>
        <w:t xml:space="preserve"> </w:t>
      </w:r>
      <w:r>
        <w:t>myriade</w:t>
      </w:r>
      <w:r>
        <w:rPr>
          <w:spacing w:val="31"/>
        </w:rPr>
        <w:t xml:space="preserve"> </w:t>
      </w:r>
      <w:r>
        <w:t>d’assurances</w:t>
      </w:r>
      <w:r>
        <w:rPr>
          <w:spacing w:val="31"/>
        </w:rPr>
        <w:t xml:space="preserve"> </w:t>
      </w:r>
      <w:r>
        <w:t>privées</w:t>
      </w:r>
      <w:r>
        <w:rPr>
          <w:spacing w:val="31"/>
        </w:rPr>
        <w:t xml:space="preserve"> </w:t>
      </w:r>
      <w:r>
        <w:t>qui</w:t>
      </w:r>
      <w:r>
        <w:rPr>
          <w:spacing w:val="31"/>
        </w:rPr>
        <w:t xml:space="preserve"> </w:t>
      </w:r>
      <w:r>
        <w:t>sont</w:t>
      </w:r>
      <w:r>
        <w:rPr>
          <w:spacing w:val="31"/>
        </w:rPr>
        <w:t xml:space="preserve"> </w:t>
      </w:r>
      <w:r>
        <w:t>formellement</w:t>
      </w:r>
      <w:r w:rsidR="00C5376E">
        <w:t xml:space="preserve"> </w:t>
      </w:r>
      <w:r>
        <w:t xml:space="preserve">en concurrence. </w:t>
      </w:r>
    </w:p>
    <w:p w14:paraId="2AD86709" w14:textId="3F67B3D3" w:rsidR="008725D2" w:rsidRDefault="00000000" w:rsidP="00F979B2">
      <w:pPr>
        <w:pStyle w:val="Corpsdetexte"/>
        <w:spacing w:line="283" w:lineRule="auto"/>
        <w:ind w:left="0" w:right="140"/>
      </w:pPr>
      <w:r>
        <w:t>La souscription obligatoire à une assurance</w:t>
      </w:r>
      <w:ins w:id="45" w:author="Auteur">
        <w:r w:rsidR="00CE48B2">
          <w:t>-maladie</w:t>
        </w:r>
      </w:ins>
      <w:r>
        <w:t xml:space="preserve"> est individuelle et les assurés doivent payer une prime d’assurance mensuelle </w:t>
      </w:r>
      <w:del w:id="46" w:author="Auteur">
        <w:r w:rsidDel="00CE48B2">
          <w:delText xml:space="preserve">ainsi qu’une franchise annuelle, </w:delText>
        </w:r>
      </w:del>
      <w:r>
        <w:t>en échange</w:t>
      </w:r>
      <w:r>
        <w:rPr>
          <w:spacing w:val="40"/>
        </w:rPr>
        <w:t xml:space="preserve"> </w:t>
      </w:r>
      <w:r>
        <w:t>du</w:t>
      </w:r>
      <w:r>
        <w:rPr>
          <w:spacing w:val="27"/>
        </w:rPr>
        <w:t xml:space="preserve"> </w:t>
      </w:r>
      <w:r>
        <w:t>remboursement</w:t>
      </w:r>
      <w:r>
        <w:rPr>
          <w:spacing w:val="28"/>
        </w:rPr>
        <w:t xml:space="preserve"> </w:t>
      </w:r>
      <w:r>
        <w:t>des</w:t>
      </w:r>
      <w:r>
        <w:rPr>
          <w:spacing w:val="28"/>
        </w:rPr>
        <w:t xml:space="preserve"> </w:t>
      </w:r>
      <w:r>
        <w:t>coûts</w:t>
      </w:r>
      <w:r>
        <w:rPr>
          <w:spacing w:val="28"/>
        </w:rPr>
        <w:t xml:space="preserve"> </w:t>
      </w:r>
      <w:r>
        <w:t>de</w:t>
      </w:r>
      <w:r>
        <w:rPr>
          <w:spacing w:val="28"/>
        </w:rPr>
        <w:t xml:space="preserve"> </w:t>
      </w:r>
      <w:r>
        <w:t>santé</w:t>
      </w:r>
      <w:r>
        <w:rPr>
          <w:spacing w:val="28"/>
        </w:rPr>
        <w:t xml:space="preserve"> </w:t>
      </w:r>
      <w:r>
        <w:t>de</w:t>
      </w:r>
      <w:r>
        <w:rPr>
          <w:spacing w:val="27"/>
        </w:rPr>
        <w:t xml:space="preserve"> </w:t>
      </w:r>
      <w:r>
        <w:t>base.</w:t>
      </w:r>
      <w:r>
        <w:rPr>
          <w:spacing w:val="28"/>
        </w:rPr>
        <w:t xml:space="preserve"> </w:t>
      </w:r>
      <w:r>
        <w:t>Les</w:t>
      </w:r>
      <w:r>
        <w:rPr>
          <w:spacing w:val="28"/>
        </w:rPr>
        <w:t xml:space="preserve"> </w:t>
      </w:r>
      <w:r>
        <w:t>primes</w:t>
      </w:r>
      <w:r>
        <w:rPr>
          <w:spacing w:val="28"/>
        </w:rPr>
        <w:t xml:space="preserve"> </w:t>
      </w:r>
      <w:r>
        <w:t>sont</w:t>
      </w:r>
      <w:r>
        <w:rPr>
          <w:spacing w:val="28"/>
        </w:rPr>
        <w:t xml:space="preserve"> </w:t>
      </w:r>
      <w:r>
        <w:t>calculées</w:t>
      </w:r>
      <w:r>
        <w:rPr>
          <w:spacing w:val="28"/>
        </w:rPr>
        <w:t xml:space="preserve"> </w:t>
      </w:r>
      <w:r>
        <w:rPr>
          <w:spacing w:val="-2"/>
        </w:rPr>
        <w:t>indépendamment</w:t>
      </w:r>
      <w:bookmarkStart w:id="47" w:name="_bookmark1"/>
      <w:bookmarkEnd w:id="47"/>
      <w:r w:rsidR="00394C49">
        <w:t xml:space="preserve"> </w:t>
      </w:r>
      <w:r>
        <w:rPr>
          <w:w w:val="105"/>
        </w:rPr>
        <w:t xml:space="preserve">du revenu, du patrimoine, du risque des assurés et peuvent varier fortement d’un canton à </w:t>
      </w:r>
      <w:r>
        <w:t>l’autre</w:t>
      </w:r>
      <w:ins w:id="48" w:author="Auteur">
        <w:r w:rsidR="00CE48B2">
          <w:t xml:space="preserve"> selon les coûts de la santé</w:t>
        </w:r>
      </w:ins>
      <w:r>
        <w:t xml:space="preserve">. </w:t>
      </w:r>
      <w:ins w:id="49" w:author="Auteur">
        <w:r w:rsidR="00CE48B2">
          <w:t xml:space="preserve">Chaque assuré doit aussi choisir le montant d’une franchise, à savoir le montant annuel </w:t>
        </w:r>
        <w:r w:rsidR="00DB1779">
          <w:t xml:space="preserve">de frais médicaux demeurant entièrement à leur charge avant que l’assurance ne commence à rembourser les prestations </w:t>
        </w:r>
        <w:r w:rsidR="00DF74D6">
          <w:t>prises en charge</w:t>
        </w:r>
        <w:r w:rsidR="00DB1779">
          <w:t xml:space="preserve">. La franchise minimale est de 300 francs par an, mais les résidents suisses peuvent ainsi payer des primes mensuels moins chères en optant pour des franchises plus élevées, la franchise la plus haute étant de 2'500 francs par an. </w:t>
        </w:r>
      </w:ins>
      <w:r>
        <w:t>Le système suisse d’assurance-maladie repose donc selon</w:t>
      </w:r>
      <w:r w:rsidR="00D86723">
        <w:t xml:space="preserve"> </w:t>
      </w:r>
      <w:r w:rsidR="00D86723" w:rsidRPr="00347138">
        <w:fldChar w:fldCharType="begin"/>
      </w:r>
      <w:r w:rsidR="007450B8">
        <w:instrText xml:space="preserve"> ADDIN ZOTERO_ITEM CSL_CITATION {"citationID":"VtxMHI7N","properties":{"formattedCitation":"(Bolgiani et al. 2006)","plainCitation":"(Bolgiani et al. 2006)","dontUpdate":true,"noteIndex":0},"citationItems":[{"id":5485,"uris":["http://zotero.org/groups/6347865/items/667KDCYC"],"itemData":{"id":5485,"type":"article-journal","citation-key":"bolgianiRoleLassuranceMaladie2006","container-title":"Revue française des affaires sociales","DOI":"10.3917/rfas.062.0239","ISSN":"0035-2985","issue":"2","language":"fr","page":"239-262","publisher":"DREES Ministère de la santé","section":"Droit social","source":"shs.cairn.info","title":"Le rôle de l'assurance maladie dans la régulation du système de santé en Suisse","author":[{"family":"Bolgiani","given":"Iva"},{"family":"Crivelli","given":"Luca"},{"family":"Domenighetti","given":"Gianfranco"}],"issued":{"date-parts":[["2006"]]}}}],"schema":"https://github.com/citation-style-language/schema/raw/master/csl-citation.json"} </w:instrText>
      </w:r>
      <w:r w:rsidR="00D86723" w:rsidRPr="00347138">
        <w:fldChar w:fldCharType="separate"/>
      </w:r>
      <w:del w:id="50" w:author="Auteur">
        <w:r w:rsidR="00D86723" w:rsidRPr="00347138" w:rsidDel="00CE48B2">
          <w:delText>(</w:delText>
        </w:r>
      </w:del>
      <w:r w:rsidR="00D86723" w:rsidRPr="00347138">
        <w:t xml:space="preserve">Bolgiani </w:t>
      </w:r>
      <w:r w:rsidR="00B325B8" w:rsidRPr="00E32EF4">
        <w:rPr>
          <w:rPrChange w:id="51" w:author="Auteur">
            <w:rPr>
              <w:i/>
              <w:iCs/>
            </w:rPr>
          </w:rPrChange>
        </w:rPr>
        <w:t>et</w:t>
      </w:r>
      <w:r w:rsidR="00D86723" w:rsidRPr="00E32EF4">
        <w:rPr>
          <w:rPrChange w:id="52" w:author="Auteur">
            <w:rPr>
              <w:i/>
              <w:iCs/>
            </w:rPr>
          </w:rPrChange>
        </w:rPr>
        <w:t xml:space="preserve"> al</w:t>
      </w:r>
      <w:ins w:id="53" w:author="Auteur">
        <w:r w:rsidR="00317764">
          <w:t>.</w:t>
        </w:r>
      </w:ins>
      <w:del w:id="54" w:author="Auteur">
        <w:r w:rsidR="00D86723" w:rsidRPr="00347138" w:rsidDel="00317764">
          <w:delText>.</w:delText>
        </w:r>
        <w:r w:rsidR="0019130F" w:rsidRPr="00347138" w:rsidDel="00317764">
          <w:delText>,</w:delText>
        </w:r>
      </w:del>
      <w:r w:rsidR="00D86723" w:rsidRPr="00347138">
        <w:t xml:space="preserve"> </w:t>
      </w:r>
      <w:ins w:id="55" w:author="Auteur">
        <w:r w:rsidR="00CE48B2" w:rsidRPr="00347138">
          <w:t>(</w:t>
        </w:r>
      </w:ins>
      <w:r w:rsidR="00D86723" w:rsidRPr="00347138">
        <w:t>2006)</w:t>
      </w:r>
      <w:r w:rsidR="00D86723" w:rsidRPr="00347138">
        <w:fldChar w:fldCharType="end"/>
      </w:r>
      <w:r>
        <w:rPr>
          <w:color w:val="0074D9"/>
        </w:rPr>
        <w:t xml:space="preserve"> </w:t>
      </w:r>
      <w:r>
        <w:t xml:space="preserve">sur un </w:t>
      </w:r>
      <w:r>
        <w:rPr>
          <w:w w:val="105"/>
        </w:rPr>
        <w:t>compromis</w:t>
      </w:r>
      <w:r>
        <w:rPr>
          <w:spacing w:val="-12"/>
          <w:w w:val="105"/>
        </w:rPr>
        <w:t xml:space="preserve"> </w:t>
      </w:r>
      <w:r>
        <w:rPr>
          <w:w w:val="105"/>
        </w:rPr>
        <w:t>entre</w:t>
      </w:r>
      <w:r>
        <w:rPr>
          <w:spacing w:val="-12"/>
          <w:w w:val="105"/>
        </w:rPr>
        <w:t xml:space="preserve"> </w:t>
      </w:r>
      <w:r>
        <w:rPr>
          <w:w w:val="105"/>
        </w:rPr>
        <w:t>mécanismes</w:t>
      </w:r>
      <w:r>
        <w:rPr>
          <w:spacing w:val="-12"/>
          <w:w w:val="105"/>
        </w:rPr>
        <w:t xml:space="preserve"> </w:t>
      </w:r>
      <w:r>
        <w:rPr>
          <w:w w:val="105"/>
        </w:rPr>
        <w:t>de</w:t>
      </w:r>
      <w:r>
        <w:rPr>
          <w:spacing w:val="-12"/>
          <w:w w:val="105"/>
        </w:rPr>
        <w:t xml:space="preserve"> </w:t>
      </w:r>
      <w:r>
        <w:rPr>
          <w:w w:val="105"/>
        </w:rPr>
        <w:t>marché</w:t>
      </w:r>
      <w:r>
        <w:rPr>
          <w:spacing w:val="-12"/>
          <w:w w:val="105"/>
        </w:rPr>
        <w:t xml:space="preserve"> </w:t>
      </w:r>
      <w:r>
        <w:rPr>
          <w:w w:val="105"/>
        </w:rPr>
        <w:t>et</w:t>
      </w:r>
      <w:r>
        <w:rPr>
          <w:spacing w:val="-12"/>
          <w:w w:val="105"/>
        </w:rPr>
        <w:t xml:space="preserve"> </w:t>
      </w:r>
      <w:r>
        <w:rPr>
          <w:w w:val="105"/>
        </w:rPr>
        <w:t>régulation</w:t>
      </w:r>
      <w:r>
        <w:rPr>
          <w:spacing w:val="-12"/>
          <w:w w:val="105"/>
        </w:rPr>
        <w:t xml:space="preserve"> </w:t>
      </w:r>
      <w:r>
        <w:rPr>
          <w:w w:val="105"/>
        </w:rPr>
        <w:t>étatique,</w:t>
      </w:r>
      <w:r>
        <w:rPr>
          <w:spacing w:val="-12"/>
          <w:w w:val="105"/>
        </w:rPr>
        <w:t xml:space="preserve"> </w:t>
      </w:r>
      <w:r>
        <w:rPr>
          <w:w w:val="105"/>
        </w:rPr>
        <w:t>mais</w:t>
      </w:r>
      <w:r>
        <w:rPr>
          <w:spacing w:val="-12"/>
          <w:w w:val="105"/>
        </w:rPr>
        <w:t xml:space="preserve"> </w:t>
      </w:r>
      <w:r>
        <w:rPr>
          <w:w w:val="105"/>
        </w:rPr>
        <w:t>souffre</w:t>
      </w:r>
      <w:r>
        <w:rPr>
          <w:spacing w:val="-12"/>
          <w:w w:val="105"/>
        </w:rPr>
        <w:t xml:space="preserve"> </w:t>
      </w:r>
      <w:r>
        <w:rPr>
          <w:w w:val="105"/>
        </w:rPr>
        <w:t>d’un</w:t>
      </w:r>
      <w:r>
        <w:rPr>
          <w:spacing w:val="-12"/>
          <w:w w:val="105"/>
        </w:rPr>
        <w:t xml:space="preserve"> </w:t>
      </w:r>
      <w:r>
        <w:rPr>
          <w:w w:val="105"/>
        </w:rPr>
        <w:t>problème chronique,</w:t>
      </w:r>
      <w:r>
        <w:rPr>
          <w:spacing w:val="-16"/>
          <w:w w:val="105"/>
        </w:rPr>
        <w:t xml:space="preserve"> </w:t>
      </w:r>
      <w:r>
        <w:rPr>
          <w:w w:val="105"/>
        </w:rPr>
        <w:t>à</w:t>
      </w:r>
      <w:r>
        <w:rPr>
          <w:spacing w:val="-15"/>
          <w:w w:val="105"/>
        </w:rPr>
        <w:t xml:space="preserve"> </w:t>
      </w:r>
      <w:r>
        <w:rPr>
          <w:w w:val="105"/>
        </w:rPr>
        <w:t>savoir</w:t>
      </w:r>
      <w:r>
        <w:rPr>
          <w:spacing w:val="-16"/>
          <w:w w:val="105"/>
        </w:rPr>
        <w:t xml:space="preserve"> </w:t>
      </w:r>
      <w:r>
        <w:rPr>
          <w:w w:val="105"/>
        </w:rPr>
        <w:t>l’augmentation</w:t>
      </w:r>
      <w:r>
        <w:rPr>
          <w:spacing w:val="-15"/>
          <w:w w:val="105"/>
        </w:rPr>
        <w:t xml:space="preserve"> </w:t>
      </w:r>
      <w:r>
        <w:rPr>
          <w:w w:val="105"/>
        </w:rPr>
        <w:t>des</w:t>
      </w:r>
      <w:r>
        <w:rPr>
          <w:spacing w:val="-16"/>
          <w:w w:val="105"/>
        </w:rPr>
        <w:t xml:space="preserve"> </w:t>
      </w:r>
      <w:r>
        <w:rPr>
          <w:w w:val="105"/>
        </w:rPr>
        <w:t>coûts</w:t>
      </w:r>
      <w:r>
        <w:rPr>
          <w:spacing w:val="-15"/>
          <w:w w:val="105"/>
        </w:rPr>
        <w:t xml:space="preserve"> </w:t>
      </w:r>
      <w:r>
        <w:rPr>
          <w:w w:val="105"/>
        </w:rPr>
        <w:t>de</w:t>
      </w:r>
      <w:r>
        <w:rPr>
          <w:spacing w:val="-16"/>
          <w:w w:val="105"/>
        </w:rPr>
        <w:t xml:space="preserve"> </w:t>
      </w:r>
      <w:r>
        <w:rPr>
          <w:w w:val="105"/>
        </w:rPr>
        <w:t>la</w:t>
      </w:r>
      <w:r>
        <w:rPr>
          <w:spacing w:val="-15"/>
          <w:w w:val="105"/>
        </w:rPr>
        <w:t xml:space="preserve"> </w:t>
      </w:r>
      <w:r>
        <w:rPr>
          <w:w w:val="105"/>
        </w:rPr>
        <w:t>santé</w:t>
      </w:r>
      <w:r>
        <w:rPr>
          <w:spacing w:val="-16"/>
          <w:w w:val="105"/>
        </w:rPr>
        <w:t xml:space="preserve"> </w:t>
      </w:r>
      <w:r>
        <w:rPr>
          <w:w w:val="105"/>
        </w:rPr>
        <w:t>et</w:t>
      </w:r>
      <w:r>
        <w:rPr>
          <w:spacing w:val="-15"/>
          <w:w w:val="105"/>
        </w:rPr>
        <w:t xml:space="preserve"> </w:t>
      </w:r>
      <w:r>
        <w:rPr>
          <w:w w:val="105"/>
        </w:rPr>
        <w:t>des</w:t>
      </w:r>
      <w:r>
        <w:rPr>
          <w:spacing w:val="-16"/>
          <w:w w:val="105"/>
        </w:rPr>
        <w:t xml:space="preserve"> </w:t>
      </w:r>
      <w:r>
        <w:rPr>
          <w:w w:val="105"/>
        </w:rPr>
        <w:t>primes.</w:t>
      </w:r>
      <w:r>
        <w:rPr>
          <w:spacing w:val="-15"/>
          <w:w w:val="105"/>
        </w:rPr>
        <w:t xml:space="preserve"> </w:t>
      </w:r>
      <w:del w:id="56" w:author="Auteur">
        <w:r w:rsidDel="00CE48B2">
          <w:rPr>
            <w:w w:val="105"/>
          </w:rPr>
          <w:delText>À</w:delText>
        </w:r>
        <w:r w:rsidDel="00CE48B2">
          <w:rPr>
            <w:spacing w:val="-16"/>
            <w:w w:val="105"/>
          </w:rPr>
          <w:delText xml:space="preserve"> </w:delText>
        </w:r>
        <w:r w:rsidDel="00CE48B2">
          <w:rPr>
            <w:w w:val="105"/>
          </w:rPr>
          <w:delText>peine</w:delText>
        </w:r>
        <w:r w:rsidDel="00CE48B2">
          <w:rPr>
            <w:spacing w:val="-15"/>
            <w:w w:val="105"/>
          </w:rPr>
          <w:delText xml:space="preserve"> </w:delText>
        </w:r>
        <w:r w:rsidDel="00CE48B2">
          <w:rPr>
            <w:w w:val="105"/>
          </w:rPr>
          <w:delText>dix</w:delText>
        </w:r>
        <w:r w:rsidDel="00CE48B2">
          <w:rPr>
            <w:spacing w:val="-16"/>
            <w:w w:val="105"/>
          </w:rPr>
          <w:delText xml:space="preserve"> </w:delText>
        </w:r>
        <w:r w:rsidDel="00CE48B2">
          <w:rPr>
            <w:w w:val="105"/>
          </w:rPr>
          <w:delText>ans</w:delText>
        </w:r>
        <w:r w:rsidDel="00CE48B2">
          <w:rPr>
            <w:spacing w:val="-15"/>
            <w:w w:val="105"/>
          </w:rPr>
          <w:delText xml:space="preserve"> </w:delText>
        </w:r>
        <w:r w:rsidDel="00CE48B2">
          <w:rPr>
            <w:w w:val="105"/>
          </w:rPr>
          <w:delText>après la</w:delText>
        </w:r>
        <w:r w:rsidDel="00CE48B2">
          <w:rPr>
            <w:spacing w:val="-10"/>
            <w:w w:val="105"/>
          </w:rPr>
          <w:delText xml:space="preserve"> </w:delText>
        </w:r>
        <w:r w:rsidDel="00CE48B2">
          <w:rPr>
            <w:w w:val="105"/>
          </w:rPr>
          <w:delText>mise</w:delText>
        </w:r>
        <w:r w:rsidDel="00CE48B2">
          <w:rPr>
            <w:spacing w:val="-10"/>
            <w:w w:val="105"/>
          </w:rPr>
          <w:delText xml:space="preserve"> </w:delText>
        </w:r>
        <w:r w:rsidDel="00CE48B2">
          <w:rPr>
            <w:w w:val="105"/>
          </w:rPr>
          <w:delText>en</w:delText>
        </w:r>
        <w:r w:rsidDel="00CE48B2">
          <w:rPr>
            <w:spacing w:val="-10"/>
            <w:w w:val="105"/>
          </w:rPr>
          <w:delText xml:space="preserve"> </w:delText>
        </w:r>
        <w:r w:rsidR="00394C49" w:rsidDel="00CE48B2">
          <w:rPr>
            <w:w w:val="105"/>
          </w:rPr>
          <w:delText>œuvre</w:delText>
        </w:r>
        <w:r w:rsidDel="00CE48B2">
          <w:rPr>
            <w:spacing w:val="-10"/>
            <w:w w:val="105"/>
          </w:rPr>
          <w:delText xml:space="preserve"> </w:delText>
        </w:r>
        <w:r w:rsidDel="00CE48B2">
          <w:rPr>
            <w:w w:val="105"/>
          </w:rPr>
          <w:delText>de</w:delText>
        </w:r>
        <w:r w:rsidDel="00CE48B2">
          <w:rPr>
            <w:spacing w:val="-10"/>
            <w:w w:val="105"/>
          </w:rPr>
          <w:delText xml:space="preserve"> </w:delText>
        </w:r>
        <w:r w:rsidDel="00CE48B2">
          <w:rPr>
            <w:w w:val="105"/>
          </w:rPr>
          <w:delText>la</w:delText>
        </w:r>
        <w:r w:rsidDel="00CE48B2">
          <w:rPr>
            <w:spacing w:val="-10"/>
            <w:w w:val="105"/>
          </w:rPr>
          <w:delText xml:space="preserve"> </w:delText>
        </w:r>
        <w:r w:rsidR="0019130F" w:rsidDel="00CE48B2">
          <w:rPr>
            <w:w w:val="105"/>
          </w:rPr>
          <w:delText>LAMal</w:delText>
        </w:r>
        <w:r w:rsidDel="00CE48B2">
          <w:rPr>
            <w:w w:val="105"/>
          </w:rPr>
          <w:delText>,</w:delText>
        </w:r>
        <w:r w:rsidDel="00CE48B2">
          <w:rPr>
            <w:spacing w:val="-10"/>
            <w:w w:val="105"/>
          </w:rPr>
          <w:delText xml:space="preserve"> </w:delText>
        </w:r>
        <w:r w:rsidR="008725D2" w:rsidDel="00CE48B2">
          <w:fldChar w:fldCharType="begin"/>
        </w:r>
        <w:r w:rsidR="008725D2" w:rsidDel="00CE48B2">
          <w:delInstrText>HYPERLINK \l "_bookmark39"</w:delInstrText>
        </w:r>
        <w:r w:rsidR="008725D2" w:rsidDel="00CE48B2">
          <w:fldChar w:fldCharType="separate"/>
        </w:r>
        <w:r w:rsidR="008725D2" w:rsidRPr="00B325B8" w:rsidDel="00CE48B2">
          <w:rPr>
            <w:w w:val="105"/>
          </w:rPr>
          <w:delText>Bolgiani</w:delText>
        </w:r>
        <w:r w:rsidR="008725D2" w:rsidRPr="00B325B8" w:rsidDel="00CE48B2">
          <w:rPr>
            <w:spacing w:val="-10"/>
            <w:w w:val="105"/>
          </w:rPr>
          <w:delText xml:space="preserve"> </w:delText>
        </w:r>
        <w:r w:rsidR="008725D2" w:rsidRPr="00B325B8" w:rsidDel="00CE48B2">
          <w:rPr>
            <w:i/>
            <w:iCs/>
            <w:w w:val="105"/>
          </w:rPr>
          <w:delText>et</w:delText>
        </w:r>
        <w:r w:rsidR="008725D2" w:rsidRPr="00B325B8" w:rsidDel="00CE48B2">
          <w:rPr>
            <w:i/>
            <w:iCs/>
            <w:spacing w:val="-10"/>
            <w:w w:val="105"/>
          </w:rPr>
          <w:delText xml:space="preserve"> </w:delText>
        </w:r>
        <w:r w:rsidR="008725D2" w:rsidRPr="00B325B8" w:rsidDel="00CE48B2">
          <w:rPr>
            <w:i/>
            <w:iCs/>
            <w:w w:val="105"/>
          </w:rPr>
          <w:delText>al</w:delText>
        </w:r>
        <w:r w:rsidR="008725D2" w:rsidRPr="00B325B8" w:rsidDel="00CE48B2">
          <w:rPr>
            <w:w w:val="105"/>
          </w:rPr>
          <w:delText>.</w:delText>
        </w:r>
        <w:r w:rsidR="008725D2" w:rsidRPr="00B325B8" w:rsidDel="00CE48B2">
          <w:rPr>
            <w:spacing w:val="-10"/>
            <w:w w:val="105"/>
          </w:rPr>
          <w:delText xml:space="preserve"> </w:delText>
        </w:r>
        <w:r w:rsidR="008725D2" w:rsidRPr="00B325B8" w:rsidDel="00CE48B2">
          <w:rPr>
            <w:w w:val="105"/>
          </w:rPr>
          <w:delText>(2006)</w:delText>
        </w:r>
        <w:r w:rsidR="008725D2" w:rsidDel="00CE48B2">
          <w:fldChar w:fldCharType="end"/>
        </w:r>
        <w:r w:rsidDel="00CE48B2">
          <w:rPr>
            <w:color w:val="0074D9"/>
            <w:spacing w:val="-10"/>
            <w:w w:val="105"/>
          </w:rPr>
          <w:delText xml:space="preserve"> </w:delText>
        </w:r>
        <w:r w:rsidDel="00CE48B2">
          <w:rPr>
            <w:w w:val="105"/>
          </w:rPr>
          <w:delText>alertaient</w:delText>
        </w:r>
        <w:r w:rsidDel="00CE48B2">
          <w:rPr>
            <w:spacing w:val="-10"/>
            <w:w w:val="105"/>
          </w:rPr>
          <w:delText xml:space="preserve"> </w:delText>
        </w:r>
        <w:r w:rsidDel="00CE48B2">
          <w:rPr>
            <w:w w:val="105"/>
          </w:rPr>
          <w:delText>sur</w:delText>
        </w:r>
        <w:r w:rsidDel="00CE48B2">
          <w:rPr>
            <w:spacing w:val="-10"/>
            <w:w w:val="105"/>
          </w:rPr>
          <w:delText xml:space="preserve"> </w:delText>
        </w:r>
        <w:r w:rsidDel="00CE48B2">
          <w:rPr>
            <w:w w:val="105"/>
          </w:rPr>
          <w:delText>l’échec</w:delText>
        </w:r>
        <w:r w:rsidDel="00CE48B2">
          <w:rPr>
            <w:spacing w:val="-10"/>
            <w:w w:val="105"/>
          </w:rPr>
          <w:delText xml:space="preserve"> </w:delText>
        </w:r>
        <w:r w:rsidDel="00CE48B2">
          <w:rPr>
            <w:w w:val="105"/>
          </w:rPr>
          <w:delText>de</w:delText>
        </w:r>
        <w:r w:rsidDel="00CE48B2">
          <w:rPr>
            <w:spacing w:val="-10"/>
            <w:w w:val="105"/>
          </w:rPr>
          <w:delText xml:space="preserve"> </w:delText>
        </w:r>
        <w:r w:rsidDel="00CE48B2">
          <w:rPr>
            <w:w w:val="105"/>
          </w:rPr>
          <w:delText>cette</w:delText>
        </w:r>
        <w:r w:rsidDel="00CE48B2">
          <w:rPr>
            <w:spacing w:val="-10"/>
            <w:w w:val="105"/>
          </w:rPr>
          <w:delText xml:space="preserve"> </w:delText>
        </w:r>
        <w:r w:rsidDel="00CE48B2">
          <w:rPr>
            <w:w w:val="105"/>
          </w:rPr>
          <w:delText xml:space="preserve">réforme, </w:delText>
        </w:r>
        <w:r w:rsidDel="00CE48B2">
          <w:delText>axée</w:delText>
        </w:r>
        <w:r w:rsidDel="00CE48B2">
          <w:rPr>
            <w:spacing w:val="-1"/>
          </w:rPr>
          <w:delText xml:space="preserve"> </w:delText>
        </w:r>
        <w:r w:rsidDel="00CE48B2">
          <w:delText>sur le principe néolibéral de «</w:delText>
        </w:r>
        <w:r w:rsidDel="00CE48B2">
          <w:rPr>
            <w:spacing w:val="-15"/>
          </w:rPr>
          <w:delText xml:space="preserve"> </w:delText>
        </w:r>
        <w:r w:rsidDel="00CE48B2">
          <w:delText>managed competition</w:delText>
        </w:r>
        <w:r w:rsidDel="00CE48B2">
          <w:rPr>
            <w:spacing w:val="-15"/>
          </w:rPr>
          <w:delText xml:space="preserve"> </w:delText>
        </w:r>
        <w:r w:rsidDel="00CE48B2">
          <w:delText>», à endiguer cette augmentation des coûts qui se répercute de façon très inégalitaire sur les ménages étant donné que les primes ne sont</w:delText>
        </w:r>
        <w:r w:rsidDel="00CE48B2">
          <w:rPr>
            <w:spacing w:val="-5"/>
          </w:rPr>
          <w:delText xml:space="preserve"> </w:delText>
        </w:r>
        <w:r w:rsidDel="00CE48B2">
          <w:delText>pas</w:delText>
        </w:r>
        <w:r w:rsidDel="00CE48B2">
          <w:rPr>
            <w:spacing w:val="-5"/>
          </w:rPr>
          <w:delText xml:space="preserve"> </w:delText>
        </w:r>
        <w:r w:rsidDel="00CE48B2">
          <w:delText>proportionnelles</w:delText>
        </w:r>
        <w:r w:rsidDel="00CE48B2">
          <w:rPr>
            <w:spacing w:val="-5"/>
          </w:rPr>
          <w:delText xml:space="preserve"> </w:delText>
        </w:r>
        <w:r w:rsidDel="00CE48B2">
          <w:delText>au</w:delText>
        </w:r>
        <w:r w:rsidDel="00CE48B2">
          <w:rPr>
            <w:spacing w:val="-5"/>
          </w:rPr>
          <w:delText xml:space="preserve"> </w:delText>
        </w:r>
        <w:r w:rsidDel="00CE48B2">
          <w:delText>revenu.</w:delText>
        </w:r>
        <w:r w:rsidDel="00CE48B2">
          <w:rPr>
            <w:spacing w:val="-5"/>
          </w:rPr>
          <w:delText xml:space="preserve"> </w:delText>
        </w:r>
        <w:r w:rsidDel="00CE48B2">
          <w:delText>La</w:delText>
        </w:r>
        <w:r w:rsidDel="00CE48B2">
          <w:rPr>
            <w:spacing w:val="-5"/>
          </w:rPr>
          <w:delText xml:space="preserve"> </w:delText>
        </w:r>
        <w:r w:rsidDel="00CE48B2">
          <w:delText>réforme</w:delText>
        </w:r>
        <w:r w:rsidDel="00CE48B2">
          <w:rPr>
            <w:spacing w:val="-5"/>
          </w:rPr>
          <w:delText xml:space="preserve"> </w:delText>
        </w:r>
        <w:r w:rsidDel="00CE48B2">
          <w:delText>de</w:delText>
        </w:r>
        <w:r w:rsidDel="00CE48B2">
          <w:rPr>
            <w:spacing w:val="-5"/>
          </w:rPr>
          <w:delText xml:space="preserve"> </w:delText>
        </w:r>
        <w:r w:rsidDel="00CE48B2">
          <w:delText>la</w:delText>
        </w:r>
        <w:r w:rsidDel="00CE48B2">
          <w:rPr>
            <w:spacing w:val="-5"/>
          </w:rPr>
          <w:delText xml:space="preserve"> </w:delText>
        </w:r>
        <w:r w:rsidDel="00CE48B2">
          <w:delText>LAMal</w:delText>
        </w:r>
        <w:r w:rsidDel="00CE48B2">
          <w:rPr>
            <w:spacing w:val="-5"/>
          </w:rPr>
          <w:delText xml:space="preserve"> </w:delText>
        </w:r>
        <w:r w:rsidDel="00CE48B2">
          <w:delText>et</w:delText>
        </w:r>
        <w:r w:rsidDel="00CE48B2">
          <w:rPr>
            <w:spacing w:val="-5"/>
          </w:rPr>
          <w:delText xml:space="preserve"> </w:delText>
        </w:r>
        <w:r w:rsidDel="00CE48B2">
          <w:delText>la</w:delText>
        </w:r>
        <w:r w:rsidDel="00CE48B2">
          <w:rPr>
            <w:spacing w:val="-5"/>
          </w:rPr>
          <w:delText xml:space="preserve"> </w:delText>
        </w:r>
        <w:r w:rsidDel="00CE48B2">
          <w:delText>réduction</w:delText>
        </w:r>
        <w:r w:rsidDel="00CE48B2">
          <w:rPr>
            <w:spacing w:val="-5"/>
          </w:rPr>
          <w:delText xml:space="preserve"> </w:delText>
        </w:r>
        <w:r w:rsidDel="00CE48B2">
          <w:delText>des</w:delText>
        </w:r>
        <w:r w:rsidDel="00CE48B2">
          <w:rPr>
            <w:spacing w:val="-5"/>
          </w:rPr>
          <w:delText xml:space="preserve"> </w:delText>
        </w:r>
        <w:r w:rsidDel="00CE48B2">
          <w:delText>coûts</w:delText>
        </w:r>
        <w:r w:rsidDel="00CE48B2">
          <w:rPr>
            <w:spacing w:val="-5"/>
          </w:rPr>
          <w:delText xml:space="preserve"> </w:delText>
        </w:r>
        <w:r w:rsidDel="00CE48B2">
          <w:delText>dev</w:delText>
        </w:r>
        <w:r w:rsidR="008079AE" w:rsidDel="00CE48B2">
          <w:delText>r</w:delText>
        </w:r>
        <w:r w:rsidDel="00CE48B2">
          <w:delText xml:space="preserve">aient </w:delText>
        </w:r>
        <w:r w:rsidDel="00CE48B2">
          <w:rPr>
            <w:w w:val="105"/>
          </w:rPr>
          <w:delText>donc</w:delText>
        </w:r>
        <w:r w:rsidDel="00CE48B2">
          <w:rPr>
            <w:spacing w:val="-10"/>
            <w:w w:val="105"/>
          </w:rPr>
          <w:delText xml:space="preserve"> </w:delText>
        </w:r>
        <w:r w:rsidDel="00CE48B2">
          <w:rPr>
            <w:w w:val="105"/>
          </w:rPr>
          <w:delText>devenir</w:delText>
        </w:r>
        <w:r w:rsidDel="00CE48B2">
          <w:rPr>
            <w:spacing w:val="-10"/>
            <w:w w:val="105"/>
          </w:rPr>
          <w:delText xml:space="preserve"> </w:delText>
        </w:r>
        <w:r w:rsidDel="00CE48B2">
          <w:rPr>
            <w:w w:val="105"/>
          </w:rPr>
          <w:delText>la</w:delText>
        </w:r>
        <w:r w:rsidDel="00CE48B2">
          <w:rPr>
            <w:spacing w:val="-11"/>
            <w:w w:val="105"/>
          </w:rPr>
          <w:delText xml:space="preserve"> </w:delText>
        </w:r>
        <w:r w:rsidDel="00CE48B2">
          <w:rPr>
            <w:w w:val="105"/>
          </w:rPr>
          <w:delText>priorité</w:delText>
        </w:r>
        <w:r w:rsidDel="00CE48B2">
          <w:rPr>
            <w:spacing w:val="-10"/>
            <w:w w:val="105"/>
          </w:rPr>
          <w:delText xml:space="preserve"> </w:delText>
        </w:r>
        <w:r w:rsidDel="00CE48B2">
          <w:rPr>
            <w:w w:val="105"/>
          </w:rPr>
          <w:delText>de</w:delText>
        </w:r>
        <w:r w:rsidDel="00CE48B2">
          <w:rPr>
            <w:spacing w:val="-10"/>
            <w:w w:val="105"/>
          </w:rPr>
          <w:delText xml:space="preserve"> </w:delText>
        </w:r>
        <w:r w:rsidDel="00CE48B2">
          <w:rPr>
            <w:w w:val="105"/>
          </w:rPr>
          <w:delText>l’agenda</w:delText>
        </w:r>
        <w:r w:rsidDel="00CE48B2">
          <w:rPr>
            <w:spacing w:val="-11"/>
            <w:w w:val="105"/>
          </w:rPr>
          <w:delText xml:space="preserve"> </w:delText>
        </w:r>
        <w:r w:rsidDel="00CE48B2">
          <w:rPr>
            <w:w w:val="105"/>
          </w:rPr>
          <w:delText>politique</w:delText>
        </w:r>
        <w:r w:rsidDel="00CE48B2">
          <w:rPr>
            <w:spacing w:val="-10"/>
            <w:w w:val="105"/>
          </w:rPr>
          <w:delText xml:space="preserve"> </w:delText>
        </w:r>
        <w:r w:rsidDel="00CE48B2">
          <w:rPr>
            <w:w w:val="105"/>
          </w:rPr>
          <w:delText>dans</w:delText>
        </w:r>
        <w:r w:rsidDel="00CE48B2">
          <w:rPr>
            <w:spacing w:val="-10"/>
            <w:w w:val="105"/>
          </w:rPr>
          <w:delText xml:space="preserve"> </w:delText>
        </w:r>
        <w:r w:rsidDel="00CE48B2">
          <w:rPr>
            <w:w w:val="105"/>
          </w:rPr>
          <w:delText>les</w:delText>
        </w:r>
        <w:r w:rsidDel="00CE48B2">
          <w:rPr>
            <w:spacing w:val="-11"/>
            <w:w w:val="105"/>
          </w:rPr>
          <w:delText xml:space="preserve"> </w:delText>
        </w:r>
        <w:r w:rsidDel="00CE48B2">
          <w:rPr>
            <w:w w:val="105"/>
          </w:rPr>
          <w:delText>années</w:delText>
        </w:r>
        <w:r w:rsidDel="00CE48B2">
          <w:rPr>
            <w:spacing w:val="-10"/>
            <w:w w:val="105"/>
          </w:rPr>
          <w:delText xml:space="preserve"> </w:delText>
        </w:r>
        <w:r w:rsidDel="00CE48B2">
          <w:rPr>
            <w:w w:val="105"/>
          </w:rPr>
          <w:delText>à</w:delText>
        </w:r>
        <w:r w:rsidDel="00CE48B2">
          <w:rPr>
            <w:spacing w:val="-10"/>
            <w:w w:val="105"/>
          </w:rPr>
          <w:delText xml:space="preserve"> </w:delText>
        </w:r>
        <w:r w:rsidDel="00CE48B2">
          <w:rPr>
            <w:w w:val="105"/>
          </w:rPr>
          <w:delText>venir</w:delText>
        </w:r>
        <w:r w:rsidDel="00CE48B2">
          <w:rPr>
            <w:spacing w:val="-11"/>
            <w:w w:val="105"/>
          </w:rPr>
          <w:delText xml:space="preserve"> </w:delText>
        </w:r>
        <w:r w:rsidDel="00CE48B2">
          <w:rPr>
            <w:w w:val="105"/>
          </w:rPr>
          <w:delText>si</w:delText>
        </w:r>
        <w:r w:rsidDel="00CE48B2">
          <w:rPr>
            <w:spacing w:val="-10"/>
            <w:w w:val="105"/>
          </w:rPr>
          <w:delText xml:space="preserve"> </w:delText>
        </w:r>
        <w:r w:rsidDel="00CE48B2">
          <w:rPr>
            <w:w w:val="105"/>
          </w:rPr>
          <w:delText>l’on</w:delText>
        </w:r>
        <w:r w:rsidDel="00CE48B2">
          <w:rPr>
            <w:spacing w:val="-10"/>
            <w:w w:val="105"/>
          </w:rPr>
          <w:delText xml:space="preserve"> </w:delText>
        </w:r>
        <w:r w:rsidDel="00CE48B2">
          <w:rPr>
            <w:w w:val="105"/>
          </w:rPr>
          <w:delText>voulait</w:delText>
        </w:r>
        <w:r w:rsidDel="00CE48B2">
          <w:rPr>
            <w:spacing w:val="-11"/>
            <w:w w:val="105"/>
          </w:rPr>
          <w:delText xml:space="preserve"> </w:delText>
        </w:r>
        <w:r w:rsidDel="00CE48B2">
          <w:rPr>
            <w:w w:val="105"/>
          </w:rPr>
          <w:delText>garantir l’existence</w:delText>
        </w:r>
        <w:r w:rsidDel="00CE48B2">
          <w:rPr>
            <w:spacing w:val="-16"/>
            <w:w w:val="105"/>
          </w:rPr>
          <w:delText xml:space="preserve"> </w:delText>
        </w:r>
        <w:r w:rsidDel="00CE48B2">
          <w:rPr>
            <w:w w:val="105"/>
          </w:rPr>
          <w:delText>de</w:delText>
        </w:r>
        <w:r w:rsidDel="00CE48B2">
          <w:rPr>
            <w:spacing w:val="-16"/>
            <w:w w:val="105"/>
          </w:rPr>
          <w:delText xml:space="preserve"> </w:delText>
        </w:r>
        <w:r w:rsidDel="00CE48B2">
          <w:rPr>
            <w:w w:val="105"/>
          </w:rPr>
          <w:delText>l’assurance-maladie</w:delText>
        </w:r>
        <w:r w:rsidDel="00CE48B2">
          <w:rPr>
            <w:spacing w:val="-16"/>
            <w:w w:val="105"/>
          </w:rPr>
          <w:delText xml:space="preserve"> </w:delText>
        </w:r>
        <w:r w:rsidDel="00CE48B2">
          <w:rPr>
            <w:w w:val="105"/>
          </w:rPr>
          <w:delText>obligatoire</w:delText>
        </w:r>
        <w:r w:rsidDel="00CE48B2">
          <w:rPr>
            <w:spacing w:val="-15"/>
            <w:w w:val="105"/>
          </w:rPr>
          <w:delText xml:space="preserve"> </w:delText>
        </w:r>
        <w:r w:rsidDel="00CE48B2">
          <w:rPr>
            <w:w w:val="105"/>
          </w:rPr>
          <w:delText>en</w:delText>
        </w:r>
        <w:r w:rsidDel="00CE48B2">
          <w:rPr>
            <w:spacing w:val="-16"/>
            <w:w w:val="105"/>
          </w:rPr>
          <w:delText xml:space="preserve"> </w:delText>
        </w:r>
        <w:r w:rsidDel="00CE48B2">
          <w:rPr>
            <w:w w:val="105"/>
          </w:rPr>
          <w:delText>Suisse.</w:delText>
        </w:r>
      </w:del>
    </w:p>
    <w:p w14:paraId="4AF594D1" w14:textId="20D1AE80" w:rsidR="008725D2" w:rsidRDefault="00000000" w:rsidP="00F979B2">
      <w:pPr>
        <w:pStyle w:val="Corpsdetexte"/>
        <w:spacing w:line="283" w:lineRule="auto"/>
        <w:ind w:left="0" w:right="95"/>
      </w:pPr>
      <w:r>
        <w:t>Trente ans après l’introduction de la LAMal, la réforme du système de santé est effectivement devenue une priorité pour les acteurs politiques, si bien que la population suisse a voté sur 16 objets concernant soit le système de santé ou l’assurance-maladie depuis l’acceptation de la Lamal en votation en 1994, sur un total de trente objets au total depuis la création de l’État fédéral en 1848</w:t>
      </w:r>
      <w:ins w:id="57" w:author="Auteur">
        <w:r w:rsidR="00347138">
          <w:t xml:space="preserve">. </w:t>
        </w:r>
      </w:ins>
      <w:del w:id="58" w:author="Auteur">
        <w:r w:rsidDel="00347138">
          <w:delText xml:space="preserve"> (voir tableau 1 de l’annexe). </w:delText>
        </w:r>
      </w:del>
      <w:r>
        <w:t xml:space="preserve">Mais l’économie politique du système de santé suisse est marquée par un profond paradoxe. Les nombreux problèmes soulignés par </w:t>
      </w:r>
      <w:r w:rsidR="008725D2" w:rsidRPr="00347138">
        <w:fldChar w:fldCharType="begin"/>
      </w:r>
      <w:r w:rsidR="008725D2" w:rsidRPr="00347138">
        <w:instrText>HYPERLINK \l "_bookmark39"</w:instrText>
      </w:r>
      <w:r w:rsidR="008725D2" w:rsidRPr="00347138">
        <w:fldChar w:fldCharType="separate"/>
      </w:r>
      <w:proofErr w:type="spellStart"/>
      <w:r w:rsidR="008725D2" w:rsidRPr="00347138">
        <w:t>Bolgiani</w:t>
      </w:r>
      <w:proofErr w:type="spellEnd"/>
      <w:r w:rsidR="008725D2" w:rsidRPr="00347138">
        <w:t xml:space="preserve"> </w:t>
      </w:r>
      <w:r w:rsidR="008725D2" w:rsidRPr="00E32EF4">
        <w:rPr>
          <w:rPrChange w:id="59" w:author="Auteur">
            <w:rPr>
              <w:i/>
              <w:iCs/>
            </w:rPr>
          </w:rPrChange>
        </w:rPr>
        <w:t>et al.</w:t>
      </w:r>
      <w:r w:rsidR="008725D2" w:rsidRPr="00347138">
        <w:t xml:space="preserve"> (2006)</w:t>
      </w:r>
      <w:r w:rsidR="008725D2" w:rsidRPr="00347138">
        <w:fldChar w:fldCharType="end"/>
      </w:r>
      <w:r>
        <w:rPr>
          <w:color w:val="0074D9"/>
        </w:rPr>
        <w:t xml:space="preserve"> </w:t>
      </w:r>
      <w:r>
        <w:t xml:space="preserve">se sont </w:t>
      </w:r>
      <w:r w:rsidR="0071627E">
        <w:t>aggravés :</w:t>
      </w:r>
      <w:r>
        <w:t xml:space="preserve"> les coûts de la santé et les primes d’assurance-maladie ont continué d’augmenter et de peser de manière </w:t>
      </w:r>
      <w:r w:rsidR="00394C49">
        <w:t>préoccupante</w:t>
      </w:r>
      <w:r>
        <w:t xml:space="preserve"> sur le budget des ménages. </w:t>
      </w:r>
      <w:del w:id="60" w:author="Auteur">
        <w:r w:rsidDel="00132A50">
          <w:delText xml:space="preserve">Mais </w:delText>
        </w:r>
      </w:del>
      <w:ins w:id="61" w:author="Auteur">
        <w:r w:rsidR="00132A50">
          <w:t>Pourtant</w:t>
        </w:r>
        <w:r w:rsidR="007052C7">
          <w:t>,</w:t>
        </w:r>
        <w:r w:rsidR="00132A50">
          <w:t xml:space="preserve"> </w:t>
        </w:r>
      </w:ins>
      <w:r>
        <w:t xml:space="preserve">cette </w:t>
      </w:r>
      <w:del w:id="62" w:author="Auteur">
        <w:r w:rsidDel="007052C7">
          <w:delText xml:space="preserve">aggravation </w:delText>
        </w:r>
      </w:del>
      <w:ins w:id="63" w:author="Auteur">
        <w:r w:rsidR="007052C7">
          <w:t xml:space="preserve">dynamique </w:t>
        </w:r>
      </w:ins>
      <w:del w:id="64" w:author="Auteur">
        <w:r w:rsidDel="007052C7">
          <w:delText xml:space="preserve">de la situation </w:delText>
        </w:r>
      </w:del>
      <w:r>
        <w:t>n’a pas donné lieu à un soutien politique significatif permettant</w:t>
      </w:r>
      <w:r>
        <w:rPr>
          <w:spacing w:val="33"/>
        </w:rPr>
        <w:t xml:space="preserve"> </w:t>
      </w:r>
      <w:r>
        <w:t>une</w:t>
      </w:r>
      <w:r>
        <w:rPr>
          <w:spacing w:val="33"/>
        </w:rPr>
        <w:t xml:space="preserve"> </w:t>
      </w:r>
      <w:r>
        <w:t>réforme</w:t>
      </w:r>
      <w:r>
        <w:rPr>
          <w:spacing w:val="33"/>
        </w:rPr>
        <w:t xml:space="preserve"> </w:t>
      </w:r>
      <w:r>
        <w:t>de</w:t>
      </w:r>
      <w:r>
        <w:rPr>
          <w:spacing w:val="33"/>
        </w:rPr>
        <w:t xml:space="preserve"> </w:t>
      </w:r>
      <w:r>
        <w:t>la</w:t>
      </w:r>
      <w:r>
        <w:rPr>
          <w:spacing w:val="33"/>
        </w:rPr>
        <w:t xml:space="preserve"> </w:t>
      </w:r>
      <w:r>
        <w:t>LAMal</w:t>
      </w:r>
      <w:r>
        <w:rPr>
          <w:spacing w:val="33"/>
        </w:rPr>
        <w:t xml:space="preserve"> </w:t>
      </w:r>
      <w:r>
        <w:t>en</w:t>
      </w:r>
      <w:r>
        <w:rPr>
          <w:spacing w:val="33"/>
        </w:rPr>
        <w:t xml:space="preserve"> </w:t>
      </w:r>
      <w:r>
        <w:t>faveur</w:t>
      </w:r>
      <w:r>
        <w:rPr>
          <w:spacing w:val="33"/>
        </w:rPr>
        <w:t xml:space="preserve"> </w:t>
      </w:r>
      <w:r>
        <w:t>d’une</w:t>
      </w:r>
      <w:r>
        <w:rPr>
          <w:spacing w:val="33"/>
        </w:rPr>
        <w:t xml:space="preserve"> </w:t>
      </w:r>
      <w:r>
        <w:t>réduction</w:t>
      </w:r>
      <w:r>
        <w:rPr>
          <w:spacing w:val="33"/>
        </w:rPr>
        <w:t xml:space="preserve"> </w:t>
      </w:r>
      <w:r>
        <w:t>des</w:t>
      </w:r>
      <w:r>
        <w:rPr>
          <w:spacing w:val="33"/>
        </w:rPr>
        <w:t xml:space="preserve"> </w:t>
      </w:r>
      <w:r>
        <w:t>coûts</w:t>
      </w:r>
      <w:r>
        <w:rPr>
          <w:spacing w:val="33"/>
        </w:rPr>
        <w:t xml:space="preserve"> </w:t>
      </w:r>
      <w:r>
        <w:t>pour</w:t>
      </w:r>
      <w:r>
        <w:rPr>
          <w:spacing w:val="33"/>
        </w:rPr>
        <w:t xml:space="preserve"> </w:t>
      </w:r>
      <w:r>
        <w:t>la</w:t>
      </w:r>
      <w:r>
        <w:rPr>
          <w:spacing w:val="33"/>
        </w:rPr>
        <w:t xml:space="preserve"> </w:t>
      </w:r>
      <w:r>
        <w:t xml:space="preserve">majorité des ménages. Au contraire, la population suisse a refusé lors des votations de 2024 deux initiatives </w:t>
      </w:r>
      <w:r>
        <w:lastRenderedPageBreak/>
        <w:t>visant à alléger le coût des primes pour les ménages. La première proposait de fixer le montant maximal des primes à 10% du revenu des ménages («</w:t>
      </w:r>
      <w:r>
        <w:rPr>
          <w:spacing w:val="-15"/>
        </w:rPr>
        <w:t xml:space="preserve"> </w:t>
      </w:r>
      <w:r>
        <w:t>initiative d’allègement des primes</w:t>
      </w:r>
      <w:r>
        <w:rPr>
          <w:spacing w:val="-15"/>
        </w:rPr>
        <w:t xml:space="preserve"> </w:t>
      </w:r>
      <w:r>
        <w:t>»)</w:t>
      </w:r>
      <w:r>
        <w:rPr>
          <w:spacing w:val="-1"/>
        </w:rPr>
        <w:t xml:space="preserve"> </w:t>
      </w:r>
      <w:r>
        <w:t>tandis que la deuxième proposait, plus modestement, que l’augmentation des primes ne dépasse pas un certain seuil qui aurait été déterminé par l’évolution des salaires et de la croissance économique.</w:t>
      </w:r>
    </w:p>
    <w:p w14:paraId="3ABF4FAB" w14:textId="372344B6" w:rsidR="00DF74D6" w:rsidRDefault="00DF74D6" w:rsidP="00DF74D6">
      <w:pPr>
        <w:pStyle w:val="Corpsdetexte"/>
        <w:spacing w:before="196" w:line="283" w:lineRule="auto"/>
        <w:ind w:left="0" w:right="98"/>
        <w:rPr>
          <w:ins w:id="65" w:author="Auteur"/>
        </w:rPr>
      </w:pPr>
      <w:ins w:id="66" w:author="Auteur">
        <w:r>
          <w:t>Différents types de facteurs sont mobilisés pour expliquer cette trajectoire paradoxale du changement institutionnel de l’assurance-maladie en Suisse et les freins systématiques aux réformes. Une certaine emphase est mise sur les caractéristiques institutionnelles</w:t>
        </w:r>
        <w:r>
          <w:rPr>
            <w:spacing w:val="80"/>
            <w:w w:val="150"/>
          </w:rPr>
          <w:t xml:space="preserve"> </w:t>
        </w:r>
        <w:r>
          <w:t xml:space="preserve">du pays, notamment la démocratie semi-directe et le droit de référendum qui, selon </w:t>
        </w:r>
        <w:r>
          <w:fldChar w:fldCharType="begin"/>
        </w:r>
      </w:ins>
      <w:r w:rsidR="007450B8">
        <w:instrText xml:space="preserve"> ADDIN ZOTERO_ITEM CSL_CITATION {"citationID":"GE9xWdFL","properties":{"formattedCitation":"(Immergut 1992)","plainCitation":"(Immergut 1992)","dontUpdate":true,"noteIndex":0},"citationItems":[{"id":5400,"uris":["http://zotero.org/groups/6347865/items/6ESDC3WA"],"itemData":{"id":5400,"type":"chapter","citation-key":"immergutRulesGameLogic1992","container-title":"Structuring Politics","DOI":"10.1017/CBO9780511528125.004","edition":"1","ISBN":"978-0-521-41780-8","language":"en","page":"57-89","publisher":"Cambridge University Press","source":"DOI.org (Crossref)","title":"The rules of the game: The logic of health policy-making in France, Switzerland, and Sweden","title-short":"The rules of the game","URL":"https://www.cambridge.org/core/product/identifier/CBO9780511528125A011/type/book_part","editor":[{"family":"Steinmo","given":"Sven"},{"family":"Thelen","given":"Kathleen"},{"family":"Longstreth","given":"Frank"}],"author":[{"family":"Immergut","given":"Ellen M."}],"accessed":{"date-parts":[["2026",1,27]]},"issued":{"date-parts":[["1992",9,25]]}}}],"schema":"https://github.com/citation-style-language/schema/raw/master/csl-citation.json"} </w:instrText>
      </w:r>
      <w:ins w:id="67" w:author="Auteur">
        <w:r>
          <w:fldChar w:fldCharType="separate"/>
        </w:r>
        <w:r w:rsidRPr="00B325B8">
          <w:t xml:space="preserve">Immergut </w:t>
        </w:r>
        <w:r>
          <w:t>(</w:t>
        </w:r>
        <w:r w:rsidRPr="00B325B8">
          <w:t>1992)</w:t>
        </w:r>
        <w:r>
          <w:fldChar w:fldCharType="end"/>
        </w:r>
        <w:r>
          <w:t xml:space="preserve">, offrent une possibilité aux groupes d’intérêts, ici notamment liés au domaine médical, d’influencer les processus politiques à leur avantage. </w:t>
        </w:r>
        <w:r>
          <w:fldChar w:fldCharType="begin"/>
        </w:r>
      </w:ins>
      <w:r w:rsidR="007450B8">
        <w:instrText xml:space="preserve"> ADDIN ZOTERO_ITEM CSL_CITATION {"citationID":"GrTXsCdt","properties":{"formattedCitation":"(Braun et Uhlmann 2009)","plainCitation":"(Braun et Uhlmann 2009)","dontUpdate":true,"noteIndex":0},"citationItems":[{"id":5454,"uris":["http://zotero.org/groups/6347865/items/J4Z9JTNS"],"itemData":{"id":5454,"type":"article-journal","abstract":"The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instrText>
      </w:r>
      <w:ins w:id="68" w:author="Auteur">
        <w:r>
          <w:fldChar w:fldCharType="separate"/>
        </w:r>
        <w:r w:rsidRPr="0001402C">
          <w:t xml:space="preserve">Braun </w:t>
        </w:r>
        <w:r>
          <w:t>&amp;</w:t>
        </w:r>
        <w:r w:rsidRPr="0001402C">
          <w:t xml:space="preserve"> Uhlmann </w:t>
        </w:r>
        <w:r>
          <w:t>(</w:t>
        </w:r>
        <w:r w:rsidRPr="0001402C">
          <w:t>2009)</w:t>
        </w:r>
        <w:r>
          <w:fldChar w:fldCharType="end"/>
        </w:r>
        <w:r>
          <w:t xml:space="preserve"> mettent en avant les coalitions politiques organisées autour de préférences qui n’auraient pas changé suffisamment pour provoquer de reconfiguration. </w:t>
        </w:r>
        <w:r>
          <w:fldChar w:fldCharType="begin"/>
        </w:r>
      </w:ins>
      <w:r w:rsidR="007450B8">
        <w:instrText xml:space="preserve"> ADDIN ZOTERO_ITEM CSL_CITATION {"citationID":"Jw7qljsG","properties":{"formattedCitation":"(De Pietro et Crivelli 2015)","plainCitation":"(De Pietro et Crivelli 2015)","dontUpdate":true,"noteIndex":0},"citationItems":[{"id":5448,"uris":["http://zotero.org/groups/6347865/items/WHAJS9EX"],"itemData":{"id":5448,"type":"article-journal","abstract":"The article describes a recent Swiss popular initiative, aiming to replace the current system of statutory health insurance run by 61 competing private insurers with a new system run by a single public insurer. Despite the rejection of the initiative by 62% of voters in late September 2014, the campaign and ballot results are interesting because they show the importance of (effective) public communication in shaping the outcome of a popular ballot. The relevance of the Swiss case goes beyond the peculiarities of its federalism and direct democracy and might be useful for other countries debating the pros and cons of national unitary health insurance systems versus models using multiple insurers. After this electoral ballot, the project to establish a public sickness fund in Switzerland seems definitely stopped, at least for the next decade. Insurers, who opposed the initiative, have effectively fed the “fear of change” of the population and have stressed the good outcomes of the Swiss healthcare system. However, the political pressure favoured by the popular initiative opened a “windows of opportunity” and led the federal Parliament to pass a stricter regulation of health insurers, improving in this way the current system.","citation-key":"depietroSwissPopularInitiative2015","container-title":"Health Policy","DOI":"10.1016/j.healthpol.2015.05.004","ISSN":"0168-8510","issue":"7","journalAbbreviation":"Health Policy","page":"851-855","source":"ScienceDirect","title":"Swiss popular initiative for a single health insurer… once again!","volume":"119","author":[{"family":"De Pietro","given":"Carlo"},{"family":"Crivelli","given":"Luca"}],"issued":{"date-parts":[["2015",7,1]]}}}],"schema":"https://github.com/citation-style-language/schema/raw/master/csl-citation.json"} </w:instrText>
      </w:r>
      <w:ins w:id="69" w:author="Auteur">
        <w:r>
          <w:fldChar w:fldCharType="separate"/>
        </w:r>
        <w:r w:rsidRPr="00CA5CAE">
          <w:t xml:space="preserve">De Pietro </w:t>
        </w:r>
        <w:r>
          <w:t>&amp;</w:t>
        </w:r>
        <w:r w:rsidRPr="00CA5CAE">
          <w:t xml:space="preserve"> Crivelli </w:t>
        </w:r>
        <w:r>
          <w:t>(</w:t>
        </w:r>
        <w:r w:rsidRPr="00CA5CAE">
          <w:t>2015)</w:t>
        </w:r>
        <w:r>
          <w:fldChar w:fldCharType="end"/>
        </w:r>
        <w:r>
          <w:t xml:space="preserve"> mentionnent l’importance</w:t>
        </w:r>
        <w:r>
          <w:rPr>
            <w:spacing w:val="-8"/>
          </w:rPr>
          <w:t xml:space="preserve"> </w:t>
        </w:r>
        <w:r>
          <w:t>des</w:t>
        </w:r>
        <w:r>
          <w:rPr>
            <w:spacing w:val="-8"/>
          </w:rPr>
          <w:t xml:space="preserve"> </w:t>
        </w:r>
        <w:r>
          <w:t>campagnes</w:t>
        </w:r>
        <w:r>
          <w:rPr>
            <w:spacing w:val="-8"/>
          </w:rPr>
          <w:t xml:space="preserve"> </w:t>
        </w:r>
        <w:r>
          <w:t>électorales</w:t>
        </w:r>
        <w:r>
          <w:rPr>
            <w:spacing w:val="-8"/>
          </w:rPr>
          <w:t xml:space="preserve"> </w:t>
        </w:r>
        <w:r>
          <w:t>sur</w:t>
        </w:r>
        <w:r>
          <w:rPr>
            <w:spacing w:val="-8"/>
          </w:rPr>
          <w:t xml:space="preserve"> </w:t>
        </w:r>
        <w:r>
          <w:t>l’influence</w:t>
        </w:r>
        <w:r>
          <w:rPr>
            <w:spacing w:val="-8"/>
          </w:rPr>
          <w:t xml:space="preserve"> </w:t>
        </w:r>
        <w:r>
          <w:t>de</w:t>
        </w:r>
        <w:r>
          <w:rPr>
            <w:spacing w:val="-8"/>
          </w:rPr>
          <w:t xml:space="preserve"> </w:t>
        </w:r>
        <w:r>
          <w:t>l’opinion</w:t>
        </w:r>
        <w:r>
          <w:rPr>
            <w:spacing w:val="-8"/>
          </w:rPr>
          <w:t xml:space="preserve"> </w:t>
        </w:r>
        <w:r>
          <w:t>publique</w:t>
        </w:r>
        <w:r>
          <w:rPr>
            <w:spacing w:val="-8"/>
          </w:rPr>
          <w:t xml:space="preserve"> </w:t>
        </w:r>
        <w:r>
          <w:t>tandis</w:t>
        </w:r>
        <w:r>
          <w:rPr>
            <w:spacing w:val="-8"/>
          </w:rPr>
          <w:t xml:space="preserve"> </w:t>
        </w:r>
        <w:r>
          <w:t xml:space="preserve">que </w:t>
        </w:r>
        <w:r>
          <w:fldChar w:fldCharType="begin"/>
        </w:r>
      </w:ins>
      <w:r w:rsidR="007450B8">
        <w:instrText xml:space="preserve"> ADDIN ZOTERO_ITEM CSL_CITATION {"citationID":"zco9uqqc","properties":{"formattedCitation":"(Philipp Trein 2025)","plainCitation":"(Philipp Trein 2025)","dontUpdate":true,"noteIndex":0},"citationItems":[{"id":5494,"uris":["http://zotero.org/groups/6347865/items/PUQ4C2UX"],"itemData":{"id":5494,"type":"article-journal","abstract":"This article examines the challenges of health insurance reform in Switzerland from a political science perspective. Despite increasing pressure due to rising insurance premiums, major reforms of the system remain difficult to implement. The analysis highlights three mechanisms that hinder these reforms: the institutionalization of the system, which stabilizes existing policies; the role of voters, whose choices are influenced by social and identity factors rather than objective analysis; and the conservative bias of politicians, who often underestimate public support for structural changes. This article thus underscores the inherent constraints of democracy in the field of health policy and the importance of institutional and behavioral dynamics in shaping reforms.","citation-key":"treinDemocracyHealthInsurance2025","container-title":"Revue Medicale Suisse","DOI":"10.53738/REVMED.2025.21.912.684","ISSN":"1660-9379","issue":"912","journalAbbreviation":"Rev Med Suisse","language":"fre","page":"684-687","PMID":"40176619","source":"PubMed","title":"Democracy and health insurance reform in Switzerland","volume":"21","author":[{"family":"Trein","given":"Philipp"}],"issued":{"date-parts":[["2025",4,2]]}}}],"schema":"https://github.com/citation-style-language/schema/raw/master/csl-citation.json"} </w:instrText>
      </w:r>
      <w:ins w:id="70" w:author="Auteur">
        <w:r>
          <w:fldChar w:fldCharType="separate"/>
        </w:r>
        <w:r w:rsidRPr="00B81CC6">
          <w:t xml:space="preserve">Philipp Trein </w:t>
        </w:r>
        <w:r>
          <w:t>(</w:t>
        </w:r>
        <w:r w:rsidRPr="00B81CC6">
          <w:t>2025)</w:t>
        </w:r>
        <w:r>
          <w:fldChar w:fldCharType="end"/>
        </w:r>
        <w:r>
          <w:rPr>
            <w:spacing w:val="-8"/>
          </w:rPr>
          <w:t xml:space="preserve"> </w:t>
        </w:r>
        <w:r>
          <w:t>ajoute à l’immobilisme politique le manque de confiance dans les experts et les profits du système d’assurance-maladie actuel.</w:t>
        </w:r>
        <w:r w:rsidR="00846403">
          <w:t xml:space="preserve"> </w:t>
        </w:r>
      </w:ins>
    </w:p>
    <w:p w14:paraId="4A5AF9E1" w14:textId="44A2F5DF" w:rsidR="008725D2" w:rsidDel="00D90081" w:rsidRDefault="00000000" w:rsidP="00972D0A">
      <w:pPr>
        <w:pStyle w:val="Corpsdetexte"/>
        <w:spacing w:line="283" w:lineRule="auto"/>
        <w:ind w:left="0" w:right="123"/>
        <w:rPr>
          <w:del w:id="71" w:author="Auteur"/>
        </w:rPr>
      </w:pPr>
      <w:del w:id="72" w:author="Auteur">
        <w:r w:rsidDel="00DF74D6">
          <w:delText>Comment expliquer cette trajectoire paradoxale du changement institutionnel de l’assurance-maladie en Suisse</w:delText>
        </w:r>
        <w:r w:rsidR="00C61A0B" w:rsidDel="00DF74D6">
          <w:delText xml:space="preserve"> </w:delText>
        </w:r>
        <w:r w:rsidDel="00DF74D6">
          <w:delText>? Différents types de facteurs sont mobilisés pour expliquer les freins aux réformes. Une certaine emphase est mise sur les caractéristiques institutionnelles</w:delText>
        </w:r>
        <w:r w:rsidDel="00DF74D6">
          <w:rPr>
            <w:spacing w:val="80"/>
            <w:w w:val="150"/>
          </w:rPr>
          <w:delText xml:space="preserve"> </w:delText>
        </w:r>
        <w:r w:rsidDel="00DF74D6">
          <w:delText>du pays, notamment la démocratie semi-directe et le droit de référendum qui, pour</w:delText>
        </w:r>
        <w:r w:rsidR="00B325B8" w:rsidDel="00DF74D6">
          <w:delText xml:space="preserve"> </w:delText>
        </w:r>
        <w:r w:rsidR="00B325B8" w:rsidDel="00DF74D6">
          <w:fldChar w:fldCharType="begin"/>
        </w:r>
        <w:r w:rsidR="00E568D0" w:rsidDel="00DF74D6">
          <w:delInstrText xml:space="preserve"> ADDIN ZOTERO_ITEM CSL_CITATION {"citationID":"GE9xWdFL","properties":{"formattedCitation":"(Immergut 1992)","plainCitation":"(Immergut 1992)","dontUpdate":true,"noteIndex":0},"citationItems":[{"id":5911,"uris":["http://zotero.org/groups/6347865/items/6ESDC3WA"],"itemData":{"id":5911,"type":"chapter","citation-key":"immergutRulesGameLogic1992","container-title":"Structuring Politics","DOI":"10.1017/CBO9780511528125.004","edition":"1","ISBN":"978-0-521-41780-8","language":"en","page":"57-89","publisher":"Cambridge University Press","source":"DOI.org (Crossref)","title":"The rules of the game: The logic of health policy-making in France, Switzerland, and Sweden","title-short":"The rules of the game","URL":"https://www.cambridge.org/core/product/identifier/CBO9780511528125A011/type/book_part","editor":[{"family":"Steinmo","given":"Sven"},{"family":"Thelen","given":"Kathleen"},{"family":"Longstreth","given":"Frank"}],"author":[{"family":"Immergut","given":"Ellen M."}],"accessed":{"date-parts":[["2026",1,27]]},"issued":{"date-parts":[["1992",9,25]]}}}],"schema":"https://github.com/citation-style-language/schema/raw/master/csl-citation.json"} </w:delInstrText>
        </w:r>
        <w:r w:rsidR="00B325B8" w:rsidDel="00DF74D6">
          <w:fldChar w:fldCharType="separate"/>
        </w:r>
        <w:r w:rsidR="00B325B8" w:rsidRPr="00B325B8" w:rsidDel="00DF74D6">
          <w:delText xml:space="preserve">Immergut </w:delText>
        </w:r>
        <w:r w:rsidR="00B325B8" w:rsidDel="00DF74D6">
          <w:delText>(</w:delText>
        </w:r>
        <w:r w:rsidR="00B325B8" w:rsidRPr="00B325B8" w:rsidDel="00DF74D6">
          <w:delText>1992)</w:delText>
        </w:r>
        <w:r w:rsidR="00B325B8" w:rsidDel="00DF74D6">
          <w:fldChar w:fldCharType="end"/>
        </w:r>
        <w:r w:rsidDel="00DF74D6">
          <w:delText>, offrent une possibilité aux groupes d’intérêts, ici notamment liés au domaine médical, d’influencer les processus politiques à leur avantage.</w:delText>
        </w:r>
        <w:r w:rsidR="0001402C" w:rsidDel="00DF74D6">
          <w:delText xml:space="preserve"> </w:delText>
        </w:r>
        <w:r w:rsidR="0001402C" w:rsidDel="00DF74D6">
          <w:fldChar w:fldCharType="begin"/>
        </w:r>
        <w:r w:rsidR="00E568D0" w:rsidDel="00DF74D6">
          <w:delInstrText xml:space="preserve"> ADDIN ZOTERO_ITEM CSL_CITATION {"citationID":"GrTXsCdt","properties":{"formattedCitation":"(Braun et Uhlmann 2009)","plainCitation":"(Braun et Uhlmann 2009)","dontUpdate":true,"noteIndex":0},"citationItems":[{"id":5656,"uris":["http://zotero.org/groups/6347865/items/J4Z9JTNS"],"itemData":{"id":5656,"type":"article-journal","abstract":"The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delInstrText>
        </w:r>
        <w:r w:rsidR="0001402C" w:rsidDel="00DF74D6">
          <w:fldChar w:fldCharType="separate"/>
        </w:r>
        <w:r w:rsidR="0001402C" w:rsidRPr="0001402C" w:rsidDel="00DF74D6">
          <w:delText xml:space="preserve">Braun </w:delText>
        </w:r>
        <w:r w:rsidR="0001402C" w:rsidDel="00DF74D6">
          <w:delText>&amp;</w:delText>
        </w:r>
        <w:r w:rsidR="0001402C" w:rsidRPr="0001402C" w:rsidDel="00DF74D6">
          <w:delText xml:space="preserve"> Uhlmann </w:delText>
        </w:r>
        <w:r w:rsidR="0001402C" w:rsidDel="00DF74D6">
          <w:delText>(</w:delText>
        </w:r>
        <w:r w:rsidR="0001402C" w:rsidRPr="0001402C" w:rsidDel="00DF74D6">
          <w:delText>2009)</w:delText>
        </w:r>
        <w:r w:rsidR="0001402C" w:rsidDel="00DF74D6">
          <w:fldChar w:fldCharType="end"/>
        </w:r>
        <w:r w:rsidDel="00DF74D6">
          <w:delText xml:space="preserve"> mettent en avant les coalitions politiques organisées autour de préférences qui n’auraient pas changé suffisammen</w:delText>
        </w:r>
        <w:r w:rsidR="00394C49" w:rsidDel="00DF74D6">
          <w:delText>t</w:delText>
        </w:r>
        <w:r w:rsidDel="00DF74D6">
          <w:delText xml:space="preserve"> pour provoquer de reconfiguration.</w:delText>
        </w:r>
        <w:r w:rsidR="00612D60" w:rsidDel="00DF74D6">
          <w:delText xml:space="preserve"> </w:delText>
        </w:r>
        <w:r w:rsidR="00612D60" w:rsidDel="00DF74D6">
          <w:fldChar w:fldCharType="begin"/>
        </w:r>
        <w:r w:rsidR="00E568D0" w:rsidDel="00DF74D6">
          <w:delInstrText xml:space="preserve"> ADDIN ZOTERO_ITEM CSL_CITATION {"citationID":"Jw7qljsG","properties":{"formattedCitation":"(De Pietro et Crivelli 2015)","plainCitation":"(De Pietro et Crivelli 2015)","dontUpdate":true,"noteIndex":0},"citationItems":[{"id":5676,"uris":["http://zotero.org/groups/6347865/items/WHAJS9EX"],"itemData":{"id":5676,"type":"article-journal","abstract":"The article describes a recent Swiss popular initiative, aiming to replace the current system of statutory health insurance run by 61 competing private insurers with a new system run by a single public insurer. Despite the rejection of the initiative by 62% of voters in late September 2014, the campaign and ballot results are interesting because they show the importance of (effective) public communication in shaping the outcome of a popular ballot. The relevance of the Swiss case goes beyond the peculiarities of its federalism and direct democracy and might be useful for other countries debating the pros and cons of national unitary health insurance systems versus models using multiple insurers. After this electoral ballot, the project to establish a public sickness fund in Switzerland seems definitely stopped, at least for the next decade. Insurers, who opposed the initiative, have effectively fed the “fear of change” of the population and have stressed the good outcomes of the Swiss healthcare system. However, the political pressure favoured by the popular initiative opened a “windows of opportunity” and led the federal Parliament to pass a stricter regulation of health insurers, improving in this way the current system.","citation-key":"depietroSwissPopularInitiative2015","container-title":"Health Policy","DOI":"10.1016/j.healthpol.2015.05.004","ISSN":"0168-8510","issue":"7","journalAbbreviation":"Health Policy","page":"851-855","source":"ScienceDirect","title":"Swiss popular initiative for a single health insurer… once again!","volume":"119","author":[{"family":"De Pietro","given":"Carlo"},{"family":"Crivelli","given":"Luca"}],"issued":{"date-parts":[["2015",7,1]]}}}],"schema":"https://github.com/citation-style-language/schema/raw/master/csl-citation.json"} </w:delInstrText>
        </w:r>
        <w:r w:rsidR="00612D60" w:rsidDel="00DF74D6">
          <w:fldChar w:fldCharType="separate"/>
        </w:r>
        <w:r w:rsidR="00CA5CAE" w:rsidRPr="00CA5CAE" w:rsidDel="00DF74D6">
          <w:delText xml:space="preserve">De Pietro </w:delText>
        </w:r>
        <w:r w:rsidR="00CA5CAE" w:rsidDel="00DF74D6">
          <w:delText>&amp;</w:delText>
        </w:r>
        <w:r w:rsidR="00CA5CAE" w:rsidRPr="00CA5CAE" w:rsidDel="00DF74D6">
          <w:delText xml:space="preserve"> Crivelli </w:delText>
        </w:r>
        <w:r w:rsidR="00CA5CAE" w:rsidDel="00DF74D6">
          <w:delText>(</w:delText>
        </w:r>
        <w:r w:rsidR="00CA5CAE" w:rsidRPr="00CA5CAE" w:rsidDel="00DF74D6">
          <w:delText>2015)</w:delText>
        </w:r>
        <w:r w:rsidR="00612D60" w:rsidDel="00DF74D6">
          <w:fldChar w:fldCharType="end"/>
        </w:r>
        <w:r w:rsidDel="00DF74D6">
          <w:delText xml:space="preserve"> mentionnent l’importance</w:delText>
        </w:r>
        <w:r w:rsidDel="00DF74D6">
          <w:rPr>
            <w:spacing w:val="-8"/>
          </w:rPr>
          <w:delText xml:space="preserve"> </w:delText>
        </w:r>
        <w:r w:rsidDel="00DF74D6">
          <w:delText>des</w:delText>
        </w:r>
        <w:r w:rsidDel="00DF74D6">
          <w:rPr>
            <w:spacing w:val="-8"/>
          </w:rPr>
          <w:delText xml:space="preserve"> </w:delText>
        </w:r>
        <w:r w:rsidDel="00DF74D6">
          <w:delText>campagnes</w:delText>
        </w:r>
        <w:r w:rsidDel="00DF74D6">
          <w:rPr>
            <w:spacing w:val="-8"/>
          </w:rPr>
          <w:delText xml:space="preserve"> </w:delText>
        </w:r>
        <w:r w:rsidR="00394C49" w:rsidDel="00DF74D6">
          <w:delText>électorales</w:delText>
        </w:r>
        <w:r w:rsidDel="00DF74D6">
          <w:rPr>
            <w:spacing w:val="-8"/>
          </w:rPr>
          <w:delText xml:space="preserve"> </w:delText>
        </w:r>
        <w:r w:rsidDel="00DF74D6">
          <w:delText>dans</w:delText>
        </w:r>
        <w:r w:rsidDel="00DF74D6">
          <w:rPr>
            <w:spacing w:val="-8"/>
          </w:rPr>
          <w:delText xml:space="preserve"> </w:delText>
        </w:r>
        <w:r w:rsidDel="00DF74D6">
          <w:delText>l’influence</w:delText>
        </w:r>
        <w:r w:rsidDel="00DF74D6">
          <w:rPr>
            <w:spacing w:val="-8"/>
          </w:rPr>
          <w:delText xml:space="preserve"> </w:delText>
        </w:r>
        <w:r w:rsidDel="00DF74D6">
          <w:delText>de</w:delText>
        </w:r>
        <w:r w:rsidDel="00DF74D6">
          <w:rPr>
            <w:spacing w:val="-8"/>
          </w:rPr>
          <w:delText xml:space="preserve"> </w:delText>
        </w:r>
        <w:r w:rsidDel="00DF74D6">
          <w:delText>l’opinion</w:delText>
        </w:r>
        <w:r w:rsidDel="00DF74D6">
          <w:rPr>
            <w:spacing w:val="-8"/>
          </w:rPr>
          <w:delText xml:space="preserve"> </w:delText>
        </w:r>
        <w:r w:rsidDel="00DF74D6">
          <w:delText>publique</w:delText>
        </w:r>
        <w:r w:rsidDel="00DF74D6">
          <w:rPr>
            <w:spacing w:val="-8"/>
          </w:rPr>
          <w:delText xml:space="preserve"> </w:delText>
        </w:r>
        <w:r w:rsidDel="00DF74D6">
          <w:delText>tandis</w:delText>
        </w:r>
        <w:r w:rsidDel="00DF74D6">
          <w:rPr>
            <w:spacing w:val="-8"/>
          </w:rPr>
          <w:delText xml:space="preserve"> </w:delText>
        </w:r>
        <w:r w:rsidDel="00DF74D6">
          <w:delText>que</w:delText>
        </w:r>
        <w:r w:rsidR="00CA5CAE" w:rsidDel="00DF74D6">
          <w:delText xml:space="preserve"> </w:delText>
        </w:r>
        <w:r w:rsidR="00CA5CAE" w:rsidDel="00DF74D6">
          <w:fldChar w:fldCharType="begin"/>
        </w:r>
        <w:r w:rsidR="00E568D0" w:rsidDel="00DF74D6">
          <w:delInstrText xml:space="preserve"> ADDIN ZOTERO_ITEM CSL_CITATION {"citationID":"zco9uqqc","properties":{"formattedCitation":"(Philipp Trein 2025)","plainCitation":"(Philipp Trein 2025)","noteIndex":0},"citationItems":[{"id":5052,"uris":["http://zotero.org/groups/6347865/items/PUQ4C2UX"],"itemData":{"id":5052,"type":"article-journal","abstract":"This article examines the challenges of health insurance reform in Switzerland from a political science perspective. Despite increasing pressure due to rising insurance premiums, major reforms of the system remain difficult to implement. The analysis highlights three mechanisms that hinder these reforms: the institutionalization of the system, which stabilizes existing policies; the role of voters, whose choices are influenced by social and identity factors rather than objective analysis; and the conservative bias of politicians, who often underestimate public support for structural changes. This article thus underscores the inherent constraints of democracy in the field of health policy and the importance of institutional and behavioral dynamics in shaping reforms.","citation-key":"treinDemocracyHealthInsurance2025","container-title":"Revue Medicale Suisse","DOI":"10.53738/REVMED.2025.21.912.684","ISSN":"1660-9379","issue":"912","journalAbbreviation":"Rev Med Suisse","language":"fre","page":"684-687","PMID":"40176619","source":"PubMed","title":"Democracy and health insurance reform in Switzerland","volume":"21","author":[{"family":"Trein","given":"Philipp"}],"issued":{"date-parts":[["2025",4,2]]}}}],"schema":"https://github.com/citation-style-language/schema/raw/master/csl-citation.json"} </w:delInstrText>
        </w:r>
        <w:r w:rsidR="00CA5CAE" w:rsidDel="00DF74D6">
          <w:fldChar w:fldCharType="separate"/>
        </w:r>
        <w:r w:rsidR="00B81CC6" w:rsidRPr="00B81CC6" w:rsidDel="00DF74D6">
          <w:delText>(Philipp Trein 2025)</w:delText>
        </w:r>
        <w:r w:rsidR="00CA5CAE" w:rsidDel="00DF74D6">
          <w:fldChar w:fldCharType="end"/>
        </w:r>
        <w:r w:rsidDel="00DF74D6">
          <w:rPr>
            <w:spacing w:val="-8"/>
          </w:rPr>
          <w:delText xml:space="preserve"> </w:delText>
        </w:r>
        <w:r w:rsidDel="00DF74D6">
          <w:delText>ajoute à l’immobilisme politique le manque de confiance dans les experts et les profits du système d’assurance-maladie actuel.</w:delText>
        </w:r>
      </w:del>
    </w:p>
    <w:p w14:paraId="4D014CC2" w14:textId="3F3AAA69" w:rsidR="00D90081" w:rsidRDefault="00D90081">
      <w:pPr>
        <w:pStyle w:val="Titre2"/>
        <w:rPr>
          <w:ins w:id="73" w:author="Auteur"/>
        </w:rPr>
        <w:pPrChange w:id="74" w:author="Auteur">
          <w:pPr>
            <w:pStyle w:val="Corpsdetexte"/>
            <w:spacing w:before="196" w:line="283" w:lineRule="auto"/>
            <w:ind w:left="0" w:right="98"/>
          </w:pPr>
        </w:pPrChange>
      </w:pPr>
      <w:ins w:id="75" w:author="Auteur">
        <w:r>
          <w:t>Cadre théorique et hypothèse de recherche</w:t>
        </w:r>
      </w:ins>
    </w:p>
    <w:p w14:paraId="3457CEB0" w14:textId="2BF56412" w:rsidR="004F3363" w:rsidDel="004F3363" w:rsidRDefault="00972D0A" w:rsidP="00933EE3">
      <w:pPr>
        <w:pStyle w:val="Corpsdetexte"/>
        <w:spacing w:before="100" w:beforeAutospacing="1"/>
        <w:ind w:left="0" w:right="125"/>
        <w:rPr>
          <w:del w:id="76" w:author="Auteur"/>
          <w:color w:val="000000" w:themeColor="text1"/>
        </w:rPr>
      </w:pPr>
      <w:ins w:id="77" w:author="Auteur">
        <w:r w:rsidRPr="00E00657">
          <w:rPr>
            <w:color w:val="000000" w:themeColor="text1"/>
          </w:rPr>
          <w:t xml:space="preserve">Cet article propose de complémenter ces </w:t>
        </w:r>
        <w:del w:id="78" w:author="Auteur">
          <w:r w:rsidRPr="00E00657" w:rsidDel="0006304B">
            <w:rPr>
              <w:color w:val="000000" w:themeColor="text1"/>
            </w:rPr>
            <w:delText>approche</w:delText>
          </w:r>
        </w:del>
        <w:r w:rsidR="0006304B">
          <w:rPr>
            <w:color w:val="000000" w:themeColor="text1"/>
          </w:rPr>
          <w:t>perspective</w:t>
        </w:r>
        <w:r w:rsidRPr="00E00657">
          <w:rPr>
            <w:color w:val="000000" w:themeColor="text1"/>
          </w:rPr>
          <w:t>s en mobilisant l’approche néoréaliste du changement institutionnel</w:t>
        </w:r>
        <w:del w:id="79" w:author="Auteur">
          <w:r w:rsidRPr="00E00657" w:rsidDel="004F3363">
            <w:rPr>
              <w:color w:val="000000" w:themeColor="text1"/>
            </w:rPr>
            <w:delText xml:space="preserve"> développée par Bruno Amable et Stefano Palombarini</w:delText>
          </w:r>
        </w:del>
        <w:r w:rsidRPr="00E00657">
          <w:rPr>
            <w:color w:val="000000" w:themeColor="text1"/>
          </w:rPr>
          <w:t xml:space="preserve">, qui offre un cadre d’analyse </w:t>
        </w:r>
        <w:del w:id="80" w:author="Auteur">
          <w:r w:rsidRPr="00E00657" w:rsidDel="004F3363">
            <w:rPr>
              <w:color w:val="000000" w:themeColor="text1"/>
            </w:rPr>
            <w:delText>permettant d’analyser</w:delText>
          </w:r>
        </w:del>
        <w:r w:rsidR="004F3363">
          <w:rPr>
            <w:color w:val="000000" w:themeColor="text1"/>
          </w:rPr>
          <w:t>englobant</w:t>
        </w:r>
        <w:r w:rsidRPr="00E00657">
          <w:rPr>
            <w:color w:val="000000" w:themeColor="text1"/>
          </w:rPr>
          <w:t xml:space="preserve"> la co</w:t>
        </w:r>
        <w:r>
          <w:rPr>
            <w:color w:val="000000" w:themeColor="text1"/>
          </w:rPr>
          <w:t>é</w:t>
        </w:r>
        <w:r w:rsidRPr="00E00657">
          <w:rPr>
            <w:color w:val="000000" w:themeColor="text1"/>
          </w:rPr>
          <w:t xml:space="preserve">volution des institutions et de la dynamique économique ainsi que leurs relations d’influences avec les dynamiques politiques et idéologiques (Amable &amp; </w:t>
        </w:r>
        <w:proofErr w:type="spellStart"/>
        <w:r w:rsidRPr="00E00657">
          <w:rPr>
            <w:color w:val="000000" w:themeColor="text1"/>
          </w:rPr>
          <w:t>Palombarini</w:t>
        </w:r>
        <w:proofErr w:type="spellEnd"/>
        <w:r w:rsidRPr="00E00657">
          <w:rPr>
            <w:color w:val="000000" w:themeColor="text1"/>
          </w:rPr>
          <w:t xml:space="preserve">, </w:t>
        </w:r>
        <w:proofErr w:type="gramStart"/>
        <w:r w:rsidRPr="00E00657">
          <w:rPr>
            <w:color w:val="000000" w:themeColor="text1"/>
          </w:rPr>
          <w:t>2005;</w:t>
        </w:r>
        <w:proofErr w:type="gramEnd"/>
        <w:r w:rsidRPr="00E00657">
          <w:rPr>
            <w:color w:val="000000" w:themeColor="text1"/>
          </w:rPr>
          <w:t xml:space="preserve"> </w:t>
        </w:r>
        <w:proofErr w:type="gramStart"/>
        <w:r w:rsidRPr="00E00657">
          <w:rPr>
            <w:color w:val="000000" w:themeColor="text1"/>
          </w:rPr>
          <w:t>2008;</w:t>
        </w:r>
        <w:proofErr w:type="gramEnd"/>
        <w:r w:rsidRPr="00E00657">
          <w:rPr>
            <w:color w:val="000000" w:themeColor="text1"/>
          </w:rPr>
          <w:t xml:space="preserve"> </w:t>
        </w:r>
        <w:proofErr w:type="gramStart"/>
        <w:r w:rsidRPr="00E00657">
          <w:rPr>
            <w:color w:val="000000" w:themeColor="text1"/>
          </w:rPr>
          <w:t>2023;</w:t>
        </w:r>
        <w:proofErr w:type="gramEnd"/>
        <w:r w:rsidRPr="00E00657">
          <w:rPr>
            <w:color w:val="000000" w:themeColor="text1"/>
          </w:rPr>
          <w:t xml:space="preserve"> 2024). Le concept central mobilisé est celui de bloc social, défini comme une agrégation de groupes socio-politiques unifiés autour d’une stratégie politique. </w:t>
        </w:r>
      </w:ins>
    </w:p>
    <w:p w14:paraId="73580081" w14:textId="77777777" w:rsidR="004F3363" w:rsidRPr="00E32EF4" w:rsidRDefault="004F3363" w:rsidP="00933EE3">
      <w:pPr>
        <w:pStyle w:val="Corpsdetexte"/>
        <w:spacing w:before="100" w:beforeAutospacing="1"/>
        <w:ind w:left="0" w:right="125"/>
        <w:rPr>
          <w:ins w:id="81" w:author="Auteur"/>
          <w:color w:val="000000" w:themeColor="text1"/>
          <w:rPrChange w:id="82" w:author="Auteur">
            <w:rPr>
              <w:ins w:id="83" w:author="Auteur"/>
              <w:spacing w:val="-2"/>
            </w:rPr>
          </w:rPrChange>
        </w:rPr>
      </w:pPr>
    </w:p>
    <w:p w14:paraId="610F55CD" w14:textId="1382EBCD" w:rsidR="008725D2" w:rsidDel="00972D0A" w:rsidRDefault="00000000" w:rsidP="00F979B2">
      <w:pPr>
        <w:pStyle w:val="Corpsdetexte"/>
        <w:spacing w:line="283" w:lineRule="auto"/>
        <w:ind w:left="0" w:right="123"/>
        <w:rPr>
          <w:del w:id="84" w:author="Auteur"/>
        </w:rPr>
      </w:pPr>
      <w:del w:id="85" w:author="Auteur">
        <w:r w:rsidDel="00972D0A">
          <w:delText>Cet article propose de complémenter ces approches en mobilisant l’approche néoréaliste du changement institutionnel développée par Bruno Amable et Stefano Palombarini</w:delText>
        </w:r>
        <w:r w:rsidR="00934A59" w:rsidDel="00972D0A">
          <w:delText xml:space="preserve"> </w:delText>
        </w:r>
        <w:r w:rsidR="00934A59" w:rsidDel="00972D0A">
          <w:fldChar w:fldCharType="begin"/>
        </w:r>
        <w:r w:rsidR="00E568D0" w:rsidDel="00972D0A">
          <w:delInstrText xml:space="preserve"> ADDIN ZOTERO_ITEM CSL_CITATION {"citationID":"LKNYv0B6","properties":{"formattedCitation":"(2005, 2008, 2023, 2024)","plainCitation":"(2005, 2008, 2023, 2024)","dontUpdate":true,"noteIndex":0},"citationItems":[{"id":607,"uris":["http://zotero.org/groups/5121315/items/DEXP2PLC"],"itemData":{"id":607,"type":"book","edition":"Raisons d'Agir","publisher-place":"Paris","title":"L’économie politique n’est pas une science morale","author":[{"family":"Amable","given":"Bruno"},{"family":"Palombarini","given":"Stefano"}],"issued":{"date-parts":[["2005"]]}},"suppress-author":true},{"id":873,"uris":["http://zotero.org/groups/5121315/items/HKTWCE9F"],"itemData":{"id":873,"type":"article-journal","abstract":"This article proposes a theoretical approach to the political economy of institutional change and comparative capitalism. It argues that the ﬁrm-based approach of the Varieties of Capitalism literature cannot satisfactorily integrate the political aspects of institutional change and must in one way or another rely on some type of economic functionalism. By linking explicitly political strategies and demands for institutional change, a neorealist approach can exploit the concepts of complementarity and hierarchy of institutions. Different types of institutional change may take place in situations of political equilibrium, political crisis or systemic crisis.","container-title":"Socio-Economic Review","DOI":"10.1093/ser/mwn018","ISSN":"1475-1461, 1475-147X","issue":"1","journalAbbreviation":"Socio-Economic Review","language":"en","page":"123-143","source":"DOI.org (Crossref)","title":"A neorealist approach to institutional change and the diversity of capitalism","volume":"7","author":[{"family":"Amable","given":"Bruno"},{"family":"Palombarini","given":"Stefano"}],"issued":{"date-parts":[["2008",10,8]]}},"suppress-author":true},{"id":5632,"uris":["http://zotero.org/groups/6347865/items/RRN9QLLQ"],"itemData":{"id":5632,"type":"article-journal","abstract":"This paper proposes a political economy of social conﬂict, institutional change and crises based on the diversity of perceived interests among social groups. The multidimensional conﬂict includes ideology, institutions, and politics. Social groups may be in a dominant or dominated position in one or the other dimension, and the nature of social conﬂict reﬂects the diﬀerences in positions of the various social groups in these dimensions. Political stability hinges on the existence of a dominant social bloc, i.e. a social alliance supporting the ruling political actors. The implementation of institutional change by political actors is driven by the search for support. Crisis situations correspond to the rupture of the dominant social bloc. Attempts to emerge from the crisis with the reconstitution of a dominant social bloc will have more or less chance of success depending on the possibility of ﬁnding a political strategy that can make the expectations of social groups with diﬀerent perceived interests compatible. Using examples from the French and Italian economic and political situations in recent decades, we show how the proposed analytical framework can inform the study of institutional change in situations of social crisis.","citation-key":"amableMultidimensionalSocialConflict2023","container-title":"New Political Economy","DOI":"10.1080/13563467.2023.2215701","ISSN":"1356-3467, 1469-9923","journalAbbreviation":"New Political Economy","language":"en","page":"1-16","source":"DOI.org (Crossref)","title":"Multidimensional social conflict and institutional change","author":[{"family":"Amable","given":"Bruno"},{"family":"Palombarini","given":"Stefano"}],"issued":{"date-parts":[["2023",5,26]]}},"suppress-author":true},{"id":3673,"uris":["http://zotero.org/groups/5721661/items/NUZGJ23T"],"itemData":{"id":3673,"type":"book","abstract":"Cet ouvrage présente les éléments d’économie politique qui ont servi de grille d’analyse à de nombreux travaux écrits ou co-écrits par les auteurs au cours des vingt dernières années sur le bloc bourgeois. S’il permet de dissiper certains malentendus et autres simplifications qui ont pu circuler à propos de ces travaux, il présente surtout en détail les principaux éléments théoriques de leur cadre d’analyse : les relations entre l’économie et le politique, la constitution des blocs sociaux, les différentes composantes de la domination, la façon dont les institutions régulent temporairement et imparfaitement le conflit social. L’ouvrage propose aussi une définition de différents types de crise qui peuvent caractériser une dynamique sociale : crise politique, crise de l’architecture institutionnelle, crise d’hégémonie. Une postface applique cette grille d’analyse aux quinquennats Macron et au projet de transformation néolibérale du modèle socio-économique français.","edition":"1er édition","ISBN":"979-10-97084-41-7","language":"Français","number-of-pages":"224","publisher":"Liber/Raisons d'agir","publisher-place":"Paris","source":"Amazon","title":"Blocs sociaux et domination: Pour une économie politique néoréaliste","title-short":"Blocs sociaux et domination","author":[{"family":"Amable","given":"Bruno"},{"family":"Palombarini","given":"Stefano"}],"issued":{"date-parts":[["2024",11,5]]}},"suppress-author":true}],"schema":"https://github.com/citation-style-language/schema/raw/master/csl-citation.json"} </w:delInstrText>
        </w:r>
        <w:r w:rsidR="00934A59" w:rsidDel="00972D0A">
          <w:fldChar w:fldCharType="separate"/>
        </w:r>
        <w:r w:rsidR="00934A59" w:rsidRPr="00934A59" w:rsidDel="00972D0A">
          <w:delText>(2005</w:delText>
        </w:r>
        <w:r w:rsidR="00934A59" w:rsidDel="00972D0A">
          <w:delText>;</w:delText>
        </w:r>
        <w:r w:rsidR="00934A59" w:rsidRPr="00934A59" w:rsidDel="00972D0A">
          <w:delText xml:space="preserve"> 2008</w:delText>
        </w:r>
        <w:r w:rsidR="00934A59" w:rsidDel="00972D0A">
          <w:delText>;</w:delText>
        </w:r>
        <w:r w:rsidR="00934A59" w:rsidRPr="00934A59" w:rsidDel="00972D0A">
          <w:delText xml:space="preserve"> 2023</w:delText>
        </w:r>
        <w:r w:rsidR="00934A59" w:rsidDel="00972D0A">
          <w:delText>;</w:delText>
        </w:r>
        <w:r w:rsidR="00934A59" w:rsidRPr="00934A59" w:rsidDel="00972D0A">
          <w:delText xml:space="preserve"> 2024)</w:delText>
        </w:r>
        <w:r w:rsidR="00934A59" w:rsidDel="00972D0A">
          <w:fldChar w:fldCharType="end"/>
        </w:r>
        <w:r w:rsidR="00934A59" w:rsidDel="00972D0A">
          <w:delText xml:space="preserve">. </w:delText>
        </w:r>
        <w:r w:rsidDel="00972D0A">
          <w:rPr>
            <w:spacing w:val="-2"/>
          </w:rPr>
          <w:delText>Il</w:delText>
        </w:r>
        <w:r w:rsidDel="00972D0A">
          <w:rPr>
            <w:spacing w:val="-9"/>
          </w:rPr>
          <w:delText xml:space="preserve"> </w:delText>
        </w:r>
        <w:r w:rsidDel="00972D0A">
          <w:rPr>
            <w:spacing w:val="-2"/>
          </w:rPr>
          <w:delText>s’agira</w:delText>
        </w:r>
        <w:r w:rsidDel="00972D0A">
          <w:rPr>
            <w:spacing w:val="-9"/>
          </w:rPr>
          <w:delText xml:space="preserve"> </w:delText>
        </w:r>
        <w:r w:rsidDel="00972D0A">
          <w:rPr>
            <w:spacing w:val="-2"/>
          </w:rPr>
          <w:delText>de</w:delText>
        </w:r>
        <w:r w:rsidDel="00972D0A">
          <w:rPr>
            <w:spacing w:val="-9"/>
          </w:rPr>
          <w:delText xml:space="preserve"> </w:delText>
        </w:r>
        <w:r w:rsidDel="00972D0A">
          <w:rPr>
            <w:spacing w:val="-2"/>
          </w:rPr>
          <w:delText>comprendre</w:delText>
        </w:r>
        <w:r w:rsidDel="00972D0A">
          <w:rPr>
            <w:spacing w:val="-9"/>
          </w:rPr>
          <w:delText xml:space="preserve"> </w:delText>
        </w:r>
        <w:r w:rsidDel="00972D0A">
          <w:rPr>
            <w:spacing w:val="-2"/>
          </w:rPr>
          <w:delText>pourquoi</w:delText>
        </w:r>
        <w:r w:rsidDel="00972D0A">
          <w:rPr>
            <w:spacing w:val="-9"/>
          </w:rPr>
          <w:delText xml:space="preserve"> </w:delText>
        </w:r>
        <w:r w:rsidDel="00972D0A">
          <w:rPr>
            <w:spacing w:val="-2"/>
          </w:rPr>
          <w:delText>l’impasse</w:delText>
        </w:r>
        <w:r w:rsidDel="00972D0A">
          <w:rPr>
            <w:spacing w:val="-9"/>
          </w:rPr>
          <w:delText xml:space="preserve"> </w:delText>
        </w:r>
        <w:r w:rsidDel="00972D0A">
          <w:rPr>
            <w:spacing w:val="-2"/>
          </w:rPr>
          <w:delText>du</w:delText>
        </w:r>
        <w:r w:rsidDel="00972D0A">
          <w:rPr>
            <w:spacing w:val="-9"/>
          </w:rPr>
          <w:delText xml:space="preserve"> </w:delText>
        </w:r>
        <w:r w:rsidDel="00972D0A">
          <w:rPr>
            <w:spacing w:val="-2"/>
          </w:rPr>
          <w:delText>système</w:delText>
        </w:r>
        <w:r w:rsidDel="00972D0A">
          <w:rPr>
            <w:spacing w:val="-9"/>
          </w:rPr>
          <w:delText xml:space="preserve"> </w:delText>
        </w:r>
        <w:r w:rsidDel="00972D0A">
          <w:rPr>
            <w:spacing w:val="-2"/>
          </w:rPr>
          <w:delText xml:space="preserve">d’assurance-maladie </w:delText>
        </w:r>
        <w:r w:rsidDel="00972D0A">
          <w:delText>n’a</w:delText>
        </w:r>
        <w:r w:rsidDel="00972D0A">
          <w:rPr>
            <w:spacing w:val="1"/>
          </w:rPr>
          <w:delText xml:space="preserve"> </w:delText>
        </w:r>
        <w:r w:rsidDel="00972D0A">
          <w:delText>pas</w:delText>
        </w:r>
        <w:r w:rsidDel="00972D0A">
          <w:rPr>
            <w:spacing w:val="1"/>
          </w:rPr>
          <w:delText xml:space="preserve"> </w:delText>
        </w:r>
        <w:r w:rsidDel="00972D0A">
          <w:delText>encore</w:delText>
        </w:r>
        <w:r w:rsidDel="00972D0A">
          <w:rPr>
            <w:spacing w:val="1"/>
          </w:rPr>
          <w:delText xml:space="preserve"> </w:delText>
        </w:r>
        <w:r w:rsidDel="00972D0A">
          <w:delText>trouvé</w:delText>
        </w:r>
        <w:r w:rsidDel="00972D0A">
          <w:rPr>
            <w:spacing w:val="1"/>
          </w:rPr>
          <w:delText xml:space="preserve"> </w:delText>
        </w:r>
        <w:r w:rsidDel="00972D0A">
          <w:delText>de</w:delText>
        </w:r>
        <w:r w:rsidDel="00972D0A">
          <w:rPr>
            <w:spacing w:val="1"/>
          </w:rPr>
          <w:delText xml:space="preserve"> </w:delText>
        </w:r>
        <w:r w:rsidDel="00972D0A">
          <w:delText>solution</w:delText>
        </w:r>
        <w:r w:rsidDel="00972D0A">
          <w:rPr>
            <w:spacing w:val="1"/>
          </w:rPr>
          <w:delText xml:space="preserve"> </w:delText>
        </w:r>
        <w:r w:rsidDel="00972D0A">
          <w:delText>politique</w:delText>
        </w:r>
        <w:r w:rsidDel="00972D0A">
          <w:rPr>
            <w:spacing w:val="1"/>
          </w:rPr>
          <w:delText xml:space="preserve"> </w:delText>
        </w:r>
        <w:r w:rsidDel="00972D0A">
          <w:delText>en</w:delText>
        </w:r>
        <w:r w:rsidDel="00972D0A">
          <w:rPr>
            <w:spacing w:val="1"/>
          </w:rPr>
          <w:delText xml:space="preserve"> </w:delText>
        </w:r>
        <w:r w:rsidDel="00972D0A">
          <w:delText>mettant</w:delText>
        </w:r>
        <w:r w:rsidDel="00972D0A">
          <w:rPr>
            <w:spacing w:val="1"/>
          </w:rPr>
          <w:delText xml:space="preserve"> </w:delText>
        </w:r>
        <w:r w:rsidDel="00972D0A">
          <w:delText>un</w:delText>
        </w:r>
        <w:r w:rsidDel="00972D0A">
          <w:rPr>
            <w:spacing w:val="1"/>
          </w:rPr>
          <w:delText xml:space="preserve"> </w:delText>
        </w:r>
        <w:r w:rsidDel="00972D0A">
          <w:delText>accent</w:delText>
        </w:r>
        <w:r w:rsidDel="00972D0A">
          <w:rPr>
            <w:spacing w:val="1"/>
          </w:rPr>
          <w:delText xml:space="preserve"> </w:delText>
        </w:r>
        <w:r w:rsidDel="00972D0A">
          <w:delText>l’incapacité</w:delText>
        </w:r>
        <w:r w:rsidDel="00972D0A">
          <w:rPr>
            <w:spacing w:val="1"/>
          </w:rPr>
          <w:delText xml:space="preserve"> </w:delText>
        </w:r>
        <w:r w:rsidDel="00972D0A">
          <w:delText>à</w:delText>
        </w:r>
        <w:r w:rsidDel="00972D0A">
          <w:rPr>
            <w:spacing w:val="1"/>
          </w:rPr>
          <w:delText xml:space="preserve"> </w:delText>
        </w:r>
        <w:r w:rsidDel="00972D0A">
          <w:delText>tirer</w:delText>
        </w:r>
        <w:r w:rsidDel="00972D0A">
          <w:rPr>
            <w:spacing w:val="1"/>
          </w:rPr>
          <w:delText xml:space="preserve"> </w:delText>
        </w:r>
        <w:r w:rsidDel="00972D0A">
          <w:delText>un</w:delText>
        </w:r>
        <w:r w:rsidDel="00972D0A">
          <w:rPr>
            <w:spacing w:val="1"/>
          </w:rPr>
          <w:delText xml:space="preserve"> </w:delText>
        </w:r>
        <w:r w:rsidDel="00972D0A">
          <w:rPr>
            <w:spacing w:val="-2"/>
          </w:rPr>
          <w:delText>soutien</w:delText>
        </w:r>
        <w:r w:rsidR="00E65767" w:rsidDel="00972D0A">
          <w:delText xml:space="preserve"> </w:delText>
        </w:r>
        <w:r w:rsidDel="00972D0A">
          <w:delText xml:space="preserve">du bloc social dominant. Le concept central mobilisé dans le cadre de cet article est celui de bloc social, </w:delText>
        </w:r>
        <w:r w:rsidDel="00972D0A">
          <w:lastRenderedPageBreak/>
          <w:delText xml:space="preserve">défini comme une </w:delText>
        </w:r>
        <w:r w:rsidR="006B3FDB" w:rsidDel="00972D0A">
          <w:delText>agrégation</w:delText>
        </w:r>
        <w:r w:rsidDel="00972D0A">
          <w:delText xml:space="preserve"> de groupes socio-politiques unifiés autour d’une stratégie politique. Les groupes socio-politiques renvoient quant à eux à des groupes d’individus partageant des attentes sociales similaires vis-à-vis des politiques publiques, du modèle socio-économique ainsi qu’en termes de valeurs. Dans cette perspective, le bloc social dominant est le bloc social dont la stratégie politique qui est à ses origines s’impose durable- ment dans l’espace p</w:delText>
        </w:r>
        <w:bookmarkStart w:id="86" w:name="_bookmark2"/>
        <w:bookmarkEnd w:id="86"/>
        <w:r w:rsidDel="00972D0A">
          <w:delText>olitique</w:delText>
        </w:r>
        <w:r w:rsidR="00C94057" w:rsidDel="00972D0A">
          <w:rPr>
            <w:rStyle w:val="Appelnotedebasdep"/>
          </w:rPr>
          <w:footnoteReference w:id="2"/>
        </w:r>
        <w:r w:rsidDel="00972D0A">
          <w:delText>.</w:delText>
        </w:r>
      </w:del>
    </w:p>
    <w:p w14:paraId="637A0F8E" w14:textId="01FD0A76" w:rsidR="00972D0A" w:rsidRPr="00E32EF4" w:rsidRDefault="00972D0A" w:rsidP="00972D0A">
      <w:pPr>
        <w:pStyle w:val="Corpsdetexte"/>
        <w:spacing w:line="283" w:lineRule="auto"/>
        <w:ind w:left="0" w:right="123"/>
        <w:rPr>
          <w:ins w:id="89" w:author="Auteur"/>
          <w:spacing w:val="-2"/>
          <w:rPrChange w:id="90" w:author="Auteur">
            <w:rPr>
              <w:ins w:id="91" w:author="Auteur"/>
              <w:color w:val="000000" w:themeColor="text1"/>
            </w:rPr>
          </w:rPrChange>
        </w:rPr>
      </w:pPr>
      <w:ins w:id="92" w:author="Auteur">
        <w:r>
          <w:rPr>
            <w:spacing w:val="-2"/>
          </w:rPr>
          <w:t>L</w:t>
        </w:r>
        <w:r w:rsidR="004F3363">
          <w:rPr>
            <w:spacing w:val="-2"/>
          </w:rPr>
          <w:t>’utilisation de la notion de bloc</w:t>
        </w:r>
        <w:del w:id="93" w:author="Auteur">
          <w:r w:rsidDel="004F3363">
            <w:rPr>
              <w:spacing w:val="-2"/>
            </w:rPr>
            <w:delText>’approche par blocs sociaux</w:delText>
          </w:r>
        </w:del>
        <w:r>
          <w:rPr>
            <w:spacing w:val="-2"/>
          </w:rPr>
          <w:t xml:space="preserve"> est déjà répandue dans les analyses de l’économie politique du changement institutionnel en Suisse. </w:t>
        </w:r>
        <w:r w:rsidR="00E90190">
          <w:rPr>
            <w:spacing w:val="-2"/>
          </w:rPr>
          <w:t xml:space="preserve">Néanmoins, dans ces approches, les blocs sociaux dont définis comme des alliances entre partis politiques et groupes d’intérêts. </w:t>
        </w:r>
        <w:del w:id="94" w:author="Auteur">
          <w:r w:rsidR="004F3363" w:rsidDel="00E90190">
            <w:rPr>
              <w:spacing w:val="-2"/>
            </w:rPr>
            <w:delText>Néanmoins, ces approches sont limitées dans leur conception des blocs sociaux, qui sont réduits à de simples alliances entre partis politiques et groupes d’intérêts.</w:delText>
          </w:r>
        </w:del>
        <w:r w:rsidR="004F3363">
          <w:rPr>
            <w:spacing w:val="-2"/>
          </w:rPr>
          <w:t xml:space="preserve"> </w:t>
        </w:r>
        <w:r>
          <w:t xml:space="preserve">Dans leur analyse </w:t>
        </w:r>
        <w:proofErr w:type="spellStart"/>
        <w:r>
          <w:t>régulationniste</w:t>
        </w:r>
        <w:proofErr w:type="spellEnd"/>
        <w:r>
          <w:t xml:space="preserve"> du capitalisme suisse, Léo Charles et Guillaume Vallet affirment que l’émergence d’un capitalisme suisse organisé lors de la deuxième moitié du XIX</w:t>
        </w:r>
        <w:r>
          <w:rPr>
            <w:vertAlign w:val="superscript"/>
          </w:rPr>
          <w:t>e</w:t>
        </w:r>
        <w:r>
          <w:t xml:space="preserve"> siècle est </w:t>
        </w:r>
        <w:proofErr w:type="gramStart"/>
        <w:r>
          <w:t>fondée</w:t>
        </w:r>
        <w:proofErr w:type="gramEnd"/>
        <w:r>
          <w:t xml:space="preserve"> sur les formes institutionnelles suivante :  le fédéralisme et une démocratie directe favorisant les compromis ; un État activement engagé dans la construction d’infrastructures ; et une politique</w:t>
        </w:r>
        <w:r>
          <w:rPr>
            <w:spacing w:val="17"/>
          </w:rPr>
          <w:t xml:space="preserve"> </w:t>
        </w:r>
        <w:r>
          <w:t>commerciale</w:t>
        </w:r>
        <w:r>
          <w:rPr>
            <w:spacing w:val="31"/>
          </w:rPr>
          <w:t xml:space="preserve"> </w:t>
        </w:r>
        <w:r>
          <w:t>axée</w:t>
        </w:r>
        <w:r>
          <w:rPr>
            <w:spacing w:val="31"/>
          </w:rPr>
          <w:t xml:space="preserve"> </w:t>
        </w:r>
        <w:r>
          <w:t>sur</w:t>
        </w:r>
        <w:r>
          <w:rPr>
            <w:spacing w:val="31"/>
          </w:rPr>
          <w:t xml:space="preserve"> </w:t>
        </w:r>
        <w:r>
          <w:t>une</w:t>
        </w:r>
        <w:r>
          <w:rPr>
            <w:spacing w:val="31"/>
          </w:rPr>
          <w:t xml:space="preserve"> </w:t>
        </w:r>
        <w:r>
          <w:t>stratégie</w:t>
        </w:r>
        <w:r>
          <w:rPr>
            <w:spacing w:val="31"/>
          </w:rPr>
          <w:t xml:space="preserve"> </w:t>
        </w:r>
        <w:r>
          <w:t>de</w:t>
        </w:r>
        <w:r>
          <w:rPr>
            <w:spacing w:val="31"/>
          </w:rPr>
          <w:t xml:space="preserve"> </w:t>
        </w:r>
        <w:r>
          <w:t>«</w:t>
        </w:r>
        <w:r>
          <w:rPr>
            <w:spacing w:val="-15"/>
          </w:rPr>
          <w:t xml:space="preserve"> </w:t>
        </w:r>
        <w:r>
          <w:t>protectionnisme</w:t>
        </w:r>
        <w:r>
          <w:rPr>
            <w:spacing w:val="31"/>
          </w:rPr>
          <w:t xml:space="preserve"> </w:t>
        </w:r>
        <w:r>
          <w:t>combatif</w:t>
        </w:r>
        <w:r>
          <w:rPr>
            <w:spacing w:val="-15"/>
          </w:rPr>
          <w:t xml:space="preserve"> </w:t>
        </w:r>
        <w:r>
          <w:t>» (Charles &amp; Vallet, 2024).</w:t>
        </w:r>
        <w:r>
          <w:rPr>
            <w:spacing w:val="31"/>
          </w:rPr>
          <w:t xml:space="preserve"> </w:t>
        </w:r>
        <w:r>
          <w:t>Tout</w:t>
        </w:r>
        <w:r>
          <w:rPr>
            <w:spacing w:val="31"/>
          </w:rPr>
          <w:t xml:space="preserve"> </w:t>
        </w:r>
        <w:r>
          <w:t>en</w:t>
        </w:r>
        <w:r>
          <w:rPr>
            <w:spacing w:val="31"/>
          </w:rPr>
          <w:t xml:space="preserve"> </w:t>
        </w:r>
        <w:r>
          <w:t>haut de la hiérarchie institutionnelle du modèle suisse se trouve l’insertion dans le régime international, parce que l’accès aux marchés internationaux jouent un rôle crucial pour l’une des fractions</w:t>
        </w:r>
        <w:r>
          <w:rPr>
            <w:spacing w:val="40"/>
          </w:rPr>
          <w:t xml:space="preserve"> </w:t>
        </w:r>
        <w:r>
          <w:t xml:space="preserve">les </w:t>
        </w:r>
        <w:r w:rsidRPr="00C3703D">
          <w:rPr>
            <w:color w:val="000000" w:themeColor="text1"/>
          </w:rPr>
          <w:t>plus importantes du «</w:t>
        </w:r>
        <w:r w:rsidRPr="00C3703D">
          <w:rPr>
            <w:color w:val="000000" w:themeColor="text1"/>
            <w:spacing w:val="-15"/>
          </w:rPr>
          <w:t xml:space="preserve"> </w:t>
        </w:r>
        <w:r w:rsidRPr="00C3703D">
          <w:rPr>
            <w:color w:val="000000" w:themeColor="text1"/>
          </w:rPr>
          <w:t>bloc bourgeois-paysans</w:t>
        </w:r>
        <w:r w:rsidRPr="00C3703D">
          <w:rPr>
            <w:color w:val="000000" w:themeColor="text1"/>
            <w:spacing w:val="-15"/>
          </w:rPr>
          <w:t xml:space="preserve"> </w:t>
        </w:r>
        <w:r w:rsidRPr="00C3703D">
          <w:rPr>
            <w:color w:val="000000" w:themeColor="text1"/>
          </w:rPr>
          <w:t xml:space="preserve">», une alliance entre des intérêts économiques, notamment ceux des industries exportatrices, représentées au niveau politique par la faîtière patronale </w:t>
        </w:r>
        <w:proofErr w:type="spellStart"/>
        <w:r w:rsidRPr="00C3703D">
          <w:rPr>
            <w:color w:val="000000" w:themeColor="text1"/>
          </w:rPr>
          <w:t>Vorort</w:t>
        </w:r>
        <w:proofErr w:type="spellEnd"/>
        <w:r w:rsidRPr="00C3703D">
          <w:rPr>
            <w:color w:val="000000" w:themeColor="text1"/>
          </w:rPr>
          <w:t xml:space="preserve"> et les partis libéraux et centristes (dont surtout</w:t>
        </w:r>
        <w:r w:rsidRPr="00C3703D">
          <w:rPr>
            <w:color w:val="000000" w:themeColor="text1"/>
            <w:spacing w:val="80"/>
          </w:rPr>
          <w:t xml:space="preserve"> </w:t>
        </w:r>
        <w:r w:rsidRPr="00C3703D">
          <w:rPr>
            <w:color w:val="000000" w:themeColor="text1"/>
          </w:rPr>
          <w:t>le Parti Radical-Démocratique, devenu le Parti Libéral-Radical, et le Parti Démocrate-Chrétien devenu</w:t>
        </w:r>
        <w:r w:rsidRPr="00C3703D">
          <w:rPr>
            <w:color w:val="000000" w:themeColor="text1"/>
            <w:spacing w:val="32"/>
          </w:rPr>
          <w:t xml:space="preserve"> </w:t>
        </w:r>
        <w:r w:rsidRPr="00C3703D">
          <w:rPr>
            <w:color w:val="000000" w:themeColor="text1"/>
          </w:rPr>
          <w:t>le</w:t>
        </w:r>
        <w:r w:rsidRPr="00C3703D">
          <w:rPr>
            <w:color w:val="000000" w:themeColor="text1"/>
            <w:spacing w:val="32"/>
          </w:rPr>
          <w:t xml:space="preserve"> </w:t>
        </w:r>
        <w:r w:rsidRPr="00C3703D">
          <w:rPr>
            <w:color w:val="000000" w:themeColor="text1"/>
          </w:rPr>
          <w:t>Centre).</w:t>
        </w:r>
        <w:r w:rsidRPr="00C3703D">
          <w:rPr>
            <w:color w:val="000000" w:themeColor="text1"/>
            <w:spacing w:val="32"/>
          </w:rPr>
          <w:t xml:space="preserve"> </w:t>
        </w:r>
        <w:r w:rsidRPr="00C3703D">
          <w:rPr>
            <w:color w:val="000000" w:themeColor="text1"/>
          </w:rPr>
          <w:t>L’alliance</w:t>
        </w:r>
        <w:r w:rsidRPr="00C3703D">
          <w:rPr>
            <w:color w:val="000000" w:themeColor="text1"/>
            <w:spacing w:val="32"/>
          </w:rPr>
          <w:t xml:space="preserve"> </w:t>
        </w:r>
        <w:r w:rsidRPr="00C3703D">
          <w:rPr>
            <w:color w:val="000000" w:themeColor="text1"/>
          </w:rPr>
          <w:t>entre</w:t>
        </w:r>
        <w:r w:rsidRPr="00C3703D">
          <w:rPr>
            <w:color w:val="000000" w:themeColor="text1"/>
            <w:spacing w:val="32"/>
          </w:rPr>
          <w:t xml:space="preserve"> </w:t>
        </w:r>
        <w:r w:rsidRPr="00C3703D">
          <w:rPr>
            <w:color w:val="000000" w:themeColor="text1"/>
          </w:rPr>
          <w:t>les</w:t>
        </w:r>
        <w:r w:rsidRPr="00C3703D">
          <w:rPr>
            <w:color w:val="000000" w:themeColor="text1"/>
            <w:spacing w:val="32"/>
          </w:rPr>
          <w:t xml:space="preserve"> </w:t>
        </w:r>
        <w:r w:rsidRPr="00C3703D">
          <w:rPr>
            <w:color w:val="000000" w:themeColor="text1"/>
          </w:rPr>
          <w:t>intérêts</w:t>
        </w:r>
        <w:r w:rsidRPr="00C3703D">
          <w:rPr>
            <w:color w:val="000000" w:themeColor="text1"/>
            <w:spacing w:val="32"/>
          </w:rPr>
          <w:t xml:space="preserve"> </w:t>
        </w:r>
        <w:r w:rsidRPr="00C3703D">
          <w:rPr>
            <w:color w:val="000000" w:themeColor="text1"/>
          </w:rPr>
          <w:t>contradictoire</w:t>
        </w:r>
        <w:r>
          <w:rPr>
            <w:color w:val="000000" w:themeColor="text1"/>
          </w:rPr>
          <w:t>s</w:t>
        </w:r>
        <w:r w:rsidRPr="00C3703D">
          <w:rPr>
            <w:color w:val="000000" w:themeColor="text1"/>
            <w:spacing w:val="32"/>
          </w:rPr>
          <w:t xml:space="preserve"> </w:t>
        </w:r>
        <w:r w:rsidRPr="00C3703D">
          <w:rPr>
            <w:color w:val="000000" w:themeColor="text1"/>
          </w:rPr>
          <w:t>des</w:t>
        </w:r>
        <w:r w:rsidRPr="00C3703D">
          <w:rPr>
            <w:color w:val="000000" w:themeColor="text1"/>
            <w:spacing w:val="32"/>
          </w:rPr>
          <w:t xml:space="preserve"> </w:t>
        </w:r>
        <w:r w:rsidRPr="00C3703D">
          <w:rPr>
            <w:color w:val="000000" w:themeColor="text1"/>
          </w:rPr>
          <w:t>industries</w:t>
        </w:r>
        <w:r w:rsidRPr="00C3703D">
          <w:rPr>
            <w:color w:val="000000" w:themeColor="text1"/>
            <w:spacing w:val="32"/>
          </w:rPr>
          <w:t xml:space="preserve"> </w:t>
        </w:r>
        <w:r w:rsidRPr="00C3703D">
          <w:rPr>
            <w:color w:val="000000" w:themeColor="text1"/>
          </w:rPr>
          <w:t>exportatrices</w:t>
        </w:r>
        <w:r w:rsidRPr="00C3703D">
          <w:rPr>
            <w:color w:val="000000" w:themeColor="text1"/>
            <w:spacing w:val="32"/>
          </w:rPr>
          <w:t xml:space="preserve"> </w:t>
        </w:r>
        <w:r w:rsidRPr="00C3703D">
          <w:rPr>
            <w:color w:val="000000" w:themeColor="text1"/>
          </w:rPr>
          <w:t>et les</w:t>
        </w:r>
        <w:r w:rsidRPr="00C3703D">
          <w:rPr>
            <w:color w:val="000000" w:themeColor="text1"/>
            <w:spacing w:val="35"/>
          </w:rPr>
          <w:t xml:space="preserve"> </w:t>
        </w:r>
        <w:r w:rsidRPr="00C3703D">
          <w:rPr>
            <w:color w:val="000000" w:themeColor="text1"/>
          </w:rPr>
          <w:t>secteurs</w:t>
        </w:r>
        <w:r w:rsidRPr="00C3703D">
          <w:rPr>
            <w:color w:val="000000" w:themeColor="text1"/>
            <w:spacing w:val="35"/>
          </w:rPr>
          <w:t xml:space="preserve"> </w:t>
        </w:r>
        <w:r w:rsidRPr="00C3703D">
          <w:rPr>
            <w:color w:val="000000" w:themeColor="text1"/>
          </w:rPr>
          <w:t>orientés</w:t>
        </w:r>
        <w:r w:rsidRPr="00C3703D">
          <w:rPr>
            <w:color w:val="000000" w:themeColor="text1"/>
            <w:spacing w:val="35"/>
          </w:rPr>
          <w:t xml:space="preserve"> </w:t>
        </w:r>
        <w:r w:rsidRPr="00C3703D">
          <w:rPr>
            <w:color w:val="000000" w:themeColor="text1"/>
          </w:rPr>
          <w:t>vers</w:t>
        </w:r>
        <w:r w:rsidRPr="00C3703D">
          <w:rPr>
            <w:color w:val="000000" w:themeColor="text1"/>
            <w:spacing w:val="35"/>
          </w:rPr>
          <w:t xml:space="preserve"> </w:t>
        </w:r>
        <w:r w:rsidRPr="00C3703D">
          <w:rPr>
            <w:color w:val="000000" w:themeColor="text1"/>
          </w:rPr>
          <w:t>le</w:t>
        </w:r>
        <w:r w:rsidRPr="00C3703D">
          <w:rPr>
            <w:color w:val="000000" w:themeColor="text1"/>
            <w:spacing w:val="35"/>
          </w:rPr>
          <w:t xml:space="preserve"> </w:t>
        </w:r>
        <w:r w:rsidRPr="00C3703D">
          <w:rPr>
            <w:color w:val="000000" w:themeColor="text1"/>
          </w:rPr>
          <w:t>marché</w:t>
        </w:r>
        <w:r w:rsidRPr="00C3703D">
          <w:rPr>
            <w:color w:val="000000" w:themeColor="text1"/>
            <w:spacing w:val="35"/>
          </w:rPr>
          <w:t xml:space="preserve"> </w:t>
        </w:r>
        <w:r w:rsidRPr="00C3703D">
          <w:rPr>
            <w:color w:val="000000" w:themeColor="text1"/>
          </w:rPr>
          <w:t>intérieur,</w:t>
        </w:r>
        <w:r w:rsidRPr="00C3703D">
          <w:rPr>
            <w:color w:val="000000" w:themeColor="text1"/>
            <w:spacing w:val="35"/>
          </w:rPr>
          <w:t xml:space="preserve"> </w:t>
        </w:r>
        <w:r w:rsidRPr="00C3703D">
          <w:rPr>
            <w:color w:val="000000" w:themeColor="text1"/>
          </w:rPr>
          <w:t>qui</w:t>
        </w:r>
        <w:r w:rsidRPr="00C3703D">
          <w:rPr>
            <w:color w:val="000000" w:themeColor="text1"/>
            <w:spacing w:val="35"/>
          </w:rPr>
          <w:t xml:space="preserve"> </w:t>
        </w:r>
        <w:r w:rsidRPr="00C3703D">
          <w:rPr>
            <w:color w:val="000000" w:themeColor="text1"/>
          </w:rPr>
          <w:t>constitue</w:t>
        </w:r>
        <w:r w:rsidRPr="00C3703D">
          <w:rPr>
            <w:color w:val="000000" w:themeColor="text1"/>
            <w:spacing w:val="35"/>
          </w:rPr>
          <w:t xml:space="preserve"> </w:t>
        </w:r>
        <w:r w:rsidRPr="00C3703D">
          <w:rPr>
            <w:color w:val="000000" w:themeColor="text1"/>
          </w:rPr>
          <w:t>le</w:t>
        </w:r>
        <w:r w:rsidRPr="00C3703D">
          <w:rPr>
            <w:color w:val="000000" w:themeColor="text1"/>
            <w:spacing w:val="35"/>
          </w:rPr>
          <w:t xml:space="preserve"> </w:t>
        </w:r>
        <w:r w:rsidRPr="00C3703D">
          <w:rPr>
            <w:color w:val="000000" w:themeColor="text1"/>
          </w:rPr>
          <w:t>cœur</w:t>
        </w:r>
        <w:r w:rsidRPr="00C3703D">
          <w:rPr>
            <w:color w:val="000000" w:themeColor="text1"/>
            <w:spacing w:val="35"/>
          </w:rPr>
          <w:t xml:space="preserve"> </w:t>
        </w:r>
        <w:r w:rsidRPr="00C3703D">
          <w:rPr>
            <w:color w:val="000000" w:themeColor="text1"/>
          </w:rPr>
          <w:t>et</w:t>
        </w:r>
        <w:r w:rsidRPr="00C3703D">
          <w:rPr>
            <w:color w:val="000000" w:themeColor="text1"/>
            <w:spacing w:val="35"/>
          </w:rPr>
          <w:t xml:space="preserve"> </w:t>
        </w:r>
        <w:r w:rsidRPr="00C3703D">
          <w:rPr>
            <w:color w:val="000000" w:themeColor="text1"/>
          </w:rPr>
          <w:t>la</w:t>
        </w:r>
        <w:r w:rsidRPr="00C3703D">
          <w:rPr>
            <w:color w:val="000000" w:themeColor="text1"/>
            <w:spacing w:val="35"/>
          </w:rPr>
          <w:t xml:space="preserve"> </w:t>
        </w:r>
        <w:r w:rsidRPr="00C3703D">
          <w:rPr>
            <w:color w:val="000000" w:themeColor="text1"/>
          </w:rPr>
          <w:t>stabilité</w:t>
        </w:r>
        <w:r w:rsidRPr="00C3703D">
          <w:rPr>
            <w:color w:val="000000" w:themeColor="text1"/>
            <w:spacing w:val="35"/>
          </w:rPr>
          <w:t xml:space="preserve"> </w:t>
        </w:r>
        <w:r w:rsidRPr="00C3703D">
          <w:rPr>
            <w:color w:val="000000" w:themeColor="text1"/>
          </w:rPr>
          <w:t>du</w:t>
        </w:r>
        <w:r w:rsidRPr="00C3703D">
          <w:rPr>
            <w:color w:val="000000" w:themeColor="text1"/>
            <w:spacing w:val="35"/>
          </w:rPr>
          <w:t xml:space="preserve"> </w:t>
        </w:r>
        <w:r w:rsidRPr="00C3703D">
          <w:rPr>
            <w:color w:val="000000" w:themeColor="text1"/>
          </w:rPr>
          <w:t xml:space="preserve">bloc, est rendue possible par la nécessité des industries suisses à se défendre contre l’État et les industries étrangères </w:t>
        </w:r>
        <w:r w:rsidRPr="00C3703D">
          <w:rPr>
            <w:color w:val="000000" w:themeColor="text1"/>
          </w:rPr>
          <w:fldChar w:fldCharType="begin"/>
        </w:r>
      </w:ins>
      <w:r w:rsidR="007450B8">
        <w:rPr>
          <w:color w:val="000000" w:themeColor="text1"/>
        </w:rPr>
        <w:instrText xml:space="preserve"> ADDIN ZOTERO_ITEM CSL_CITATION {"citationID":"kjqjt0gz","properties":{"formattedCitation":"(Charles et Vallet 2024, 2025)","plainCitation":"(Charles et Vallet 2024, 2025)","dontUpdate":true,"noteIndex":0},"citationItems":[{"id":5412,"uris":["http://zotero.org/groups/6347865/items/LCPDQQWF"],"itemData":{"id":5412,"type":"article-journal","abstract":"The article investigates the institutional roots of the Swiss organized capitalism that contributed to the success of its industrialization and its subsequent economic growth during the second industrial revolution (1880–1913). Recent literature underlines the link between public and private actors and shows that the second industrial revolution in Switzerland owed its success to state-led organized capitalism. If the majority of studies analysed in detail one or more components of the Swiss organized capitalism, to our knowledge, there are no works seeking to explain the (institutional) construction of this organized capitalism by mobilizing a large number of factors in a single theoretical frame of reference. Using the Regulation Theory approach, this article sheds light on the institutional construction of the Swiss organized capitalism. We show that it rested on original institutional arrangements driven by the necessity to survive on external markets. We therefore demonstrate that these arrangements also enabled Switzerland to successfully deal with the production of essential public goods supporting both industrialization and national social bonds required to promote political unity.","citation-key":"charlesFastCuriousSwiss2024","container-title":"Review of Political Economy","DOI":"10.1080/09538259.2023.2298747","ISSN":"0953-8259","issue":"0","note":"_eprint: https://doi.org/10.1080/09538259.2023.2298747","page":"1-27","publisher":"Routledge","source":"Taylor and Francis+NEJM","title":"Fast and Curious: ‘The Swiss Development Puzzle’. The Institutional Roots of the Success of Industrialization","title-short":"Fast and Curious","volume":"0","author":[{"family":"Charles","given":"Léo"},{"family":"Vallet","given":"Guillaume"}],"issued":{"date-parts":[["2024",1,18]]}}},{"id":5411,"uris":["http://zotero.org/groups/6347865/items/QVQPEFCK"],"itemData":{"id":5411,"type":"article-journal","citation-key":"charlesBlocSocialLorigine2025","container-title":"Revue de l'OFCE","issue":"3","title":"Le bloc social à l'origine du capitalisme de la Suisse et son succès de long terme. L'exemple des industries exportratrices suisses, 1848-1936","URL":"https://www.researchgate.net/profile/Leo-Charles-2/publication/394310778_Le_bloc_social_aux_origines_du_capitalisme_de_la_Suisse_et_son_succes_de_long_terme_L'exemple_des_industries_exportatrices_suisses_1848-1936/links/689200a753f618401ebbdd86/Le-bloc-social-aux-origines-du-capitalisme-de-la-Suisse-et-son-succes-de-long-terme-Lexemple-des-industries-exportatrices-suisses-1848-1936.pdf","volume":"2025","author":[{"family":"Charles","given":"Léo"},{"family":"Vallet","given":"Guillaume"}],"issued":{"date-parts":[["2025"]]}}}],"schema":"https://github.com/citation-style-language/schema/raw/master/csl-citation.json"} </w:instrText>
      </w:r>
      <w:ins w:id="95" w:author="Auteur">
        <w:r w:rsidRPr="00C3703D">
          <w:rPr>
            <w:color w:val="000000" w:themeColor="text1"/>
          </w:rPr>
          <w:fldChar w:fldCharType="separate"/>
        </w:r>
        <w:r w:rsidRPr="00C3703D">
          <w:rPr>
            <w:color w:val="000000" w:themeColor="text1"/>
          </w:rPr>
          <w:t>(Charles &amp; Vallet, 2024; 2025)</w:t>
        </w:r>
        <w:r w:rsidRPr="00C3703D">
          <w:rPr>
            <w:color w:val="000000" w:themeColor="text1"/>
          </w:rPr>
          <w:fldChar w:fldCharType="end"/>
        </w:r>
        <w:r w:rsidRPr="00C3703D">
          <w:rPr>
            <w:color w:val="000000" w:themeColor="text1"/>
          </w:rPr>
          <w:t>.</w:t>
        </w:r>
      </w:ins>
    </w:p>
    <w:p w14:paraId="01333031" w14:textId="551380C6" w:rsidR="00673EE1" w:rsidRDefault="00972D0A" w:rsidP="00B16565">
      <w:pPr>
        <w:pStyle w:val="Corpsdetexte"/>
        <w:spacing w:line="283" w:lineRule="auto"/>
        <w:ind w:left="0" w:right="95"/>
        <w:rPr>
          <w:ins w:id="96" w:author="Auteur"/>
        </w:rPr>
      </w:pPr>
      <w:ins w:id="97" w:author="Auteur">
        <w:r w:rsidRPr="00C3703D">
          <w:rPr>
            <w:color w:val="000000" w:themeColor="text1"/>
          </w:rPr>
          <w:t>L’importance d’un tel «</w:t>
        </w:r>
        <w:r w:rsidRPr="00C3703D">
          <w:rPr>
            <w:color w:val="000000" w:themeColor="text1"/>
            <w:spacing w:val="-15"/>
          </w:rPr>
          <w:t xml:space="preserve"> </w:t>
        </w:r>
        <w:r w:rsidRPr="00C3703D">
          <w:rPr>
            <w:color w:val="000000" w:themeColor="text1"/>
          </w:rPr>
          <w:t>bloc bourgeois</w:t>
        </w:r>
        <w:r w:rsidRPr="00C3703D">
          <w:rPr>
            <w:color w:val="000000" w:themeColor="text1"/>
            <w:spacing w:val="-15"/>
          </w:rPr>
          <w:t xml:space="preserve"> </w:t>
        </w:r>
        <w:r w:rsidRPr="00C3703D">
          <w:rPr>
            <w:color w:val="000000" w:themeColor="text1"/>
          </w:rPr>
          <w:t xml:space="preserve">», conçu principalement comme une alliance </w:t>
        </w:r>
        <w:r>
          <w:rPr>
            <w:color w:val="000000" w:themeColor="text1"/>
          </w:rPr>
          <w:t xml:space="preserve">des élites économiques et </w:t>
        </w:r>
        <w:r w:rsidRPr="00347138">
          <w:rPr>
            <w:color w:val="000000" w:themeColor="text1"/>
          </w:rPr>
          <w:t>politique, fait consensus dans la littérature. Le système politique suisse est en effet connu pour la forte résilience et persistance d’une coalition politique dominante depuis le début du XX</w:t>
        </w:r>
        <w:r w:rsidRPr="00347138">
          <w:rPr>
            <w:color w:val="000000" w:themeColor="text1"/>
            <w:vertAlign w:val="superscript"/>
          </w:rPr>
          <w:t>e</w:t>
        </w:r>
        <w:r w:rsidRPr="00347138">
          <w:rPr>
            <w:color w:val="000000" w:themeColor="text1"/>
          </w:rPr>
          <w:t xml:space="preserve"> siècle </w:t>
        </w:r>
        <w:r w:rsidRPr="00347138">
          <w:t>entre, d’une part, les principaux partis politiques</w:t>
        </w:r>
        <w:r w:rsidR="00734F2A" w:rsidRPr="00347138">
          <w:rPr>
            <w:spacing w:val="40"/>
          </w:rPr>
          <w:t xml:space="preserve"> </w:t>
        </w:r>
        <w:r w:rsidRPr="00347138">
          <w:t>de droite :</w:t>
        </w:r>
        <w:r w:rsidR="00734F2A" w:rsidRPr="00347138">
          <w:t xml:space="preserve"> le Parti Libéral-Radical (PLR), Le Centre </w:t>
        </w:r>
        <w:r w:rsidR="00B16565" w:rsidRPr="00347138">
          <w:t>et l’Union Démocratique du Centre (UDC)</w:t>
        </w:r>
        <w:r w:rsidR="00734F2A" w:rsidRPr="00347138">
          <w:t xml:space="preserve"> </w:t>
        </w:r>
        <w:r w:rsidRPr="00347138">
          <w:t>et,</w:t>
        </w:r>
        <w:r w:rsidRPr="00347138">
          <w:rPr>
            <w:spacing w:val="27"/>
          </w:rPr>
          <w:t xml:space="preserve"> </w:t>
        </w:r>
        <w:r w:rsidRPr="00347138">
          <w:t>d’autre</w:t>
        </w:r>
        <w:r w:rsidRPr="00347138">
          <w:rPr>
            <w:spacing w:val="27"/>
          </w:rPr>
          <w:t xml:space="preserve"> </w:t>
        </w:r>
        <w:r w:rsidRPr="00347138">
          <w:t>part,</w:t>
        </w:r>
        <w:r w:rsidRPr="00347138">
          <w:rPr>
            <w:spacing w:val="27"/>
          </w:rPr>
          <w:t xml:space="preserve"> </w:t>
        </w:r>
        <w:r w:rsidRPr="00347138">
          <w:t>les</w:t>
        </w:r>
        <w:r w:rsidRPr="00347138">
          <w:rPr>
            <w:spacing w:val="27"/>
          </w:rPr>
          <w:t xml:space="preserve"> </w:t>
        </w:r>
        <w:r w:rsidRPr="00347138">
          <w:t>principales</w:t>
        </w:r>
        <w:r w:rsidRPr="00347138">
          <w:rPr>
            <w:spacing w:val="27"/>
          </w:rPr>
          <w:t xml:space="preserve"> </w:t>
        </w:r>
        <w:r w:rsidRPr="00347138">
          <w:t>organisations</w:t>
        </w:r>
        <w:r w:rsidRPr="00347138">
          <w:rPr>
            <w:spacing w:val="27"/>
          </w:rPr>
          <w:t xml:space="preserve"> </w:t>
        </w:r>
        <w:r w:rsidRPr="00347138">
          <w:t>patronales</w:t>
        </w:r>
        <w:r w:rsidRPr="00347138">
          <w:rPr>
            <w:spacing w:val="27"/>
          </w:rPr>
          <w:t xml:space="preserve"> </w:t>
        </w:r>
        <w:r w:rsidRPr="00347138">
          <w:t>à</w:t>
        </w:r>
        <w:r w:rsidRPr="00347138">
          <w:rPr>
            <w:spacing w:val="27"/>
          </w:rPr>
          <w:t xml:space="preserve"> </w:t>
        </w:r>
        <w:r w:rsidRPr="00347138">
          <w:t xml:space="preserve">savoir le </w:t>
        </w:r>
        <w:proofErr w:type="spellStart"/>
        <w:r w:rsidRPr="00347138">
          <w:t>Vorort</w:t>
        </w:r>
        <w:proofErr w:type="spellEnd"/>
        <w:r w:rsidRPr="00347138">
          <w:t xml:space="preserve"> (devenu par la suite </w:t>
        </w:r>
        <w:proofErr w:type="spellStart"/>
        <w:r w:rsidRPr="00347138">
          <w:t>ÉconomieSuisse</w:t>
        </w:r>
        <w:proofErr w:type="spellEnd"/>
        <w:r w:rsidRPr="00347138">
          <w:t xml:space="preserve">) qui réunit les plus grandes entreprises suisses, notamment celles orientés vers les marchés extérieurs; l’Association Suisse des Banquiers (ASB); l’Union Suisse des Arts et Métiers (USAM) réunissant les petites et moyennes entreprises et l’Union Suisse des Paysans (USP) (David </w:t>
        </w:r>
        <w:r w:rsidRPr="00E32EF4">
          <w:rPr>
            <w:rPrChange w:id="98" w:author="Auteur">
              <w:rPr>
                <w:i/>
                <w:iCs/>
              </w:rPr>
            </w:rPrChange>
          </w:rPr>
          <w:t xml:space="preserve">et. </w:t>
        </w:r>
        <w:proofErr w:type="gramStart"/>
        <w:r w:rsidRPr="00E32EF4">
          <w:rPr>
            <w:rPrChange w:id="99" w:author="Auteur">
              <w:rPr>
                <w:i/>
                <w:iCs/>
              </w:rPr>
            </w:rPrChange>
          </w:rPr>
          <w:t>al</w:t>
        </w:r>
        <w:proofErr w:type="gramEnd"/>
        <w:r w:rsidRPr="00E32EF4">
          <w:rPr>
            <w:rPrChange w:id="100" w:author="Auteur">
              <w:rPr>
                <w:i/>
                <w:iCs/>
              </w:rPr>
            </w:rPrChange>
          </w:rPr>
          <w:t>.</w:t>
        </w:r>
        <w:r w:rsidRPr="00347138">
          <w:t>, 2007, Eichenberger &amp; Mach, 2011, Mach, 2006,). Ce «</w:t>
        </w:r>
        <w:r w:rsidRPr="00347138">
          <w:rPr>
            <w:spacing w:val="-15"/>
          </w:rPr>
          <w:t xml:space="preserve"> </w:t>
        </w:r>
        <w:r w:rsidRPr="00347138">
          <w:t>bloc bourgeois</w:t>
        </w:r>
        <w:r w:rsidRPr="00347138">
          <w:rPr>
            <w:spacing w:val="-15"/>
          </w:rPr>
          <w:t xml:space="preserve"> </w:t>
        </w:r>
        <w:r w:rsidRPr="00347138">
          <w:t>» serait à l’origine de la</w:t>
        </w:r>
        <w:r w:rsidRPr="00347138">
          <w:rPr>
            <w:spacing w:val="40"/>
          </w:rPr>
          <w:t xml:space="preserve"> </w:t>
        </w:r>
        <w:r w:rsidRPr="00347138">
          <w:t>forme</w:t>
        </w:r>
        <w:r w:rsidRPr="00347138">
          <w:rPr>
            <w:spacing w:val="-15"/>
          </w:rPr>
          <w:t xml:space="preserve"> </w:t>
        </w:r>
        <w:r w:rsidRPr="00347138">
          <w:t>«</w:t>
        </w:r>
        <w:r w:rsidRPr="00347138">
          <w:rPr>
            <w:spacing w:val="-15"/>
          </w:rPr>
          <w:t xml:space="preserve"> </w:t>
        </w:r>
        <w:r w:rsidRPr="00347138">
          <w:t>organisée</w:t>
        </w:r>
        <w:r w:rsidRPr="00347138">
          <w:rPr>
            <w:spacing w:val="-15"/>
          </w:rPr>
          <w:t xml:space="preserve"> </w:t>
        </w:r>
        <w:r w:rsidRPr="00347138">
          <w:t xml:space="preserve">» </w:t>
        </w:r>
        <w:r w:rsidRPr="00347138">
          <w:fldChar w:fldCharType="begin"/>
        </w:r>
      </w:ins>
      <w:r w:rsidR="007450B8">
        <w:instrText xml:space="preserve"> ADDIN ZOTERO_ITEM CSL_CITATION {"citationID":"Hf7hCJ9S","properties":{"formattedCitation":"(Mach 2007)","plainCitation":"(Mach 2007)","dontUpdate":true,"noteIndex":0},"citationItems":[{"id":5410,"uris":["http://zotero.org/groups/6347865/items/9EPYA6RD"],"itemData":{"id":5410,"type":"chapter","citation-key":"machRedefinitionBlockBourgeois2007","collection-number":"3.2997","collection-title":"Jahrbuch / Denknetz","container-title":"Zur politischen Ökonomie der Schweiz: eine Annäherung ; Analysen und Impulse zur Politik ; Jahrbuch Denknetz 2007: une approche ; analyses et impulsions politiques ; cahier Réseau de Réflexion 2007 = La politique économique de la suisse","edition":"1. Aufl","publisher-place":"Zürich","title":"La redéfinition du block bourgeois au cours des vingt dernières années","title-short":"Zur politischen Ökonomie der Schweiz","author":[{"family":"Mach","given":"André"}],"issued":{"date-parts":[["2007"]]}}}],"schema":"https://github.com/citation-style-language/schema/raw/master/csl-citation.json"} </w:instrText>
      </w:r>
      <w:ins w:id="101" w:author="Auteur">
        <w:r w:rsidRPr="00347138">
          <w:fldChar w:fldCharType="separate"/>
        </w:r>
        <w:r w:rsidRPr="00347138">
          <w:t>(Mach, 2007)</w:t>
        </w:r>
        <w:r w:rsidRPr="00347138">
          <w:fldChar w:fldCharType="end"/>
        </w:r>
        <w:r w:rsidRPr="00347138">
          <w:t>, «</w:t>
        </w:r>
        <w:r w:rsidRPr="00347138">
          <w:rPr>
            <w:spacing w:val="-15"/>
          </w:rPr>
          <w:t xml:space="preserve"> </w:t>
        </w:r>
        <w:r w:rsidRPr="00347138">
          <w:t>hybride</w:t>
        </w:r>
        <w:r w:rsidRPr="00347138">
          <w:rPr>
            <w:spacing w:val="-15"/>
          </w:rPr>
          <w:t xml:space="preserve"> » </w:t>
        </w:r>
        <w:r w:rsidRPr="00347138">
          <w:rPr>
            <w:spacing w:val="-15"/>
          </w:rPr>
          <w:fldChar w:fldCharType="begin"/>
        </w:r>
      </w:ins>
      <w:r w:rsidR="007450B8">
        <w:rPr>
          <w:spacing w:val="-15"/>
        </w:rPr>
        <w:instrText xml:space="preserve"> ADDIN ZOTERO_ITEM CSL_CITATION {"citationID":"cwy2pIwF","properties":{"formattedCitation":"(Trampusch et Mach 2011b)","plainCitation":"(Trampusch et Mach 2011b)","dontUpdate":true,"noteIndex":0},"citationItems":[{"id":5492,"uris":["http://zotero.org/groups/6347865/items/TQS2PARY"],"itemData":{"id":5492,"type":"book","abstract":"While Switzerland is well known for its specific political institutions, such as direct democracy, federalism and neutrality, or for its banking secrecy, its socio-economic institutions, which decisively contributed to its prosperity, remain relatively unexplored.  This book gives the first systematic overview of Swiss political economy in comparative perspectives. Divided into four sections, the first offers an introduction to Swiss political economy, its major political institutions and Switzerland’ relationship to the EU. The remaining three sections provide case studies on different parts of the political economy and policy fields. The case studies with in part two and three focus on economic actors, major socio-economic institutions addressing corporate governance, finance, labour market, skills and training. Part four addresses social and economic policies, including welfare, liberalization and economic regulatory reforms. Switzerland in Europe also offers several insights into important literature in comparative political economy: the varieties of capitalism, small states, institutional change and patterns of democracy.  This will be of interest students and scholars of comparative politics, political economy, Switzerland, small states and European Studies.","citation-key":"trampuschSwitzerlandEuropeContinuity2011","ISBN":"978-1-136-81502-7","language":"en","note":"Google-Books-ID: turt8mlnqboC","number-of-pages":"273","publisher":"Taylor &amp; Francis","source":"Google Books","title":"Switzerland in Europe: Continuity and Change in the Swiss Political Economy","title-short":"Switzerland in Europe","author":[{"family":"Trampusch","given":"Christine"},{"family":"Mach","given":"André"}],"issued":{"date-parts":[["2011",3,14]]}}}],"schema":"https://github.com/citation-style-language/schema/raw/master/csl-citation.json"} </w:instrText>
      </w:r>
      <w:ins w:id="102" w:author="Auteur">
        <w:r w:rsidRPr="00347138">
          <w:rPr>
            <w:spacing w:val="-15"/>
          </w:rPr>
          <w:fldChar w:fldCharType="separate"/>
        </w:r>
        <w:r w:rsidRPr="00347138">
          <w:t>(Mach &amp; Trampusch, 2011)</w:t>
        </w:r>
        <w:r w:rsidRPr="00347138">
          <w:rPr>
            <w:spacing w:val="-15"/>
          </w:rPr>
          <w:fldChar w:fldCharType="end"/>
        </w:r>
        <w:r w:rsidRPr="00347138">
          <w:t xml:space="preserve"> ou encore «</w:t>
        </w:r>
        <w:r w:rsidRPr="00347138">
          <w:rPr>
            <w:spacing w:val="-15"/>
          </w:rPr>
          <w:t xml:space="preserve"> </w:t>
        </w:r>
        <w:r w:rsidRPr="00347138">
          <w:t>libéral-corporatiste</w:t>
        </w:r>
        <w:r w:rsidRPr="00347138">
          <w:rPr>
            <w:spacing w:val="-23"/>
          </w:rPr>
          <w:t xml:space="preserve"> </w:t>
        </w:r>
        <w:r w:rsidRPr="00347138">
          <w:t xml:space="preserve">» du capitalisme suisse </w:t>
        </w:r>
        <w:r w:rsidRPr="00347138">
          <w:fldChar w:fldCharType="begin"/>
        </w:r>
      </w:ins>
      <w:r w:rsidR="007450B8">
        <w:instrText xml:space="preserve"> ADDIN ZOTERO_ITEM CSL_CITATION {"citationID":"hpZBpRbv","properties":{"formattedCitation":"(Katzenstein 1980, 1984, 1985)","plainCitation":"(Katzenstein 1980, 1984, 1985)","dontUpdate":true,"noteIndex":0},"citationItems":[{"id":5481,"uris":["http://zotero.org/groups/6347865/items/5UW7MME3"],"itemData":{"id":5481,"type":"article-journal","abstract":"Recent experience confirms an old truth: Switzerland offers a view of the past that works. In 1978 Switzerland was one of the richest countries in the world with a Gross National Product (GNP) of $13,853 per capita. Between 1975 and 1978 it raised the proportion of exports of goods and services in its Gross Domestic Product (GDP) from 36 to 44 percent. In 1977 its current account surplus surpassed that of West Germany and was second only to Japan's. Between 1970 and the end of 1979 the Swiss Franc appreciated by about 90 percent on a trade-weighted basis; against the dollar the appreciation was about 120 percent. From a rate of more than 10 percent in 1974 its inflation rate dropped to 1 percent in 1978. Switzerland's official unemployment figures (which do not record the loss of more than 300,000 jobs among foreign workers and women since 1973) are lower than those of all other advanced industrial states. And even though since 1970 government expenditures have increased faster than in any other OECD country, Switzerland's budget deficit was cut by one-third in the midst of a general recession in 1976–1977. Real GDP dropped by more than 7 percent in 1975, which represented one of the largest declines in the OECD and was a much greater drop than had been recorded in any one year in the 1930s; yet, only two years later, in 1977 Switzerland's real GNP increased by 4.3 percent, which exceeded the growth rate of any other OECD member state.","citation-key":"katzensteinCapitalismOneCountry1980","container-title":"International Organization","DOI":"10.1017/S002081830001883X","ISSN":"1531-5088, 0020-8183","issue":"4","language":"en","page":"507-540","publisher":"Cambridge University Press","source":"Cambridge University Press","title":"Capitalism in one country? Switzerland in the international economy","title-short":"Capitalism in one country?","volume":"34","author":[{"family":"Katzenstein","given":"Peter J."}],"issued":{"date-parts":[["1980",10]]}}},{"id":5482,"uris":["http://zotero.org/groups/6347865/items/UWSH59E6"],"itemData":{"id":5482,"type":"book","abstract":"Book by Katzenstein, Peter J.","citation-key":"katzensteinCorporatismChangeAustria1984","ISBN":"978-0-8014-1716-0","language":"English","number-of-pages":"334","publisher":"Cornell Univ Pr","publisher-place":"Ithaka, N.Y.","source":"Amazon","title":"Corporatism and Change: Austria, Switzerland, and the Politics of Industry","title-short":"Corporatism and Change","author":[{"family":"Katzenstein","given":"Peter J."}],"issued":{"date-parts":[["1984",1,1]]}}},{"id":5479,"uris":["http://zotero.org/groups/6347865/items/V9QILME3"],"itemData":{"id":5479,"type":"book","abstract":"By the early 1980s the average American had a lower standard of living than the average Norwegian or Dane. Standards of living in the Netherlands, Belgium, Sweden, Switzerland, and Austria also rivaled those in the United States. How have seven small democracies achieved economic success and what can they teach America?In Small States in World Markets, Peter Katzenstein examines the successes of these economically vulnerable nations of Western Europe, showing that they have managed to stay economically competitive while at the same time preserving their political institutions. Too dependent on world trade to impose protection, and lacking the resources to transform their domestic industries, they have found a third solution. Their rapid and flexible response to market opportunity stems from what Katzenstein calls \"democratic corporatism,\" a mixture of ideological consensus, centralized politics, and complex bargains among politicians, merest groups, and bureaucrats.Democratic corporatism is the solution these nations have developed in response to the economic crises of the 1930s and 1940s, the liberal international economy established after World War II, and the volatile markets of more recent years. Katzenstein maintains that democratic corporatism is an effective way of coping with a rapidly changing world―a more effective way than the United States and several other large industrial countries have yet managed to discover.","citation-key":"katzensteinSmallStatesWorld1985","ISBN":"978-0-8014-9326-3","language":"English","number-of-pages":"288","publisher":"Cornell University Press","publisher-place":"Ithaca, N.Y","source":"Amazon","title":"Small States in World Markets: Industrial Policy in Europe","title-short":"Small States in World Markets","author":[{"family":"Katzenstein","given":"Peter J."}],"issued":{"date-parts":[["1985"]]}}}],"schema":"https://github.com/citation-style-language/schema/raw/master/csl-citation.json"} </w:instrText>
      </w:r>
      <w:ins w:id="103" w:author="Auteur">
        <w:r w:rsidRPr="00347138">
          <w:fldChar w:fldCharType="separate"/>
        </w:r>
        <w:r w:rsidRPr="00347138">
          <w:t>(Katzenstein, 1980; 1984; 1985)</w:t>
        </w:r>
        <w:r w:rsidRPr="00347138">
          <w:fldChar w:fldCharType="end"/>
        </w:r>
        <w:r w:rsidRPr="00347138">
          <w:t>.</w:t>
        </w:r>
        <w:r w:rsidR="00846403">
          <w:t xml:space="preserve"> </w:t>
        </w:r>
      </w:ins>
    </w:p>
    <w:p w14:paraId="3F65750E" w14:textId="3E6B6E32" w:rsidR="00846403" w:rsidDel="008D0536" w:rsidRDefault="00846403" w:rsidP="00B16565">
      <w:pPr>
        <w:pStyle w:val="Corpsdetexte"/>
        <w:spacing w:line="283" w:lineRule="auto"/>
        <w:ind w:left="0" w:right="95"/>
        <w:rPr>
          <w:ins w:id="104" w:author="Auteur"/>
          <w:del w:id="105" w:author="Auteur"/>
        </w:rPr>
      </w:pPr>
    </w:p>
    <w:p w14:paraId="134C1B17" w14:textId="1596CD8F" w:rsidR="00972D0A" w:rsidRDefault="004F3363" w:rsidP="00972D0A">
      <w:pPr>
        <w:pStyle w:val="Corpsdetexte"/>
        <w:spacing w:line="283" w:lineRule="auto"/>
        <w:ind w:left="0" w:right="95"/>
        <w:rPr>
          <w:ins w:id="106" w:author="Auteur"/>
        </w:rPr>
      </w:pPr>
      <w:ins w:id="107" w:author="Auteur">
        <w:r>
          <w:t>L’avantage de l</w:t>
        </w:r>
        <w:del w:id="108" w:author="Auteur">
          <w:r w:rsidR="00972D0A" w:rsidDel="004F3363">
            <w:delText>L</w:delText>
          </w:r>
        </w:del>
        <w:r w:rsidR="00972D0A">
          <w:t xml:space="preserve">’approche </w:t>
        </w:r>
        <w:r w:rsidR="00D933B9">
          <w:t>néoréaliste</w:t>
        </w:r>
        <w:r w:rsidR="00972D0A">
          <w:t xml:space="preserve"> </w:t>
        </w:r>
        <w:del w:id="109" w:author="Auteur">
          <w:r w:rsidR="00972D0A" w:rsidDel="004F3363">
            <w:delText>permet d’étudier</w:delText>
          </w:r>
        </w:del>
        <w:r>
          <w:t>est de permettre d’étudier</w:t>
        </w:r>
        <w:r w:rsidR="00972D0A">
          <w:t xml:space="preserve"> la base sociale de telles alliance</w:t>
        </w:r>
        <w:r>
          <w:t>s</w:t>
        </w:r>
        <w:r w:rsidR="00972D0A">
          <w:t>,</w:t>
        </w:r>
        <w:r w:rsidR="00D933B9">
          <w:t xml:space="preserve"> ainsi que</w:t>
        </w:r>
        <w:r w:rsidR="00972D0A">
          <w:t xml:space="preserve"> la matérialisation de son soutien lors de tentatives de réformes de la protection sociale. Le cadre néoréaliste permet en effet d’intégrer stratégie</w:t>
        </w:r>
        <w:r w:rsidR="00313E60">
          <w:t>s</w:t>
        </w:r>
        <w:r w:rsidR="00972D0A">
          <w:t xml:space="preserve"> politiques des élites et conditions socio-économique</w:t>
        </w:r>
        <w:r w:rsidR="00313E60">
          <w:t>s</w:t>
        </w:r>
        <w:r w:rsidR="00972D0A">
          <w:t xml:space="preserve"> de la population qui les </w:t>
        </w:r>
        <w:r w:rsidR="00B16565">
          <w:t>soutient</w:t>
        </w:r>
        <w:r w:rsidR="00972D0A">
          <w:t xml:space="preserve">, en mobilisant le concept de </w:t>
        </w:r>
        <w:r w:rsidR="00972D0A" w:rsidRPr="00E00657">
          <w:rPr>
            <w:color w:val="000000" w:themeColor="text1"/>
          </w:rPr>
          <w:t>groupes socio-politiques</w:t>
        </w:r>
        <w:r w:rsidR="00972D0A">
          <w:rPr>
            <w:color w:val="000000" w:themeColor="text1"/>
          </w:rPr>
          <w:t>, qui</w:t>
        </w:r>
        <w:r w:rsidR="00972D0A" w:rsidRPr="00E00657">
          <w:rPr>
            <w:color w:val="000000" w:themeColor="text1"/>
          </w:rPr>
          <w:t xml:space="preserve"> renvoie </w:t>
        </w:r>
        <w:r w:rsidR="00972D0A">
          <w:rPr>
            <w:color w:val="000000" w:themeColor="text1"/>
          </w:rPr>
          <w:t>à des ensembles</w:t>
        </w:r>
        <w:r w:rsidR="00972D0A" w:rsidRPr="00E00657">
          <w:rPr>
            <w:color w:val="000000" w:themeColor="text1"/>
          </w:rPr>
          <w:t xml:space="preserve"> d’individus partageant des attentes sociales similaires vis-à-vis des politiques publiques, du modèle socio-économique ainsi qu’en termes de valeurs. Dans cette perspective, le bloc social dominant (BSD) est le bloc social dont la stratégie politique qui est à ses origines s’impose durablement dans l’espace politique</w:t>
        </w:r>
        <w:r w:rsidR="00972D0A" w:rsidRPr="00E00657">
          <w:rPr>
            <w:rStyle w:val="Appelnotedebasdep"/>
            <w:color w:val="000000" w:themeColor="text1"/>
          </w:rPr>
          <w:footnoteReference w:id="3"/>
        </w:r>
        <w:r w:rsidR="00972D0A" w:rsidRPr="00E00657">
          <w:rPr>
            <w:color w:val="000000" w:themeColor="text1"/>
          </w:rPr>
          <w:t>.</w:t>
        </w:r>
        <w:r w:rsidR="00127543">
          <w:rPr>
            <w:color w:val="000000" w:themeColor="text1"/>
          </w:rPr>
          <w:t xml:space="preserve"> </w:t>
        </w:r>
        <w:r w:rsidR="005710FB">
          <w:rPr>
            <w:color w:val="000000" w:themeColor="text1"/>
          </w:rPr>
          <w:t xml:space="preserve">Par rapport </w:t>
        </w:r>
        <w:r w:rsidR="00CB358E">
          <w:rPr>
            <w:color w:val="000000" w:themeColor="text1"/>
          </w:rPr>
          <w:t>à la perspective du bloc bourgeois ou bien d’autres approches comme celle des clivages de classe</w:t>
        </w:r>
        <w:r w:rsidR="00F7393B">
          <w:rPr>
            <w:color w:val="000000" w:themeColor="text1"/>
          </w:rPr>
          <w:t xml:space="preserve"> </w:t>
        </w:r>
      </w:ins>
      <w:r w:rsidR="00F7393B">
        <w:rPr>
          <w:color w:val="000000" w:themeColor="text1"/>
        </w:rPr>
        <w:fldChar w:fldCharType="begin"/>
      </w:r>
      <w:r w:rsidR="007450B8">
        <w:rPr>
          <w:color w:val="000000" w:themeColor="text1"/>
        </w:rPr>
        <w:instrText xml:space="preserve"> ADDIN ZOTERO_ITEM CSL_CITATION {"citationID":"hXpan8Ph","properties":{"formattedCitation":"(Oesch et Rennwald 2018)","plainCitation":"(Oesch et Rennwald 2018)","dontUpdate":true,"noteIndex":0},"citationItems":[{"id":46,"uris":["http://zotero.org/users/10215853/items/BZSFQJ66"],"itemData":{"id":46,"type":"article-journal","abstract":"The rise of the radical right fundamentally changes the face of electoral competition in Western Europe. Bipolar competition is becoming tripolar, as the two dominant party poles of the twentieth century – the left and the centre-right – are challenged by a third pole of the radical right. Between 2000 and 2015, the radical right has secured more than 12 per cent of the vote in over ten Western European countries. This article shows how electoral competition between the three party poles plays out at the micro level of social classes. It presents a model of class voting that distinguishes between classes that are a party's preserve, classes that are contested strongholds of two parties and classes over which there is an open competition. Using seven rounds of the European Social Survey, it shows that sociocultural professionals form the party preserve of the left, and large employers and managers the preserve of the centre-right. However, the radical right competes with the centre-right for the votes of small business owners, and it challenges the left over its working-class stronghold. These two contested strongholds attest to the co-existence of old and new patterns of class voting. Old patterns are structured by an economic conflict: Production workers vote for the left and small business owners for the centre-right based on their economic attitudes. In contrast, new patterns are linked to the rise of the radical right and structured by a cultural conflict.","container-title":"European Journal of Political Research","DOI":"10.1111/1475-6765.12259","ISSN":"1475-6765","issue":"4","language":"en","license":"© 2018 European Consortium for Political Research","note":"_eprint: https://onlinelibrary.wiley.com/doi/pdf/10.1111/1475-6765.12259","page":"783-807","source":"Wiley Online Library","title":"Electoral competition in Europe's new tripolar political space: Class voting for the left, centre-right and radical right","title-short":"Electoral competition in Europe's new tripolar political space","volume":"57","author":[{"family":"Oesch","given":"Daniel"},{"family":"Rennwald","given":"Line"}],"issued":{"date-parts":[["2018"]]}}}],"schema":"https://github.com/citation-style-language/schema/raw/master/csl-citation.json"} </w:instrText>
      </w:r>
      <w:r w:rsidR="00F7393B">
        <w:rPr>
          <w:color w:val="000000" w:themeColor="text1"/>
        </w:rPr>
        <w:fldChar w:fldCharType="separate"/>
      </w:r>
      <w:r w:rsidR="00F7393B" w:rsidRPr="00F7393B">
        <w:t>(Oesch et Rennwald</w:t>
      </w:r>
      <w:ins w:id="113" w:author="Auteur">
        <w:r w:rsidR="00F7393B">
          <w:t>,</w:t>
        </w:r>
      </w:ins>
      <w:r w:rsidR="00F7393B" w:rsidRPr="00F7393B">
        <w:t xml:space="preserve"> 2018)</w:t>
      </w:r>
      <w:r w:rsidR="00F7393B">
        <w:rPr>
          <w:color w:val="000000" w:themeColor="text1"/>
        </w:rPr>
        <w:fldChar w:fldCharType="end"/>
      </w:r>
      <w:ins w:id="114" w:author="Auteur">
        <w:r w:rsidR="00F7393B">
          <w:rPr>
            <w:color w:val="000000" w:themeColor="text1"/>
          </w:rPr>
          <w:t xml:space="preserve"> </w:t>
        </w:r>
        <w:r w:rsidR="00CB358E">
          <w:rPr>
            <w:color w:val="000000" w:themeColor="text1"/>
          </w:rPr>
          <w:t xml:space="preserve">l’approche néoréaliste présente les avantages analytiques et conceptuels suivants. D’une part, elle </w:t>
        </w:r>
        <w:r w:rsidR="00127543">
          <w:rPr>
            <w:lang w:val="fr-CH"/>
          </w:rPr>
          <w:t>permet d’explorer les conditions socio-politiques du changement institutionnel en explorant la base sociale et les demandes politiques des groupes sociaux desquels les acteurs politiques tentent de tirer du soutien. En ce sens, elle complémente l’approche du bloc bourgeois</w:t>
        </w:r>
        <w:r w:rsidR="00932777">
          <w:rPr>
            <w:lang w:val="fr-CH"/>
          </w:rPr>
          <w:t xml:space="preserve"> qui est avant tout focalisée sur les </w:t>
        </w:r>
        <w:r w:rsidR="00907931">
          <w:rPr>
            <w:lang w:val="fr-CH"/>
          </w:rPr>
          <w:t>partis</w:t>
        </w:r>
        <w:r w:rsidR="00932777">
          <w:rPr>
            <w:lang w:val="fr-CH"/>
          </w:rPr>
          <w:t xml:space="preserve"> politiques et groupes d’intérêts</w:t>
        </w:r>
        <w:r w:rsidR="00127543">
          <w:rPr>
            <w:lang w:val="fr-CH"/>
          </w:rPr>
          <w:t>. D’autre part, la distinction entre groupes socio-politiques et groupes socio-économiques permet d’éviter un déterminisme économique</w:t>
        </w:r>
        <w:r w:rsidR="00181217">
          <w:rPr>
            <w:lang w:val="fr-CH"/>
          </w:rPr>
          <w:t xml:space="preserve">. </w:t>
        </w:r>
        <w:del w:id="115" w:author="Auteur">
          <w:r w:rsidR="00127543" w:rsidDel="00181217">
            <w:rPr>
              <w:lang w:val="fr-CH"/>
            </w:rPr>
            <w:delText xml:space="preserve"> par trop répandu dans l’approche des clivages de classes</w:delText>
          </w:r>
          <w:r w:rsidR="00B6718F" w:rsidDel="00181217">
            <w:rPr>
              <w:lang w:val="fr-CH"/>
            </w:rPr>
            <w:delText xml:space="preserve">. </w:delText>
          </w:r>
          <w:r w:rsidR="00A77075" w:rsidDel="00EF4F0F">
            <w:rPr>
              <w:lang w:val="fr-CH"/>
            </w:rPr>
            <w:delText>En effet, l</w:delText>
          </w:r>
          <w:r w:rsidR="00B6718F" w:rsidDel="00EF4F0F">
            <w:rPr>
              <w:lang w:val="fr-CH"/>
            </w:rPr>
            <w:delText xml:space="preserve">’approche néoréaliste, grâce au concept de groupe socio-politique, permet d’éviter l’écueil selon lequel les acteurs politiques élaborent leur </w:delText>
          </w:r>
          <w:r w:rsidR="00A77075" w:rsidDel="00EF4F0F">
            <w:rPr>
              <w:lang w:val="fr-CH"/>
            </w:rPr>
            <w:delText>stratégie</w:delText>
          </w:r>
          <w:r w:rsidR="00B6718F" w:rsidDel="00EF4F0F">
            <w:rPr>
              <w:lang w:val="fr-CH"/>
            </w:rPr>
            <w:delText xml:space="preserve"> politique </w:delText>
          </w:r>
          <w:r w:rsidDel="00EF4F0F">
            <w:rPr>
              <w:lang w:val="fr-CH"/>
            </w:rPr>
            <w:delText>uniquement à</w:delText>
          </w:r>
          <w:r w:rsidR="00B6718F" w:rsidDel="00EF4F0F">
            <w:rPr>
              <w:lang w:val="fr-CH"/>
            </w:rPr>
            <w:delText xml:space="preserve">à partir d’intérêts de classes. </w:delText>
          </w:r>
        </w:del>
        <w:r w:rsidR="00932777">
          <w:rPr>
            <w:lang w:val="fr-CH"/>
          </w:rPr>
          <w:t>Pour s’imposer dans l’espace politique, une stratégie politique doit pouvoir produire son propre soutien et ce dernier provient de la satisfaction d’attentes sociales correspondant aux intérêts tels que per</w:t>
        </w:r>
        <w:proofErr w:type="spellStart"/>
        <w:r w:rsidR="00932777" w:rsidRPr="00932777">
          <w:t>ç</w:t>
        </w:r>
        <w:r w:rsidR="00932777">
          <w:t>us</w:t>
        </w:r>
        <w:proofErr w:type="spellEnd"/>
        <w:r w:rsidR="00932777">
          <w:t xml:space="preserve"> par les agents, </w:t>
        </w:r>
        <w:r w:rsidR="0047138E">
          <w:t xml:space="preserve">intérêts </w:t>
        </w:r>
        <w:r w:rsidR="00932777">
          <w:t>qui ne correspondent pas toujours aux intérêts objectifs conditionné</w:t>
        </w:r>
        <w:r w:rsidR="00D875E9">
          <w:t>s</w:t>
        </w:r>
        <w:r w:rsidR="00932777">
          <w:t xml:space="preserve"> par la structure économique. Il est ainsi essentiel de distinguer les groupes socio-politiques, d</w:t>
        </w:r>
        <w:r w:rsidR="00907931">
          <w:t>é</w:t>
        </w:r>
        <w:r w:rsidR="00932777">
          <w:t xml:space="preserve">finis sur la base des attentes exprimées, des groupes socio-économiques identifiable par l’analyse de la structure productive </w:t>
        </w:r>
        <w:r w:rsidR="00932777" w:rsidRPr="00932777">
          <w:t xml:space="preserve">(Amable &amp; </w:t>
        </w:r>
        <w:proofErr w:type="spellStart"/>
        <w:r w:rsidR="00932777" w:rsidRPr="00932777">
          <w:t>Palombarini</w:t>
        </w:r>
        <w:proofErr w:type="spellEnd"/>
        <w:r w:rsidR="00932777" w:rsidRPr="00932777">
          <w:t xml:space="preserve"> 2024, p. 21)</w:t>
        </w:r>
        <w:r w:rsidR="00932777">
          <w:t>.</w:t>
        </w:r>
      </w:ins>
    </w:p>
    <w:p w14:paraId="71401F77" w14:textId="572F3A3B" w:rsidR="00972D0A" w:rsidRDefault="0047138E">
      <w:pPr>
        <w:pStyle w:val="Corpsdetexte"/>
        <w:spacing w:line="283" w:lineRule="auto"/>
        <w:ind w:left="0" w:right="95"/>
        <w:rPr>
          <w:ins w:id="116" w:author="Auteur"/>
        </w:rPr>
        <w:pPrChange w:id="117" w:author="Auteur">
          <w:pPr>
            <w:pStyle w:val="Corpsdetexte"/>
            <w:spacing w:line="283" w:lineRule="auto"/>
            <w:ind w:left="0" w:right="123"/>
          </w:pPr>
        </w:pPrChange>
      </w:pPr>
      <w:ins w:id="118" w:author="Auteur">
        <w:r>
          <w:t>L’analyse du BSD suisse au prisme de ses attentes à l’égard du système de santé nous permettra ainsi</w:t>
        </w:r>
        <w:r w:rsidR="00972D0A" w:rsidRPr="00E00657">
          <w:rPr>
            <w:color w:val="000000" w:themeColor="text1"/>
            <w:spacing w:val="-9"/>
          </w:rPr>
          <w:t xml:space="preserve"> </w:t>
        </w:r>
        <w:r w:rsidR="00972D0A" w:rsidRPr="00E00657">
          <w:rPr>
            <w:color w:val="000000" w:themeColor="text1"/>
            <w:spacing w:val="-2"/>
          </w:rPr>
          <w:t>de</w:t>
        </w:r>
        <w:r w:rsidR="00972D0A" w:rsidRPr="00E00657">
          <w:rPr>
            <w:color w:val="000000" w:themeColor="text1"/>
            <w:spacing w:val="-9"/>
          </w:rPr>
          <w:t xml:space="preserve"> </w:t>
        </w:r>
        <w:r w:rsidR="00972D0A" w:rsidRPr="00E00657">
          <w:rPr>
            <w:color w:val="000000" w:themeColor="text1"/>
            <w:spacing w:val="-2"/>
          </w:rPr>
          <w:t>comprendre</w:t>
        </w:r>
        <w:r w:rsidR="00972D0A" w:rsidRPr="00E00657">
          <w:rPr>
            <w:color w:val="000000" w:themeColor="text1"/>
            <w:spacing w:val="-9"/>
          </w:rPr>
          <w:t xml:space="preserve"> </w:t>
        </w:r>
        <w:r w:rsidR="00972D0A" w:rsidRPr="00E00657">
          <w:rPr>
            <w:color w:val="000000" w:themeColor="text1"/>
            <w:spacing w:val="-2"/>
          </w:rPr>
          <w:t>pourquoi</w:t>
        </w:r>
        <w:r w:rsidR="00972D0A" w:rsidRPr="00E00657">
          <w:rPr>
            <w:color w:val="000000" w:themeColor="text1"/>
            <w:spacing w:val="-9"/>
          </w:rPr>
          <w:t xml:space="preserve"> </w:t>
        </w:r>
        <w:del w:id="119" w:author="Auteur">
          <w:r w:rsidR="00972D0A" w:rsidRPr="00E00657" w:rsidDel="00D57246">
            <w:rPr>
              <w:color w:val="000000" w:themeColor="text1"/>
              <w:spacing w:val="-2"/>
            </w:rPr>
            <w:delText>l’impasse</w:delText>
          </w:r>
          <w:r w:rsidR="00972D0A" w:rsidRPr="00E00657" w:rsidDel="00D57246">
            <w:rPr>
              <w:color w:val="000000" w:themeColor="text1"/>
              <w:spacing w:val="-9"/>
            </w:rPr>
            <w:delText xml:space="preserve"> </w:delText>
          </w:r>
          <w:r w:rsidR="00972D0A" w:rsidRPr="00E00657" w:rsidDel="00D57246">
            <w:rPr>
              <w:color w:val="000000" w:themeColor="text1"/>
              <w:spacing w:val="-2"/>
            </w:rPr>
            <w:delText>du</w:delText>
          </w:r>
        </w:del>
        <w:r w:rsidR="00D57246">
          <w:rPr>
            <w:color w:val="000000" w:themeColor="text1"/>
            <w:spacing w:val="-2"/>
          </w:rPr>
          <w:t xml:space="preserve"> les problèmes soulevés par le modèle</w:t>
        </w:r>
        <w:del w:id="120" w:author="Auteur">
          <w:r w:rsidR="00972D0A" w:rsidRPr="00E00657" w:rsidDel="00D57246">
            <w:rPr>
              <w:color w:val="000000" w:themeColor="text1"/>
              <w:spacing w:val="-9"/>
            </w:rPr>
            <w:delText xml:space="preserve"> </w:delText>
          </w:r>
          <w:r w:rsidR="00972D0A" w:rsidRPr="00E00657" w:rsidDel="00D57246">
            <w:rPr>
              <w:color w:val="000000" w:themeColor="text1"/>
              <w:spacing w:val="-2"/>
            </w:rPr>
            <w:delText>système</w:delText>
          </w:r>
        </w:del>
        <w:r w:rsidR="00972D0A" w:rsidRPr="00E00657">
          <w:rPr>
            <w:color w:val="000000" w:themeColor="text1"/>
            <w:spacing w:val="-9"/>
          </w:rPr>
          <w:t xml:space="preserve"> </w:t>
        </w:r>
        <w:r w:rsidR="00972D0A" w:rsidRPr="00E00657">
          <w:rPr>
            <w:color w:val="000000" w:themeColor="text1"/>
            <w:spacing w:val="-2"/>
          </w:rPr>
          <w:t xml:space="preserve">d’assurance-maladie </w:t>
        </w:r>
        <w:r w:rsidR="00972D0A" w:rsidRPr="00E00657">
          <w:rPr>
            <w:color w:val="000000" w:themeColor="text1"/>
          </w:rPr>
          <w:t>n’a</w:t>
        </w:r>
        <w:r w:rsidR="00972D0A" w:rsidRPr="00E00657">
          <w:rPr>
            <w:color w:val="000000" w:themeColor="text1"/>
            <w:spacing w:val="1"/>
          </w:rPr>
          <w:t xml:space="preserve"> </w:t>
        </w:r>
        <w:r w:rsidR="00972D0A" w:rsidRPr="00E00657">
          <w:rPr>
            <w:color w:val="000000" w:themeColor="text1"/>
          </w:rPr>
          <w:t>pas</w:t>
        </w:r>
        <w:r w:rsidR="00972D0A" w:rsidRPr="00E00657">
          <w:rPr>
            <w:color w:val="000000" w:themeColor="text1"/>
            <w:spacing w:val="1"/>
          </w:rPr>
          <w:t xml:space="preserve"> </w:t>
        </w:r>
        <w:r w:rsidR="00972D0A" w:rsidRPr="00E00657">
          <w:rPr>
            <w:color w:val="000000" w:themeColor="text1"/>
          </w:rPr>
          <w:t>encore</w:t>
        </w:r>
        <w:r w:rsidR="00972D0A" w:rsidRPr="00E00657">
          <w:rPr>
            <w:color w:val="000000" w:themeColor="text1"/>
            <w:spacing w:val="1"/>
          </w:rPr>
          <w:t xml:space="preserve"> </w:t>
        </w:r>
        <w:r w:rsidR="00972D0A" w:rsidRPr="00E00657">
          <w:rPr>
            <w:color w:val="000000" w:themeColor="text1"/>
          </w:rPr>
          <w:t>trouvé</w:t>
        </w:r>
        <w:r w:rsidR="00972D0A" w:rsidRPr="00E00657">
          <w:rPr>
            <w:color w:val="000000" w:themeColor="text1"/>
            <w:spacing w:val="1"/>
          </w:rPr>
          <w:t xml:space="preserve"> </w:t>
        </w:r>
        <w:r w:rsidR="00972D0A">
          <w:t>de</w:t>
        </w:r>
        <w:r w:rsidR="00972D0A">
          <w:rPr>
            <w:spacing w:val="1"/>
          </w:rPr>
          <w:t xml:space="preserve"> </w:t>
        </w:r>
        <w:r w:rsidR="00972D0A">
          <w:t>solution</w:t>
        </w:r>
        <w:r w:rsidR="00972D0A">
          <w:rPr>
            <w:spacing w:val="1"/>
          </w:rPr>
          <w:t xml:space="preserve"> </w:t>
        </w:r>
        <w:r w:rsidR="00972D0A">
          <w:t>politiqu</w:t>
        </w:r>
        <w:r>
          <w:t>e</w:t>
        </w:r>
        <w:r w:rsidR="00972D0A" w:rsidRPr="00487ECF">
          <w:t xml:space="preserve">. Notre hypothèse </w:t>
        </w:r>
        <w:r w:rsidR="00972D0A" w:rsidRPr="00E32EF4">
          <w:rPr>
            <w:spacing w:val="-2"/>
            <w:rPrChange w:id="121" w:author="Auteur">
              <w:rPr>
                <w:spacing w:val="-2"/>
                <w:u w:val="single"/>
              </w:rPr>
            </w:rPrChange>
          </w:rPr>
          <w:t>est la suivante : l’impasse du système d’assurance-maladie obligatoire suisse perdure car les coûts engendrés par le système de « </w:t>
        </w:r>
        <w:proofErr w:type="spellStart"/>
        <w:r w:rsidR="00972D0A" w:rsidRPr="00E32EF4">
          <w:rPr>
            <w:spacing w:val="-2"/>
            <w:rPrChange w:id="122" w:author="Auteur">
              <w:rPr>
                <w:spacing w:val="-2"/>
                <w:u w:val="single"/>
              </w:rPr>
            </w:rPrChange>
          </w:rPr>
          <w:t>managed</w:t>
        </w:r>
        <w:proofErr w:type="spellEnd"/>
        <w:r w:rsidR="00972D0A" w:rsidRPr="00E32EF4">
          <w:rPr>
            <w:spacing w:val="-2"/>
            <w:rPrChange w:id="123" w:author="Auteur">
              <w:rPr>
                <w:spacing w:val="-2"/>
                <w:u w:val="single"/>
              </w:rPr>
            </w:rPrChange>
          </w:rPr>
          <w:t xml:space="preserve"> </w:t>
        </w:r>
        <w:proofErr w:type="spellStart"/>
        <w:r w:rsidR="00972D0A" w:rsidRPr="00E32EF4">
          <w:rPr>
            <w:spacing w:val="-2"/>
            <w:rPrChange w:id="124" w:author="Auteur">
              <w:rPr>
                <w:spacing w:val="-2"/>
                <w:u w:val="single"/>
              </w:rPr>
            </w:rPrChange>
          </w:rPr>
          <w:t>competition</w:t>
        </w:r>
        <w:proofErr w:type="spellEnd"/>
        <w:r w:rsidR="00972D0A" w:rsidRPr="00E32EF4">
          <w:rPr>
            <w:spacing w:val="-2"/>
            <w:rPrChange w:id="125" w:author="Auteur">
              <w:rPr>
                <w:spacing w:val="-2"/>
                <w:u w:val="single"/>
              </w:rPr>
            </w:rPrChange>
          </w:rPr>
          <w:t> » ne touche pas encore une fraction</w:t>
        </w:r>
        <w:del w:id="126" w:author="Auteur">
          <w:r w:rsidR="008116A8" w:rsidDel="009245CD">
            <w:rPr>
              <w:spacing w:val="-2"/>
            </w:rPr>
            <w:delText xml:space="preserve"> non-majoritaire mais</w:delText>
          </w:r>
        </w:del>
        <w:r w:rsidR="00972D0A" w:rsidRPr="00E32EF4">
          <w:rPr>
            <w:spacing w:val="-2"/>
            <w:rPrChange w:id="127" w:author="Auteur">
              <w:rPr>
                <w:spacing w:val="-2"/>
                <w:u w:val="single"/>
              </w:rPr>
            </w:rPrChange>
          </w:rPr>
          <w:t xml:space="preserve"> importante du BSD, à savoir sa composante néolibérale</w:t>
        </w:r>
        <w:r w:rsidR="00972D0A" w:rsidRPr="00487ECF">
          <w:t>.</w:t>
        </w:r>
        <w:r w:rsidR="00972D0A">
          <w:t xml:space="preserve"> </w:t>
        </w:r>
      </w:ins>
    </w:p>
    <w:p w14:paraId="0A5921AF" w14:textId="78373D86" w:rsidR="00972D0A" w:rsidRPr="00E32EF4" w:rsidRDefault="00972D0A">
      <w:pPr>
        <w:pStyle w:val="Corpsdetexte"/>
        <w:spacing w:after="240" w:line="283" w:lineRule="auto"/>
        <w:ind w:left="0" w:right="123"/>
        <w:rPr>
          <w:ins w:id="128" w:author="Auteur"/>
          <w:rPrChange w:id="129" w:author="Auteur">
            <w:rPr>
              <w:ins w:id="130" w:author="Auteur"/>
              <w:spacing w:val="-2"/>
            </w:rPr>
          </w:rPrChange>
        </w:rPr>
        <w:pPrChange w:id="131" w:author="Auteur">
          <w:pPr>
            <w:pStyle w:val="Corpsdetexte"/>
            <w:spacing w:line="283" w:lineRule="auto"/>
            <w:ind w:left="0" w:right="123"/>
          </w:pPr>
        </w:pPrChange>
      </w:pPr>
      <w:ins w:id="132" w:author="Auteur">
        <w:r>
          <w:t xml:space="preserve">La première section esquisse l’histoire de la LAMal en soulignant qu’elle trouve son origine dans </w:t>
        </w:r>
        <w:r w:rsidR="00B16565">
          <w:t>un compromis</w:t>
        </w:r>
        <w:r>
          <w:t xml:space="preserve"> politique. Nous montrons que le cadre légal actuel est considéré par la littérature comme un entente issue d’un changement de coalition, réunissant le Parti </w:t>
        </w:r>
        <w:r w:rsidR="00B16565">
          <w:t>S</w:t>
        </w:r>
        <w:r>
          <w:t>ocialiste</w:t>
        </w:r>
        <w:r w:rsidR="00B16565">
          <w:t xml:space="preserve"> (PS)</w:t>
        </w:r>
        <w:r>
          <w:t xml:space="preserve"> et l’Union syndicale suisse (USS) au groupe dit «</w:t>
        </w:r>
        <w:r>
          <w:rPr>
            <w:spacing w:val="-15"/>
          </w:rPr>
          <w:t xml:space="preserve"> </w:t>
        </w:r>
        <w:r>
          <w:t>bourgeois</w:t>
        </w:r>
        <w:r>
          <w:rPr>
            <w:spacing w:val="-15"/>
          </w:rPr>
          <w:t xml:space="preserve"> </w:t>
        </w:r>
        <w:r>
          <w:t xml:space="preserve">», incluant le </w:t>
        </w:r>
        <w:r w:rsidR="00B16565">
          <w:t xml:space="preserve">Parti </w:t>
        </w:r>
        <w:r w:rsidR="007A0522">
          <w:t>Démocrate-Chrétien</w:t>
        </w:r>
        <w:r w:rsidR="00B16565">
          <w:t xml:space="preserve"> (désormais : « Le Centre »)</w:t>
        </w:r>
        <w:r>
          <w:t xml:space="preserve"> (PDC),</w:t>
        </w:r>
        <w:r>
          <w:rPr>
            <w:spacing w:val="-1"/>
          </w:rPr>
          <w:t xml:space="preserve"> </w:t>
        </w:r>
        <w:r>
          <w:t>le</w:t>
        </w:r>
        <w:r>
          <w:rPr>
            <w:spacing w:val="-1"/>
          </w:rPr>
          <w:t xml:space="preserve"> </w:t>
        </w:r>
        <w:r>
          <w:t>Parti</w:t>
        </w:r>
        <w:r>
          <w:rPr>
            <w:spacing w:val="-1"/>
          </w:rPr>
          <w:t xml:space="preserve"> </w:t>
        </w:r>
        <w:r>
          <w:t>libéral-radical</w:t>
        </w:r>
        <w:r>
          <w:rPr>
            <w:spacing w:val="-1"/>
          </w:rPr>
          <w:t xml:space="preserve"> </w:t>
        </w:r>
        <w:r>
          <w:t>(PLR),</w:t>
        </w:r>
        <w:r>
          <w:rPr>
            <w:spacing w:val="-1"/>
          </w:rPr>
          <w:t xml:space="preserve"> </w:t>
        </w:r>
        <w:r>
          <w:t>la</w:t>
        </w:r>
        <w:r>
          <w:rPr>
            <w:spacing w:val="-1"/>
          </w:rPr>
          <w:t xml:space="preserve"> </w:t>
        </w:r>
        <w:r>
          <w:t>faîtière</w:t>
        </w:r>
        <w:r>
          <w:rPr>
            <w:spacing w:val="-1"/>
          </w:rPr>
          <w:t xml:space="preserve"> </w:t>
        </w:r>
        <w:r>
          <w:t>patronale</w:t>
        </w:r>
        <w:r>
          <w:rPr>
            <w:spacing w:val="-1"/>
          </w:rPr>
          <w:t xml:space="preserve"> </w:t>
        </w:r>
        <w:r>
          <w:t>(</w:t>
        </w:r>
        <w:proofErr w:type="spellStart"/>
        <w:r>
          <w:t>Vorort</w:t>
        </w:r>
        <w:proofErr w:type="spellEnd"/>
        <w:r>
          <w:t>)</w:t>
        </w:r>
        <w:r>
          <w:rPr>
            <w:spacing w:val="-1"/>
          </w:rPr>
          <w:t xml:space="preserve"> </w:t>
        </w:r>
        <w:r>
          <w:t>et</w:t>
        </w:r>
        <w:r>
          <w:rPr>
            <w:spacing w:val="-1"/>
          </w:rPr>
          <w:t xml:space="preserve"> </w:t>
        </w:r>
        <w:r>
          <w:lastRenderedPageBreak/>
          <w:t>l’Union</w:t>
        </w:r>
        <w:r>
          <w:rPr>
            <w:spacing w:val="-1"/>
          </w:rPr>
          <w:t xml:space="preserve"> </w:t>
        </w:r>
        <w:r>
          <w:t>Démocratique</w:t>
        </w:r>
        <w:r>
          <w:rPr>
            <w:spacing w:val="-1"/>
          </w:rPr>
          <w:t xml:space="preserve"> </w:t>
        </w:r>
        <w:r>
          <w:t>du Centre</w:t>
        </w:r>
        <w:r>
          <w:rPr>
            <w:spacing w:val="36"/>
          </w:rPr>
          <w:t xml:space="preserve"> </w:t>
        </w:r>
        <w:r>
          <w:t>(UDC).</w:t>
        </w:r>
        <w:r>
          <w:rPr>
            <w:spacing w:val="36"/>
          </w:rPr>
          <w:t xml:space="preserve"> </w:t>
        </w:r>
        <w:r>
          <w:t>La</w:t>
        </w:r>
        <w:r>
          <w:rPr>
            <w:spacing w:val="36"/>
          </w:rPr>
          <w:t xml:space="preserve"> </w:t>
        </w:r>
        <w:r>
          <w:t>deuxième</w:t>
        </w:r>
        <w:r>
          <w:rPr>
            <w:spacing w:val="36"/>
          </w:rPr>
          <w:t xml:space="preserve"> </w:t>
        </w:r>
        <w:r>
          <w:t>section</w:t>
        </w:r>
        <w:r>
          <w:rPr>
            <w:spacing w:val="36"/>
          </w:rPr>
          <w:t xml:space="preserve"> </w:t>
        </w:r>
        <w:r>
          <w:t>présente</w:t>
        </w:r>
        <w:r>
          <w:rPr>
            <w:spacing w:val="36"/>
          </w:rPr>
          <w:t xml:space="preserve"> </w:t>
        </w:r>
        <w:r>
          <w:t>les</w:t>
        </w:r>
        <w:r>
          <w:rPr>
            <w:spacing w:val="36"/>
          </w:rPr>
          <w:t xml:space="preserve"> </w:t>
        </w:r>
        <w:r>
          <w:t>caractéristiques</w:t>
        </w:r>
        <w:r>
          <w:rPr>
            <w:spacing w:val="36"/>
          </w:rPr>
          <w:t xml:space="preserve"> </w:t>
        </w:r>
        <w:r>
          <w:t>principale</w:t>
        </w:r>
        <w:r w:rsidR="00D12FC7">
          <w:t>s</w:t>
        </w:r>
        <w:del w:id="133" w:author="Auteur">
          <w:r w:rsidDel="00D12FC7">
            <w:delText>s</w:delText>
          </w:r>
          <w:r w:rsidDel="00D12FC7">
            <w:rPr>
              <w:spacing w:val="36"/>
            </w:rPr>
            <w:delText xml:space="preserve"> </w:delText>
          </w:r>
          <w:r w:rsidDel="00D12FC7">
            <w:delText>du</w:delText>
          </w:r>
          <w:r w:rsidDel="00D12FC7">
            <w:rPr>
              <w:spacing w:val="36"/>
            </w:rPr>
            <w:delText xml:space="preserve"> </w:delText>
          </w:r>
          <w:r w:rsidDel="00D12FC7">
            <w:delText>résultat</w:delText>
          </w:r>
        </w:del>
        <w:r>
          <w:rPr>
            <w:spacing w:val="36"/>
          </w:rPr>
          <w:t xml:space="preserve"> </w:t>
        </w:r>
        <w:r>
          <w:t>de ce</w:t>
        </w:r>
        <w:r>
          <w:rPr>
            <w:spacing w:val="20"/>
          </w:rPr>
          <w:t xml:space="preserve"> </w:t>
        </w:r>
        <w:r>
          <w:t>compromis,</w:t>
        </w:r>
        <w:r>
          <w:rPr>
            <w:spacing w:val="38"/>
          </w:rPr>
          <w:t xml:space="preserve"> </w:t>
        </w:r>
        <w:r>
          <w:t>compris</w:t>
        </w:r>
        <w:r>
          <w:rPr>
            <w:spacing w:val="38"/>
          </w:rPr>
          <w:t xml:space="preserve"> </w:t>
        </w:r>
        <w:r>
          <w:t>dans</w:t>
        </w:r>
        <w:r>
          <w:rPr>
            <w:spacing w:val="38"/>
          </w:rPr>
          <w:t xml:space="preserve"> </w:t>
        </w:r>
        <w:r>
          <w:t>le</w:t>
        </w:r>
        <w:r>
          <w:rPr>
            <w:spacing w:val="38"/>
          </w:rPr>
          <w:t xml:space="preserve"> </w:t>
        </w:r>
        <w:r>
          <w:t>cadre</w:t>
        </w:r>
        <w:r>
          <w:rPr>
            <w:spacing w:val="38"/>
          </w:rPr>
          <w:t xml:space="preserve"> </w:t>
        </w:r>
        <w:r>
          <w:t>du</w:t>
        </w:r>
        <w:r>
          <w:rPr>
            <w:spacing w:val="38"/>
          </w:rPr>
          <w:t xml:space="preserve"> </w:t>
        </w:r>
        <w:r>
          <w:t>concept</w:t>
        </w:r>
        <w:r>
          <w:rPr>
            <w:spacing w:val="38"/>
          </w:rPr>
          <w:t xml:space="preserve"> </w:t>
        </w:r>
        <w:r>
          <w:t>de</w:t>
        </w:r>
        <w:r>
          <w:rPr>
            <w:spacing w:val="-15"/>
          </w:rPr>
          <w:t xml:space="preserve"> </w:t>
        </w:r>
        <w:proofErr w:type="spellStart"/>
        <w:r w:rsidRPr="00E32EF4">
          <w:rPr>
            <w:rPrChange w:id="134" w:author="Auteur">
              <w:rPr>
                <w:i/>
                <w:iCs/>
              </w:rPr>
            </w:rPrChange>
          </w:rPr>
          <w:t>managed</w:t>
        </w:r>
        <w:proofErr w:type="spellEnd"/>
        <w:r w:rsidRPr="00E32EF4">
          <w:rPr>
            <w:spacing w:val="38"/>
            <w:rPrChange w:id="135" w:author="Auteur">
              <w:rPr>
                <w:i/>
                <w:iCs/>
                <w:spacing w:val="38"/>
              </w:rPr>
            </w:rPrChange>
          </w:rPr>
          <w:t xml:space="preserve"> </w:t>
        </w:r>
        <w:proofErr w:type="spellStart"/>
        <w:r w:rsidRPr="00E32EF4">
          <w:rPr>
            <w:rPrChange w:id="136" w:author="Auteur">
              <w:rPr>
                <w:i/>
                <w:iCs/>
              </w:rPr>
            </w:rPrChange>
          </w:rPr>
          <w:t>competition</w:t>
        </w:r>
        <w:proofErr w:type="spellEnd"/>
        <w:r>
          <w:t>,</w:t>
        </w:r>
        <w:r>
          <w:rPr>
            <w:spacing w:val="38"/>
          </w:rPr>
          <w:t xml:space="preserve"> </w:t>
        </w:r>
        <w:r>
          <w:t>qui</w:t>
        </w:r>
        <w:r>
          <w:rPr>
            <w:spacing w:val="38"/>
          </w:rPr>
          <w:t xml:space="preserve"> </w:t>
        </w:r>
        <w:r>
          <w:t>attribue un rôle prépondérant au secteur privé. Nous soulignons l’aspect paradoxal de la situation actuelle ; alors que le modèle d’assurance</w:t>
        </w:r>
        <w:r w:rsidR="0021197B">
          <w:t>-</w:t>
        </w:r>
        <w:del w:id="137" w:author="Auteur">
          <w:r w:rsidDel="0021197B">
            <w:delText xml:space="preserve"> </w:delText>
          </w:r>
        </w:del>
        <w:r>
          <w:t xml:space="preserve">maladie suscite une insatisfaction de la population du fait de conséquences économiques, les tentatives de réformes échouent systématiquement. </w:t>
        </w:r>
        <w:r w:rsidR="006275C3">
          <w:t xml:space="preserve">La troisième section passe en revue les dynamiques économiques et distributives de la LAMal, dont nous soulignons les disfonctionnements par rapport à ses objectifs sociaux. </w:t>
        </w:r>
        <w:r>
          <w:t xml:space="preserve">La quatrième section mobilise le cadre conceptuel néoréaliste pour expliquer cet apparent paradoxe. </w:t>
        </w:r>
        <w:r w:rsidR="00B16565">
          <w:t xml:space="preserve">Les données d’une enquête post-votation de 2024 sont utilisées afin d’identifier les attentes des groupes </w:t>
        </w:r>
        <w:r w:rsidR="00897415">
          <w:t>socio-politiques (ainsi que leur correspondance avec les groupes socio-économiques)</w:t>
        </w:r>
        <w:r w:rsidR="007D1207">
          <w:t xml:space="preserve"> </w:t>
        </w:r>
        <w:r w:rsidR="00B16565">
          <w:t>vis-à-vis des trajectoires de réformes du système de santé envisagées par les différents acteurs politiques de la droite et de la gauche suisse.</w:t>
        </w:r>
      </w:ins>
    </w:p>
    <w:p w14:paraId="64C525D3" w14:textId="4F90076F" w:rsidR="008725D2" w:rsidDel="00972D0A" w:rsidRDefault="00000000" w:rsidP="00F979B2">
      <w:pPr>
        <w:pStyle w:val="Corpsdetexte"/>
        <w:spacing w:before="194" w:line="283" w:lineRule="auto"/>
        <w:ind w:left="0" w:right="123"/>
        <w:rPr>
          <w:del w:id="138" w:author="Auteur"/>
          <w:strike/>
          <w:spacing w:val="-2"/>
        </w:rPr>
      </w:pPr>
      <w:del w:id="139" w:author="Auteur">
        <w:r w:rsidDel="00972D0A">
          <w:delText xml:space="preserve">Si l’approche néoréaliste permet en effet d’adopter un cadre d’analyse permettant d’analyser la coévolution des institutions et de la dynamique économique ainsi que leurs relations d’influences réciproque avec les dynamiques politiques et idéologiques, elle sera ici employée à faire ressortir les caractéristiques socio-économiques des soutiens à la LAMal, en deçà des coalitions entre partis politiques. L’approche néoréaliste a en outre donné lieu </w:delText>
        </w:r>
        <w:r w:rsidR="0019130F" w:rsidDel="00972D0A">
          <w:delText>à</w:delText>
        </w:r>
        <w:r w:rsidDel="00972D0A">
          <w:delText xml:space="preserve"> des analyses fructueuses du changement institutionnel au sein de modèles continentaux en crise systémique depuis plusieurs décennie</w:delText>
        </w:r>
        <w:r w:rsidR="00C61A0B" w:rsidDel="00972D0A">
          <w:delText>s</w:delText>
        </w:r>
        <w:r w:rsidDel="00972D0A">
          <w:delText>, notamment la France et l’</w:delText>
        </w:r>
        <w:r w:rsidR="0019130F" w:rsidDel="00972D0A">
          <w:delText xml:space="preserve">Italie </w:delText>
        </w:r>
        <w:r w:rsidR="0019130F" w:rsidDel="00972D0A">
          <w:fldChar w:fldCharType="begin"/>
        </w:r>
        <w:r w:rsidR="00E568D0" w:rsidDel="00972D0A">
          <w:delInstrText xml:space="preserve"> ADDIN ZOTERO_ITEM CSL_CITATION {"citationID":"BAiWpmFw","properties":{"formattedCitation":"(Amable et al. 2012; Amable et Palombarini 2017, 2018)","plainCitation":"(Amable et al. 2012; Amable et Palombarini 2017, 2018)","dontUpdate":true,"noteIndex":0},"citationItems":[{"id":740,"uris":["http://zotero.org/groups/5121315/items/FPPVGRDK"],"itemData":{"id":740,"type":"book","call-number":"HB95 .A49 2012","collection-number":"26","collection-title":"Collection du CEPREMAP","ISBN":"978-2-7288-0475-7","language":"fr","number-of-pages":"164","publisher":"Éditions Rue d'Ulm","publisher-place":"Paris","source":"Library of Congress ISBN","title":"L'économie politique du néolibéralisme: Le cas de la France et de l'Italie","title-short":"L'économie politique du néolibéralisme","author":[{"family":"Amable","given":"Bruno"},{"family":"Guillaud","given":"Elvire"},{"family":"Palombarini","given":"Stefano"}],"issued":{"date-parts":[["2012"]]}}},{"id":4616,"uris":["http://zotero.org/groups/5121315/items/F2NAVNID"],"itemData":{"id":4616,"type":"chapter","abstract":"A social alliance centred on the educated middle classes, the bloc bourgeois would gather the fractions of the left and right blocs favourable to European integration and the implied reforms of French capitalism. As a complement of this bloc, an 'anti-bourgeois bloc' would gather the social groups excluded from the bloc bourgeois, mainly the working classes. The political representation of this bloc would be unclear, at least in France. During the presidential campaign of 2012, the candidate for the Parti socialiste (PS) Francois Hollande made a series of promises that led one to believe that he aimed at a strategy based on the reunification of the left bloc. The strategy of President Hollande, based on a renewed European commitment and neoliberal structural reforms, and that of Marine Le Pen, centred on a return to national sovereignty and the defence of the French model, point to a restructuring of the French political landscape.","container-title":"Growth, Crisis, Democracy","ISBN":"978-1-315-40842-2","note":"number-of-pages: 30","publisher":"Routledge","title":"The emergence of an anti-bourgeois bloc in France","author":[{"family":"Amable","given":"Bruno"},{"family":"Palombarini","given":"Stefano"}],"issued":{"date-parts":[["2017"]]}}},{"id":45,"uris":["http://zotero.org/users/10215853/items/V3WXHGZ5"],"itemData":{"id":45,"type":"book","edition":"Raisons d'agir","title":"L'illusion du bloc bourgeois: Alliances sociales et avenir du modèle français","author":[{"family":"Amable","given":"Bruno"},{"family":"Palombarini","given":"Stefano"}],"issued":{"date-parts":[["2018"]]}}}],"schema":"https://github.com/citation-style-language/schema/raw/master/csl-citation.json"} </w:delInstrText>
        </w:r>
        <w:r w:rsidR="0019130F" w:rsidDel="00972D0A">
          <w:fldChar w:fldCharType="separate"/>
        </w:r>
        <w:r w:rsidR="0019130F" w:rsidRPr="0019130F" w:rsidDel="00972D0A">
          <w:delText xml:space="preserve">(Amable </w:delText>
        </w:r>
        <w:r w:rsidR="0019130F" w:rsidRPr="0019130F" w:rsidDel="00972D0A">
          <w:rPr>
            <w:i/>
            <w:iCs/>
          </w:rPr>
          <w:delText>et al</w:delText>
        </w:r>
        <w:r w:rsidR="0019130F" w:rsidRPr="0019130F" w:rsidDel="00972D0A">
          <w:delText>.</w:delText>
        </w:r>
        <w:r w:rsidR="0019130F" w:rsidDel="00972D0A">
          <w:delText>,</w:delText>
        </w:r>
        <w:r w:rsidR="0019130F" w:rsidRPr="0019130F" w:rsidDel="00972D0A">
          <w:delText xml:space="preserve"> 2012; Amable </w:delText>
        </w:r>
        <w:r w:rsidR="0019130F" w:rsidDel="00972D0A">
          <w:delText>&amp;</w:delText>
        </w:r>
        <w:r w:rsidR="0019130F" w:rsidRPr="0019130F" w:rsidDel="00972D0A">
          <w:delText xml:space="preserve"> Palombarini</w:delText>
        </w:r>
        <w:r w:rsidR="0019130F" w:rsidDel="00972D0A">
          <w:delText>,</w:delText>
        </w:r>
        <w:r w:rsidR="0019130F" w:rsidRPr="0019130F" w:rsidDel="00972D0A">
          <w:delText xml:space="preserve"> 2017, 2018)</w:delText>
        </w:r>
        <w:r w:rsidR="0019130F" w:rsidDel="00972D0A">
          <w:fldChar w:fldCharType="end"/>
        </w:r>
        <w:r w:rsidDel="00972D0A">
          <w:delText xml:space="preserve">. </w:delText>
        </w:r>
        <w:r w:rsidRPr="0058578E" w:rsidDel="00972D0A">
          <w:delText>Nou</w:delText>
        </w:r>
        <w:r w:rsidDel="00972D0A">
          <w:delText>s proposons ici d’élargir le champ des cas d’étude à la Suisse, qui permet d’analyser la stabilité plutôt que la crise politique.</w:delText>
        </w:r>
        <w:r w:rsidR="00C94057" w:rsidDel="00972D0A">
          <w:delText xml:space="preserve"> </w:delText>
        </w:r>
        <w:r w:rsidRPr="00DB2AEF" w:rsidDel="00972D0A">
          <w:rPr>
            <w:strike/>
          </w:rPr>
          <w:delText>Notre</w:delText>
        </w:r>
        <w:r w:rsidRPr="00DB2AEF" w:rsidDel="00972D0A">
          <w:rPr>
            <w:strike/>
            <w:spacing w:val="-5"/>
          </w:rPr>
          <w:delText xml:space="preserve"> </w:delText>
        </w:r>
        <w:r w:rsidRPr="00DB2AEF" w:rsidDel="00972D0A">
          <w:rPr>
            <w:strike/>
          </w:rPr>
          <w:delText>hypothèse</w:delText>
        </w:r>
        <w:r w:rsidRPr="00DB2AEF" w:rsidDel="00972D0A">
          <w:rPr>
            <w:strike/>
            <w:spacing w:val="-5"/>
          </w:rPr>
          <w:delText xml:space="preserve"> </w:delText>
        </w:r>
        <w:r w:rsidRPr="00DB2AEF" w:rsidDel="00972D0A">
          <w:rPr>
            <w:strike/>
          </w:rPr>
          <w:delText>de</w:delText>
        </w:r>
        <w:r w:rsidRPr="00DB2AEF" w:rsidDel="00972D0A">
          <w:rPr>
            <w:strike/>
            <w:spacing w:val="-5"/>
          </w:rPr>
          <w:delText xml:space="preserve"> </w:delText>
        </w:r>
        <w:r w:rsidRPr="00DB2AEF" w:rsidDel="00972D0A">
          <w:rPr>
            <w:strike/>
          </w:rPr>
          <w:delText>recherche</w:delText>
        </w:r>
        <w:r w:rsidRPr="00DB2AEF" w:rsidDel="00972D0A">
          <w:rPr>
            <w:strike/>
            <w:spacing w:val="-5"/>
          </w:rPr>
          <w:delText xml:space="preserve"> </w:delText>
        </w:r>
        <w:r w:rsidRPr="00DB2AEF" w:rsidDel="00972D0A">
          <w:rPr>
            <w:strike/>
          </w:rPr>
          <w:delText>est</w:delText>
        </w:r>
        <w:r w:rsidRPr="00DB2AEF" w:rsidDel="00972D0A">
          <w:rPr>
            <w:strike/>
            <w:spacing w:val="-5"/>
          </w:rPr>
          <w:delText xml:space="preserve"> </w:delText>
        </w:r>
        <w:r w:rsidRPr="00DB2AEF" w:rsidDel="00972D0A">
          <w:rPr>
            <w:strike/>
          </w:rPr>
          <w:delText>la</w:delText>
        </w:r>
        <w:r w:rsidRPr="00DB2AEF" w:rsidDel="00972D0A">
          <w:rPr>
            <w:strike/>
            <w:spacing w:val="-5"/>
          </w:rPr>
          <w:delText xml:space="preserve"> </w:delText>
        </w:r>
        <w:r w:rsidR="0071627E" w:rsidRPr="00DB2AEF" w:rsidDel="00972D0A">
          <w:rPr>
            <w:strike/>
          </w:rPr>
          <w:delText>suivante :</w:delText>
        </w:r>
        <w:r w:rsidRPr="00DB2AEF" w:rsidDel="00972D0A">
          <w:rPr>
            <w:strike/>
            <w:spacing w:val="-5"/>
          </w:rPr>
          <w:delText xml:space="preserve"> </w:delText>
        </w:r>
        <w:r w:rsidRPr="00DB2AEF" w:rsidDel="00972D0A">
          <w:rPr>
            <w:strike/>
          </w:rPr>
          <w:delText>l’impasse</w:delText>
        </w:r>
        <w:r w:rsidRPr="00DB2AEF" w:rsidDel="00972D0A">
          <w:rPr>
            <w:strike/>
            <w:spacing w:val="-5"/>
          </w:rPr>
          <w:delText xml:space="preserve"> </w:delText>
        </w:r>
        <w:r w:rsidRPr="00DB2AEF" w:rsidDel="00972D0A">
          <w:rPr>
            <w:strike/>
          </w:rPr>
          <w:delText>du</w:delText>
        </w:r>
        <w:r w:rsidRPr="00DB2AEF" w:rsidDel="00972D0A">
          <w:rPr>
            <w:strike/>
            <w:spacing w:val="-5"/>
          </w:rPr>
          <w:delText xml:space="preserve"> </w:delText>
        </w:r>
        <w:r w:rsidRPr="00DB2AEF" w:rsidDel="00972D0A">
          <w:rPr>
            <w:strike/>
          </w:rPr>
          <w:delText>système</w:delText>
        </w:r>
        <w:r w:rsidRPr="00DB2AEF" w:rsidDel="00972D0A">
          <w:rPr>
            <w:strike/>
            <w:spacing w:val="-5"/>
          </w:rPr>
          <w:delText xml:space="preserve"> </w:delText>
        </w:r>
        <w:r w:rsidRPr="00DB2AEF" w:rsidDel="00972D0A">
          <w:rPr>
            <w:strike/>
          </w:rPr>
          <w:delText>de</w:delText>
        </w:r>
        <w:r w:rsidRPr="00DB2AEF" w:rsidDel="00972D0A">
          <w:rPr>
            <w:strike/>
            <w:spacing w:val="-5"/>
          </w:rPr>
          <w:delText xml:space="preserve"> </w:delText>
        </w:r>
        <w:r w:rsidRPr="00DB2AEF" w:rsidDel="00972D0A">
          <w:rPr>
            <w:strike/>
          </w:rPr>
          <w:delText xml:space="preserve">l’assurance-maladie suisse perdure parce que les coûts engendrés par </w:delText>
        </w:r>
        <w:r w:rsidR="009533F4" w:rsidRPr="00DB2AEF" w:rsidDel="00972D0A">
          <w:rPr>
            <w:strike/>
          </w:rPr>
          <w:delText>le système de</w:delText>
        </w:r>
        <w:r w:rsidRPr="00DB2AEF" w:rsidDel="00972D0A">
          <w:rPr>
            <w:strike/>
          </w:rPr>
          <w:delText xml:space="preserve"> «</w:delText>
        </w:r>
        <w:r w:rsidRPr="00DB2AEF" w:rsidDel="00972D0A">
          <w:rPr>
            <w:strike/>
            <w:spacing w:val="-15"/>
          </w:rPr>
          <w:delText xml:space="preserve"> </w:delText>
        </w:r>
        <w:r w:rsidRPr="00DB2AEF" w:rsidDel="00972D0A">
          <w:rPr>
            <w:strike/>
          </w:rPr>
          <w:delText>managed competition</w:delText>
        </w:r>
        <w:r w:rsidRPr="00DB2AEF" w:rsidDel="00972D0A">
          <w:rPr>
            <w:strike/>
            <w:spacing w:val="-15"/>
          </w:rPr>
          <w:delText xml:space="preserve"> </w:delText>
        </w:r>
        <w:r w:rsidRPr="00DB2AEF" w:rsidDel="00972D0A">
          <w:rPr>
            <w:strike/>
          </w:rPr>
          <w:delText>»</w:delText>
        </w:r>
        <w:r w:rsidRPr="00DB2AEF" w:rsidDel="00972D0A">
          <w:rPr>
            <w:strike/>
            <w:spacing w:val="-11"/>
          </w:rPr>
          <w:delText xml:space="preserve"> </w:delText>
        </w:r>
        <w:r w:rsidRPr="00DB2AEF" w:rsidDel="00972D0A">
          <w:rPr>
            <w:strike/>
          </w:rPr>
          <w:delText>ne</w:delText>
        </w:r>
        <w:r w:rsidRPr="00DB2AEF" w:rsidDel="00972D0A">
          <w:rPr>
            <w:strike/>
            <w:spacing w:val="-5"/>
          </w:rPr>
          <w:delText xml:space="preserve"> </w:delText>
        </w:r>
        <w:r w:rsidRPr="00DB2AEF" w:rsidDel="00972D0A">
          <w:rPr>
            <w:strike/>
          </w:rPr>
          <w:delText>touche</w:delText>
        </w:r>
        <w:r w:rsidRPr="00DB2AEF" w:rsidDel="00972D0A">
          <w:rPr>
            <w:strike/>
            <w:spacing w:val="-5"/>
          </w:rPr>
          <w:delText xml:space="preserve"> </w:delText>
        </w:r>
        <w:r w:rsidRPr="00DB2AEF" w:rsidDel="00972D0A">
          <w:rPr>
            <w:strike/>
          </w:rPr>
          <w:delText>pas</w:delText>
        </w:r>
        <w:r w:rsidRPr="00DB2AEF" w:rsidDel="00972D0A">
          <w:rPr>
            <w:strike/>
            <w:spacing w:val="-5"/>
          </w:rPr>
          <w:delText xml:space="preserve"> </w:delText>
        </w:r>
        <w:r w:rsidRPr="00DB2AEF" w:rsidDel="00972D0A">
          <w:rPr>
            <w:strike/>
          </w:rPr>
          <w:delText>(encore)</w:delText>
        </w:r>
        <w:r w:rsidRPr="00DB2AEF" w:rsidDel="00972D0A">
          <w:rPr>
            <w:strike/>
            <w:spacing w:val="-5"/>
          </w:rPr>
          <w:delText xml:space="preserve"> </w:delText>
        </w:r>
        <w:r w:rsidRPr="00DB2AEF" w:rsidDel="00972D0A">
          <w:rPr>
            <w:strike/>
          </w:rPr>
          <w:delText>les</w:delText>
        </w:r>
        <w:r w:rsidRPr="00DB2AEF" w:rsidDel="00972D0A">
          <w:rPr>
            <w:strike/>
            <w:spacing w:val="-5"/>
          </w:rPr>
          <w:delText xml:space="preserve"> </w:delText>
        </w:r>
        <w:r w:rsidRPr="00DB2AEF" w:rsidDel="00972D0A">
          <w:rPr>
            <w:strike/>
          </w:rPr>
          <w:delText>fractions</w:delText>
        </w:r>
        <w:r w:rsidRPr="00DB2AEF" w:rsidDel="00972D0A">
          <w:rPr>
            <w:strike/>
            <w:spacing w:val="-5"/>
          </w:rPr>
          <w:delText xml:space="preserve"> </w:delText>
        </w:r>
        <w:r w:rsidRPr="00DB2AEF" w:rsidDel="00972D0A">
          <w:rPr>
            <w:strike/>
          </w:rPr>
          <w:delText>les</w:delText>
        </w:r>
        <w:r w:rsidRPr="00DB2AEF" w:rsidDel="00972D0A">
          <w:rPr>
            <w:strike/>
            <w:spacing w:val="-5"/>
          </w:rPr>
          <w:delText xml:space="preserve"> </w:delText>
        </w:r>
        <w:r w:rsidRPr="00DB2AEF" w:rsidDel="00972D0A">
          <w:rPr>
            <w:strike/>
          </w:rPr>
          <w:delText>plus</w:delText>
        </w:r>
        <w:r w:rsidRPr="00DB2AEF" w:rsidDel="00972D0A">
          <w:rPr>
            <w:strike/>
            <w:spacing w:val="-5"/>
          </w:rPr>
          <w:delText xml:space="preserve"> </w:delText>
        </w:r>
        <w:r w:rsidRPr="00DB2AEF" w:rsidDel="00972D0A">
          <w:rPr>
            <w:strike/>
          </w:rPr>
          <w:delText>importantes</w:delText>
        </w:r>
        <w:r w:rsidRPr="00DB2AEF" w:rsidDel="00972D0A">
          <w:rPr>
            <w:strike/>
            <w:spacing w:val="-5"/>
          </w:rPr>
          <w:delText xml:space="preserve"> </w:delText>
        </w:r>
        <w:r w:rsidRPr="00DB2AEF" w:rsidDel="00972D0A">
          <w:rPr>
            <w:strike/>
          </w:rPr>
          <w:delText>du</w:delText>
        </w:r>
        <w:r w:rsidRPr="00DB2AEF" w:rsidDel="00972D0A">
          <w:rPr>
            <w:strike/>
            <w:spacing w:val="-5"/>
          </w:rPr>
          <w:delText xml:space="preserve"> </w:delText>
        </w:r>
        <w:r w:rsidRPr="00DB2AEF" w:rsidDel="00972D0A">
          <w:rPr>
            <w:strike/>
          </w:rPr>
          <w:delText>bloc</w:delText>
        </w:r>
        <w:r w:rsidRPr="00DB2AEF" w:rsidDel="00972D0A">
          <w:rPr>
            <w:strike/>
            <w:spacing w:val="-5"/>
          </w:rPr>
          <w:delText xml:space="preserve"> </w:delText>
        </w:r>
        <w:r w:rsidRPr="00DB2AEF" w:rsidDel="00972D0A">
          <w:rPr>
            <w:strike/>
          </w:rPr>
          <w:delText>social</w:delText>
        </w:r>
        <w:r w:rsidRPr="00DB2AEF" w:rsidDel="00972D0A">
          <w:rPr>
            <w:strike/>
            <w:spacing w:val="-5"/>
          </w:rPr>
          <w:delText xml:space="preserve"> </w:delText>
        </w:r>
        <w:r w:rsidRPr="00DB2AEF" w:rsidDel="00972D0A">
          <w:rPr>
            <w:strike/>
          </w:rPr>
          <w:delText>dominant (BSD)</w:delText>
        </w:r>
        <w:r w:rsidRPr="00DB2AEF" w:rsidDel="00972D0A">
          <w:rPr>
            <w:strike/>
            <w:spacing w:val="-1"/>
          </w:rPr>
          <w:delText xml:space="preserve"> </w:delText>
        </w:r>
        <w:r w:rsidRPr="00DB2AEF" w:rsidDel="00972D0A">
          <w:rPr>
            <w:strike/>
          </w:rPr>
          <w:delText>du</w:delText>
        </w:r>
        <w:r w:rsidRPr="00DB2AEF" w:rsidDel="00972D0A">
          <w:rPr>
            <w:strike/>
            <w:spacing w:val="-1"/>
          </w:rPr>
          <w:delText xml:space="preserve"> </w:delText>
        </w:r>
        <w:r w:rsidRPr="00DB2AEF" w:rsidDel="00972D0A">
          <w:rPr>
            <w:strike/>
          </w:rPr>
          <w:delText>pays,</w:delText>
        </w:r>
        <w:r w:rsidRPr="00DB2AEF" w:rsidDel="00972D0A">
          <w:rPr>
            <w:strike/>
            <w:spacing w:val="-1"/>
          </w:rPr>
          <w:delText xml:space="preserve"> </w:delText>
        </w:r>
        <w:r w:rsidRPr="00DB2AEF" w:rsidDel="00972D0A">
          <w:rPr>
            <w:strike/>
          </w:rPr>
          <w:delText>à</w:delText>
        </w:r>
        <w:r w:rsidRPr="00DB2AEF" w:rsidDel="00972D0A">
          <w:rPr>
            <w:strike/>
            <w:spacing w:val="-1"/>
          </w:rPr>
          <w:delText xml:space="preserve"> </w:delText>
        </w:r>
        <w:r w:rsidRPr="00DB2AEF" w:rsidDel="00972D0A">
          <w:rPr>
            <w:strike/>
          </w:rPr>
          <w:delText>savoir</w:delText>
        </w:r>
        <w:r w:rsidRPr="00DB2AEF" w:rsidDel="00972D0A">
          <w:rPr>
            <w:strike/>
            <w:spacing w:val="-1"/>
          </w:rPr>
          <w:delText xml:space="preserve"> </w:delText>
        </w:r>
        <w:r w:rsidRPr="00DB2AEF" w:rsidDel="00972D0A">
          <w:rPr>
            <w:strike/>
          </w:rPr>
          <w:delText>les</w:delText>
        </w:r>
        <w:r w:rsidRPr="00DB2AEF" w:rsidDel="00972D0A">
          <w:rPr>
            <w:strike/>
            <w:spacing w:val="-1"/>
          </w:rPr>
          <w:delText xml:space="preserve"> </w:delText>
        </w:r>
        <w:r w:rsidRPr="00DB2AEF" w:rsidDel="00972D0A">
          <w:rPr>
            <w:strike/>
          </w:rPr>
          <w:delText>groupes</w:delText>
        </w:r>
        <w:r w:rsidRPr="00DB2AEF" w:rsidDel="00972D0A">
          <w:rPr>
            <w:strike/>
            <w:spacing w:val="-1"/>
          </w:rPr>
          <w:delText xml:space="preserve"> </w:delText>
        </w:r>
        <w:r w:rsidRPr="00DB2AEF" w:rsidDel="00972D0A">
          <w:rPr>
            <w:strike/>
          </w:rPr>
          <w:delText>socio-politiques</w:delText>
        </w:r>
        <w:r w:rsidRPr="00DB2AEF" w:rsidDel="00972D0A">
          <w:rPr>
            <w:strike/>
            <w:spacing w:val="-1"/>
          </w:rPr>
          <w:delText xml:space="preserve"> </w:delText>
        </w:r>
        <w:r w:rsidRPr="00DB2AEF" w:rsidDel="00972D0A">
          <w:rPr>
            <w:strike/>
          </w:rPr>
          <w:delText>conservateurs</w:delText>
        </w:r>
        <w:r w:rsidRPr="00DB2AEF" w:rsidDel="00972D0A">
          <w:rPr>
            <w:strike/>
            <w:spacing w:val="-1"/>
          </w:rPr>
          <w:delText xml:space="preserve">  </w:delText>
        </w:r>
        <w:r w:rsidRPr="00DB2AEF" w:rsidDel="00972D0A">
          <w:rPr>
            <w:strike/>
          </w:rPr>
          <w:delText>néolibéraux</w:delText>
        </w:r>
        <w:r w:rsidRPr="00DB2AEF" w:rsidDel="00972D0A">
          <w:rPr>
            <w:strike/>
            <w:spacing w:val="-1"/>
          </w:rPr>
          <w:delText xml:space="preserve"> </w:delText>
        </w:r>
        <w:r w:rsidRPr="00DB2AEF" w:rsidDel="00972D0A">
          <w:rPr>
            <w:strike/>
          </w:rPr>
          <w:delText>de</w:delText>
        </w:r>
        <w:r w:rsidRPr="00DB2AEF" w:rsidDel="00972D0A">
          <w:rPr>
            <w:strike/>
            <w:spacing w:val="-1"/>
          </w:rPr>
          <w:delText xml:space="preserve"> </w:delText>
        </w:r>
        <w:r w:rsidRPr="00DB2AEF" w:rsidDel="00972D0A">
          <w:rPr>
            <w:strike/>
          </w:rPr>
          <w:delText>la</w:delText>
        </w:r>
        <w:r w:rsidRPr="00DB2AEF" w:rsidDel="00972D0A">
          <w:rPr>
            <w:strike/>
            <w:spacing w:val="-1"/>
          </w:rPr>
          <w:delText xml:space="preserve"> </w:delText>
        </w:r>
        <w:r w:rsidRPr="00DB2AEF" w:rsidDel="00972D0A">
          <w:rPr>
            <w:strike/>
          </w:rPr>
          <w:delText xml:space="preserve">Suisse </w:delText>
        </w:r>
        <w:r w:rsidRPr="00DB2AEF" w:rsidDel="00972D0A">
          <w:rPr>
            <w:strike/>
            <w:spacing w:val="-2"/>
          </w:rPr>
          <w:delText>alémanique.</w:delText>
        </w:r>
      </w:del>
    </w:p>
    <w:p w14:paraId="5BAA1D78" w14:textId="2FDF6263" w:rsidR="00BD5FA8" w:rsidDel="00972D0A" w:rsidRDefault="00000000" w:rsidP="00F979B2">
      <w:pPr>
        <w:pStyle w:val="Corpsdetexte"/>
        <w:spacing w:before="194" w:line="283" w:lineRule="auto"/>
        <w:ind w:left="0" w:right="95"/>
        <w:rPr>
          <w:del w:id="140" w:author="Auteur"/>
        </w:rPr>
      </w:pPr>
      <w:del w:id="141" w:author="Auteur">
        <w:r w:rsidDel="00972D0A">
          <w:delText>La première section esquisse l’histoire de la LAMal ainsi que ses origines en termes de compromis socio-politiques. Nous montrons que le cadre légal actuel est considéré par la littérature comme un compromis issu d’un changement de coalition, réunissant le parti socia- liste et l’union syndicale suisse (USS) au groupe dit «</w:delText>
        </w:r>
        <w:r w:rsidDel="00972D0A">
          <w:rPr>
            <w:spacing w:val="-15"/>
          </w:rPr>
          <w:delText xml:space="preserve"> </w:delText>
        </w:r>
        <w:r w:rsidDel="00972D0A">
          <w:delText>bourg</w:delText>
        </w:r>
        <w:r w:rsidR="00C61A0B" w:rsidDel="00972D0A">
          <w:delText>e</w:delText>
        </w:r>
        <w:r w:rsidDel="00972D0A">
          <w:delText>ois</w:delText>
        </w:r>
        <w:r w:rsidDel="00972D0A">
          <w:rPr>
            <w:spacing w:val="-15"/>
          </w:rPr>
          <w:delText xml:space="preserve"> </w:delText>
        </w:r>
        <w:r w:rsidDel="00972D0A">
          <w:delText>», incluant le parti du centre (PDC),</w:delText>
        </w:r>
        <w:r w:rsidDel="00972D0A">
          <w:rPr>
            <w:spacing w:val="-1"/>
          </w:rPr>
          <w:delText xml:space="preserve"> </w:delText>
        </w:r>
        <w:r w:rsidDel="00972D0A">
          <w:delText>le</w:delText>
        </w:r>
        <w:r w:rsidDel="00972D0A">
          <w:rPr>
            <w:spacing w:val="-1"/>
          </w:rPr>
          <w:delText xml:space="preserve"> </w:delText>
        </w:r>
        <w:r w:rsidDel="00972D0A">
          <w:delText>parti</w:delText>
        </w:r>
        <w:r w:rsidDel="00972D0A">
          <w:rPr>
            <w:spacing w:val="-1"/>
          </w:rPr>
          <w:delText xml:space="preserve"> </w:delText>
        </w:r>
        <w:r w:rsidDel="00972D0A">
          <w:delText>libéral-radical</w:delText>
        </w:r>
        <w:r w:rsidDel="00972D0A">
          <w:rPr>
            <w:spacing w:val="-1"/>
          </w:rPr>
          <w:delText xml:space="preserve"> </w:delText>
        </w:r>
        <w:r w:rsidDel="00972D0A">
          <w:delText>(PLR),</w:delText>
        </w:r>
        <w:r w:rsidDel="00972D0A">
          <w:rPr>
            <w:spacing w:val="-1"/>
          </w:rPr>
          <w:delText xml:space="preserve"> </w:delText>
        </w:r>
        <w:r w:rsidDel="00972D0A">
          <w:delText>la</w:delText>
        </w:r>
        <w:r w:rsidDel="00972D0A">
          <w:rPr>
            <w:spacing w:val="-1"/>
          </w:rPr>
          <w:delText xml:space="preserve"> </w:delText>
        </w:r>
        <w:r w:rsidDel="00972D0A">
          <w:delText>faîtière</w:delText>
        </w:r>
        <w:r w:rsidDel="00972D0A">
          <w:rPr>
            <w:spacing w:val="-1"/>
          </w:rPr>
          <w:delText xml:space="preserve"> </w:delText>
        </w:r>
        <w:r w:rsidDel="00972D0A">
          <w:delText>patronale</w:delText>
        </w:r>
        <w:r w:rsidDel="00972D0A">
          <w:rPr>
            <w:spacing w:val="-1"/>
          </w:rPr>
          <w:delText xml:space="preserve"> </w:delText>
        </w:r>
        <w:r w:rsidDel="00972D0A">
          <w:delText>(Vorort)</w:delText>
        </w:r>
        <w:r w:rsidDel="00972D0A">
          <w:rPr>
            <w:spacing w:val="-1"/>
          </w:rPr>
          <w:delText xml:space="preserve"> </w:delText>
        </w:r>
        <w:r w:rsidDel="00972D0A">
          <w:delText>et</w:delText>
        </w:r>
        <w:r w:rsidDel="00972D0A">
          <w:rPr>
            <w:spacing w:val="-1"/>
          </w:rPr>
          <w:delText xml:space="preserve"> </w:delText>
        </w:r>
        <w:r w:rsidDel="00972D0A">
          <w:delText>l’Union</w:delText>
        </w:r>
        <w:r w:rsidDel="00972D0A">
          <w:rPr>
            <w:spacing w:val="-1"/>
          </w:rPr>
          <w:delText xml:space="preserve"> </w:delText>
        </w:r>
        <w:r w:rsidDel="00972D0A">
          <w:delText>Démocratique</w:delText>
        </w:r>
        <w:r w:rsidDel="00972D0A">
          <w:rPr>
            <w:spacing w:val="-1"/>
          </w:rPr>
          <w:delText xml:space="preserve"> </w:delText>
        </w:r>
        <w:r w:rsidDel="00972D0A">
          <w:delText>du Centre</w:delText>
        </w:r>
        <w:r w:rsidDel="00972D0A">
          <w:rPr>
            <w:spacing w:val="36"/>
          </w:rPr>
          <w:delText xml:space="preserve"> </w:delText>
        </w:r>
        <w:r w:rsidDel="00972D0A">
          <w:delText>(UDC).</w:delText>
        </w:r>
        <w:r w:rsidDel="00972D0A">
          <w:rPr>
            <w:spacing w:val="36"/>
          </w:rPr>
          <w:delText xml:space="preserve"> </w:delText>
        </w:r>
        <w:r w:rsidDel="00972D0A">
          <w:delText>La</w:delText>
        </w:r>
        <w:r w:rsidDel="00972D0A">
          <w:rPr>
            <w:spacing w:val="36"/>
          </w:rPr>
          <w:delText xml:space="preserve"> </w:delText>
        </w:r>
        <w:r w:rsidDel="00972D0A">
          <w:delText>deuxième</w:delText>
        </w:r>
        <w:r w:rsidDel="00972D0A">
          <w:rPr>
            <w:spacing w:val="36"/>
          </w:rPr>
          <w:delText xml:space="preserve"> </w:delText>
        </w:r>
        <w:r w:rsidDel="00972D0A">
          <w:delText>section</w:delText>
        </w:r>
        <w:r w:rsidDel="00972D0A">
          <w:rPr>
            <w:spacing w:val="36"/>
          </w:rPr>
          <w:delText xml:space="preserve"> </w:delText>
        </w:r>
        <w:r w:rsidDel="00972D0A">
          <w:delText>présente</w:delText>
        </w:r>
        <w:r w:rsidDel="00972D0A">
          <w:rPr>
            <w:spacing w:val="36"/>
          </w:rPr>
          <w:delText xml:space="preserve"> </w:delText>
        </w:r>
        <w:r w:rsidDel="00972D0A">
          <w:delText>les</w:delText>
        </w:r>
        <w:r w:rsidDel="00972D0A">
          <w:rPr>
            <w:spacing w:val="36"/>
          </w:rPr>
          <w:delText xml:space="preserve"> </w:delText>
        </w:r>
        <w:r w:rsidDel="00972D0A">
          <w:delText>caractéristiques</w:delText>
        </w:r>
        <w:r w:rsidDel="00972D0A">
          <w:rPr>
            <w:spacing w:val="36"/>
          </w:rPr>
          <w:delText xml:space="preserve"> </w:delText>
        </w:r>
        <w:r w:rsidDel="00972D0A">
          <w:delText>principales</w:delText>
        </w:r>
        <w:r w:rsidDel="00972D0A">
          <w:rPr>
            <w:spacing w:val="36"/>
          </w:rPr>
          <w:delText xml:space="preserve"> </w:delText>
        </w:r>
        <w:r w:rsidDel="00972D0A">
          <w:delText>du</w:delText>
        </w:r>
        <w:r w:rsidDel="00972D0A">
          <w:rPr>
            <w:spacing w:val="36"/>
          </w:rPr>
          <w:delText xml:space="preserve"> </w:delText>
        </w:r>
        <w:r w:rsidDel="00972D0A">
          <w:delText>résultat</w:delText>
        </w:r>
        <w:r w:rsidDel="00972D0A">
          <w:rPr>
            <w:spacing w:val="36"/>
          </w:rPr>
          <w:delText xml:space="preserve"> </w:delText>
        </w:r>
        <w:r w:rsidDel="00972D0A">
          <w:delText>de ce</w:delText>
        </w:r>
        <w:r w:rsidDel="00972D0A">
          <w:rPr>
            <w:spacing w:val="20"/>
          </w:rPr>
          <w:delText xml:space="preserve"> </w:delText>
        </w:r>
        <w:r w:rsidDel="00972D0A">
          <w:delText>compromis,</w:delText>
        </w:r>
        <w:r w:rsidDel="00972D0A">
          <w:rPr>
            <w:spacing w:val="38"/>
          </w:rPr>
          <w:delText xml:space="preserve"> </w:delText>
        </w:r>
        <w:r w:rsidDel="00972D0A">
          <w:delText>compris</w:delText>
        </w:r>
        <w:r w:rsidDel="00972D0A">
          <w:rPr>
            <w:spacing w:val="38"/>
          </w:rPr>
          <w:delText xml:space="preserve"> </w:delText>
        </w:r>
        <w:r w:rsidDel="00972D0A">
          <w:delText>dans</w:delText>
        </w:r>
        <w:r w:rsidDel="00972D0A">
          <w:rPr>
            <w:spacing w:val="38"/>
          </w:rPr>
          <w:delText xml:space="preserve"> </w:delText>
        </w:r>
        <w:r w:rsidDel="00972D0A">
          <w:delText>le</w:delText>
        </w:r>
        <w:r w:rsidDel="00972D0A">
          <w:rPr>
            <w:spacing w:val="38"/>
          </w:rPr>
          <w:delText xml:space="preserve"> </w:delText>
        </w:r>
        <w:r w:rsidDel="00972D0A">
          <w:delText>cadre</w:delText>
        </w:r>
        <w:r w:rsidDel="00972D0A">
          <w:rPr>
            <w:spacing w:val="38"/>
          </w:rPr>
          <w:delText xml:space="preserve"> </w:delText>
        </w:r>
        <w:r w:rsidDel="00972D0A">
          <w:delText>du</w:delText>
        </w:r>
        <w:r w:rsidDel="00972D0A">
          <w:rPr>
            <w:spacing w:val="38"/>
          </w:rPr>
          <w:delText xml:space="preserve"> </w:delText>
        </w:r>
        <w:r w:rsidDel="00972D0A">
          <w:delText>concept</w:delText>
        </w:r>
        <w:r w:rsidDel="00972D0A">
          <w:rPr>
            <w:spacing w:val="38"/>
          </w:rPr>
          <w:delText xml:space="preserve"> </w:delText>
        </w:r>
        <w:r w:rsidDel="00972D0A">
          <w:delText>de</w:delText>
        </w:r>
        <w:r w:rsidDel="00972D0A">
          <w:rPr>
            <w:spacing w:val="38"/>
          </w:rPr>
          <w:delText xml:space="preserve"> </w:delText>
        </w:r>
        <w:r w:rsidDel="00972D0A">
          <w:delText>«</w:delText>
        </w:r>
        <w:r w:rsidDel="00972D0A">
          <w:rPr>
            <w:spacing w:val="-15"/>
          </w:rPr>
          <w:delText xml:space="preserve"> </w:delText>
        </w:r>
        <w:r w:rsidDel="00972D0A">
          <w:delText>managed</w:delText>
        </w:r>
        <w:r w:rsidDel="00972D0A">
          <w:rPr>
            <w:spacing w:val="38"/>
          </w:rPr>
          <w:delText xml:space="preserve"> </w:delText>
        </w:r>
        <w:r w:rsidDel="00972D0A">
          <w:delText>competition</w:delText>
        </w:r>
        <w:r w:rsidDel="00972D0A">
          <w:rPr>
            <w:spacing w:val="-15"/>
          </w:rPr>
          <w:delText xml:space="preserve"> </w:delText>
        </w:r>
        <w:r w:rsidDel="00972D0A">
          <w:delText>»,</w:delText>
        </w:r>
        <w:r w:rsidDel="00972D0A">
          <w:rPr>
            <w:spacing w:val="38"/>
          </w:rPr>
          <w:delText xml:space="preserve"> </w:delText>
        </w:r>
        <w:r w:rsidDel="00972D0A">
          <w:delText>qui</w:delText>
        </w:r>
        <w:r w:rsidDel="00972D0A">
          <w:rPr>
            <w:spacing w:val="38"/>
          </w:rPr>
          <w:delText xml:space="preserve"> </w:delText>
        </w:r>
        <w:r w:rsidDel="00972D0A">
          <w:delText>attribue un rôle prépondérant au secteur privé. Nous soulignons les conséquences économiques et politiques</w:delText>
        </w:r>
        <w:r w:rsidDel="00972D0A">
          <w:rPr>
            <w:spacing w:val="19"/>
          </w:rPr>
          <w:delText xml:space="preserve"> </w:delText>
        </w:r>
        <w:r w:rsidDel="00972D0A">
          <w:delText>de</w:delText>
        </w:r>
        <w:r w:rsidDel="00972D0A">
          <w:rPr>
            <w:spacing w:val="19"/>
          </w:rPr>
          <w:delText xml:space="preserve"> </w:delText>
        </w:r>
        <w:r w:rsidDel="00972D0A">
          <w:delText>ce</w:delText>
        </w:r>
        <w:r w:rsidDel="00972D0A">
          <w:rPr>
            <w:spacing w:val="19"/>
          </w:rPr>
          <w:delText xml:space="preserve"> </w:delText>
        </w:r>
        <w:r w:rsidDel="00972D0A">
          <w:delText>modèle,</w:delText>
        </w:r>
        <w:r w:rsidDel="00972D0A">
          <w:rPr>
            <w:spacing w:val="19"/>
          </w:rPr>
          <w:delText xml:space="preserve"> </w:delText>
        </w:r>
        <w:r w:rsidDel="00972D0A">
          <w:delText>dont</w:delText>
        </w:r>
        <w:r w:rsidDel="00972D0A">
          <w:rPr>
            <w:spacing w:val="19"/>
          </w:rPr>
          <w:delText xml:space="preserve"> </w:delText>
        </w:r>
        <w:r w:rsidDel="00972D0A">
          <w:delText>le</w:delText>
        </w:r>
        <w:r w:rsidDel="00972D0A">
          <w:rPr>
            <w:spacing w:val="19"/>
          </w:rPr>
          <w:delText xml:space="preserve"> </w:delText>
        </w:r>
        <w:r w:rsidDel="00972D0A">
          <w:delText>caractère</w:delText>
        </w:r>
        <w:r w:rsidDel="00972D0A">
          <w:rPr>
            <w:spacing w:val="19"/>
          </w:rPr>
          <w:delText xml:space="preserve"> </w:delText>
        </w:r>
        <w:r w:rsidDel="00972D0A">
          <w:delText>régressif</w:delText>
        </w:r>
        <w:r w:rsidDel="00972D0A">
          <w:rPr>
            <w:spacing w:val="19"/>
          </w:rPr>
          <w:delText xml:space="preserve"> </w:delText>
        </w:r>
        <w:r w:rsidDel="00972D0A">
          <w:delText>suscite</w:delText>
        </w:r>
        <w:r w:rsidDel="00972D0A">
          <w:rPr>
            <w:spacing w:val="19"/>
          </w:rPr>
          <w:delText xml:space="preserve"> </w:delText>
        </w:r>
        <w:r w:rsidDel="00972D0A">
          <w:delText>une</w:delText>
        </w:r>
        <w:r w:rsidDel="00972D0A">
          <w:rPr>
            <w:spacing w:val="19"/>
          </w:rPr>
          <w:delText xml:space="preserve"> </w:delText>
        </w:r>
        <w:r w:rsidDel="00972D0A">
          <w:delText>insatisfaction</w:delText>
        </w:r>
        <w:r w:rsidDel="00972D0A">
          <w:rPr>
            <w:spacing w:val="19"/>
          </w:rPr>
          <w:delText xml:space="preserve"> </w:delText>
        </w:r>
        <w:r w:rsidDel="00972D0A">
          <w:delText>d’une</w:delText>
        </w:r>
        <w:r w:rsidDel="00972D0A">
          <w:rPr>
            <w:spacing w:val="19"/>
          </w:rPr>
          <w:delText xml:space="preserve"> </w:delText>
        </w:r>
        <w:r w:rsidDel="00972D0A">
          <w:delText>partie</w:delText>
        </w:r>
        <w:r w:rsidDel="00972D0A">
          <w:rPr>
            <w:spacing w:val="19"/>
          </w:rPr>
          <w:delText xml:space="preserve"> </w:delText>
        </w:r>
        <w:r w:rsidDel="00972D0A">
          <w:delText xml:space="preserve">de la population. La dernière section complète l’analyse en termes de coalitions politiques en mettant en évidence les attentes sociales de la population suisse vis-à-vis de deux dimensions du système de </w:delText>
        </w:r>
        <w:r w:rsidR="0071627E" w:rsidDel="00972D0A">
          <w:delText>santé :</w:delText>
        </w:r>
        <w:r w:rsidDel="00972D0A">
          <w:delText xml:space="preserve"> l’augmentation de la franchise minimale et l’initiative sur l’allègement des primes. Les résultats de deux modèles logistiques indiquent qu’un fort clivage linguistique et</w:delText>
        </w:r>
        <w:r w:rsidDel="00972D0A">
          <w:rPr>
            <w:spacing w:val="-1"/>
          </w:rPr>
          <w:delText xml:space="preserve"> </w:delText>
        </w:r>
        <w:r w:rsidDel="00972D0A">
          <w:delText>économique</w:delText>
        </w:r>
        <w:r w:rsidDel="00972D0A">
          <w:rPr>
            <w:spacing w:val="-1"/>
          </w:rPr>
          <w:delText xml:space="preserve"> </w:delText>
        </w:r>
        <w:r w:rsidDel="00972D0A">
          <w:delText>structure</w:delText>
        </w:r>
        <w:r w:rsidDel="00972D0A">
          <w:rPr>
            <w:spacing w:val="-1"/>
          </w:rPr>
          <w:delText xml:space="preserve"> </w:delText>
        </w:r>
        <w:r w:rsidDel="00972D0A">
          <w:delText>le</w:delText>
        </w:r>
        <w:r w:rsidDel="00972D0A">
          <w:rPr>
            <w:spacing w:val="-1"/>
          </w:rPr>
          <w:delText xml:space="preserve"> </w:delText>
        </w:r>
        <w:r w:rsidDel="00972D0A">
          <w:delText>soutien</w:delText>
        </w:r>
        <w:r w:rsidDel="00972D0A">
          <w:rPr>
            <w:spacing w:val="-1"/>
          </w:rPr>
          <w:delText xml:space="preserve"> </w:delText>
        </w:r>
        <w:r w:rsidDel="00972D0A">
          <w:delText>et</w:delText>
        </w:r>
        <w:r w:rsidDel="00972D0A">
          <w:rPr>
            <w:spacing w:val="-1"/>
          </w:rPr>
          <w:delText xml:space="preserve"> </w:delText>
        </w:r>
        <w:r w:rsidDel="00972D0A">
          <w:delText>l’opposition</w:delText>
        </w:r>
        <w:r w:rsidDel="00972D0A">
          <w:rPr>
            <w:spacing w:val="-1"/>
          </w:rPr>
          <w:delText xml:space="preserve"> </w:delText>
        </w:r>
        <w:r w:rsidDel="00972D0A">
          <w:delText>à</w:delText>
        </w:r>
        <w:r w:rsidDel="00972D0A">
          <w:rPr>
            <w:spacing w:val="-1"/>
          </w:rPr>
          <w:delText xml:space="preserve"> </w:delText>
        </w:r>
        <w:r w:rsidDel="00972D0A">
          <w:delText>la</w:delText>
        </w:r>
        <w:r w:rsidDel="00972D0A">
          <w:rPr>
            <w:spacing w:val="-1"/>
          </w:rPr>
          <w:delText xml:space="preserve"> </w:delText>
        </w:r>
        <w:r w:rsidR="0071627E" w:rsidDel="00972D0A">
          <w:delText>LAMal :</w:delText>
        </w:r>
        <w:r w:rsidDel="00972D0A">
          <w:rPr>
            <w:spacing w:val="-1"/>
          </w:rPr>
          <w:delText xml:space="preserve"> </w:delText>
        </w:r>
        <w:r w:rsidDel="00972D0A">
          <w:delText>les</w:delText>
        </w:r>
        <w:r w:rsidDel="00972D0A">
          <w:rPr>
            <w:spacing w:val="-1"/>
          </w:rPr>
          <w:delText xml:space="preserve"> </w:delText>
        </w:r>
        <w:r w:rsidDel="00972D0A">
          <w:delText>groupes</w:delText>
        </w:r>
        <w:r w:rsidDel="00972D0A">
          <w:rPr>
            <w:spacing w:val="-1"/>
          </w:rPr>
          <w:delText xml:space="preserve"> </w:delText>
        </w:r>
        <w:r w:rsidDel="00972D0A">
          <w:delText>à</w:delText>
        </w:r>
        <w:r w:rsidDel="00972D0A">
          <w:rPr>
            <w:spacing w:val="-1"/>
          </w:rPr>
          <w:delText xml:space="preserve"> </w:delText>
        </w:r>
        <w:r w:rsidDel="00972D0A">
          <w:delText>faibles</w:delText>
        </w:r>
        <w:r w:rsidDel="00972D0A">
          <w:rPr>
            <w:spacing w:val="-1"/>
          </w:rPr>
          <w:delText xml:space="preserve"> </w:delText>
        </w:r>
        <w:r w:rsidDel="00972D0A">
          <w:delText>niveaux</w:delText>
        </w:r>
        <w:r w:rsidDel="00972D0A">
          <w:rPr>
            <w:spacing w:val="-1"/>
          </w:rPr>
          <w:delText xml:space="preserve"> </w:delText>
        </w:r>
        <w:r w:rsidDel="00972D0A">
          <w:delText>de revenu ont plus de probabilité de soutenir l’initiative d’allègement des primes et de s’opposer</w:delText>
        </w:r>
        <w:r w:rsidDel="00972D0A">
          <w:rPr>
            <w:spacing w:val="40"/>
          </w:rPr>
          <w:delText xml:space="preserve"> </w:delText>
        </w:r>
        <w:r w:rsidDel="00972D0A">
          <w:delText xml:space="preserve">à l’augmentation de la franchise minimale, mais cette probabilité change drastiquement à travers les régions </w:delText>
        </w:r>
        <w:r w:rsidR="00BD5FA8" w:rsidDel="00972D0A">
          <w:delText xml:space="preserve">linguistiques. </w:delText>
        </w:r>
      </w:del>
    </w:p>
    <w:p w14:paraId="589DFFB5" w14:textId="4D2B6F4C" w:rsidR="00BD5FA8" w:rsidRPr="00BD5FA8" w:rsidRDefault="00BD5FA8" w:rsidP="00BD5FA8">
      <w:pPr>
        <w:pStyle w:val="Titre2"/>
        <w:numPr>
          <w:ilvl w:val="0"/>
          <w:numId w:val="2"/>
        </w:numPr>
        <w:spacing w:before="61"/>
        <w:jc w:val="both"/>
        <w:rPr>
          <w:rFonts w:ascii="Times New Roman" w:hAnsi="Times New Roman" w:cs="Times New Roman"/>
          <w:sz w:val="32"/>
          <w:szCs w:val="32"/>
        </w:rPr>
      </w:pPr>
      <w:r w:rsidRPr="00B11E15">
        <w:rPr>
          <w:rFonts w:ascii="Times New Roman" w:hAnsi="Times New Roman" w:cs="Times New Roman"/>
          <w:spacing w:val="-2"/>
          <w:sz w:val="32"/>
          <w:szCs w:val="32"/>
        </w:rPr>
        <w:t>Le</w:t>
      </w:r>
      <w:r w:rsidRPr="00B11E15">
        <w:rPr>
          <w:rFonts w:ascii="Times New Roman" w:hAnsi="Times New Roman" w:cs="Times New Roman"/>
          <w:spacing w:val="-11"/>
          <w:sz w:val="32"/>
          <w:szCs w:val="32"/>
        </w:rPr>
        <w:t xml:space="preserve"> </w:t>
      </w:r>
      <w:r w:rsidRPr="00B11E15">
        <w:rPr>
          <w:rFonts w:ascii="Times New Roman" w:hAnsi="Times New Roman" w:cs="Times New Roman"/>
          <w:spacing w:val="-2"/>
          <w:sz w:val="32"/>
          <w:szCs w:val="32"/>
        </w:rPr>
        <w:t>compromis</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socio-politique</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à</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l’origine</w:t>
      </w:r>
      <w:r w:rsidRPr="00B11E15">
        <w:rPr>
          <w:rFonts w:ascii="Times New Roman" w:hAnsi="Times New Roman" w:cs="Times New Roman"/>
          <w:spacing w:val="-11"/>
          <w:sz w:val="32"/>
          <w:szCs w:val="32"/>
        </w:rPr>
        <w:t xml:space="preserve"> </w:t>
      </w:r>
      <w:r w:rsidRPr="00B11E15">
        <w:rPr>
          <w:rFonts w:ascii="Times New Roman" w:hAnsi="Times New Roman" w:cs="Times New Roman"/>
          <w:spacing w:val="-2"/>
          <w:sz w:val="32"/>
          <w:szCs w:val="32"/>
        </w:rPr>
        <w:t>de</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la</w:t>
      </w:r>
      <w:r w:rsidRPr="00B11E15">
        <w:rPr>
          <w:rFonts w:ascii="Times New Roman" w:hAnsi="Times New Roman" w:cs="Times New Roman"/>
          <w:spacing w:val="-10"/>
          <w:sz w:val="32"/>
          <w:szCs w:val="32"/>
        </w:rPr>
        <w:t xml:space="preserve"> </w:t>
      </w:r>
      <w:r w:rsidRPr="00B11E15">
        <w:rPr>
          <w:rFonts w:ascii="Times New Roman" w:hAnsi="Times New Roman" w:cs="Times New Roman"/>
          <w:spacing w:val="-2"/>
          <w:sz w:val="32"/>
          <w:szCs w:val="32"/>
        </w:rPr>
        <w:t>Lamal</w:t>
      </w:r>
    </w:p>
    <w:p w14:paraId="6B5B0A57" w14:textId="44CEC698" w:rsidR="001C7004" w:rsidRPr="00332FBD" w:rsidRDefault="00BD5FA8" w:rsidP="001C7004">
      <w:pPr>
        <w:pStyle w:val="Corpsdetexte"/>
        <w:spacing w:line="283" w:lineRule="auto"/>
        <w:ind w:left="0" w:right="98"/>
        <w:rPr>
          <w:ins w:id="142" w:author="Auteur"/>
        </w:rPr>
      </w:pPr>
      <w:del w:id="143" w:author="Auteur">
        <w:r w:rsidRPr="00332FBD" w:rsidDel="001C7004">
          <w:lastRenderedPageBreak/>
          <w:delText>Dans leur analyse régulationniste du capitalisme suisse,</w:delText>
        </w:r>
        <w:r w:rsidR="0058578E" w:rsidRPr="00332FBD" w:rsidDel="001C7004">
          <w:delText xml:space="preserve"> </w:delText>
        </w:r>
        <w:r w:rsidR="0058578E" w:rsidRPr="00332FBD" w:rsidDel="001C7004">
          <w:fldChar w:fldCharType="begin"/>
        </w:r>
        <w:r w:rsidR="00E568D0" w:rsidRPr="00332FBD" w:rsidDel="001C7004">
          <w:delInstrText xml:space="preserve"> ADDIN ZOTERO_ITEM CSL_CITATION {"citationID":"0CyiFaCm","properties":{"formattedCitation":"(Charles et Vallet 2024)","plainCitation":"(Charles et Vallet 2024)","dontUpdate":true,"noteIndex":0},"citationItems":[{"id":5887,"uris":["http://zotero.org/groups/6347865/items/LCPDQQWF"],"itemData":{"id":5887,"type":"article-journal","abstract":"The article investigates the institutional roots of the Swiss organized capitalism that contributed to the success of its industrialization and its subsequent economic growth during the second industrial revolution (1880–1913). Recent literature underlines the link between public and private actors and shows that the second industrial revolution in Switzerland owed its success to state-led organized capitalism. If the majority of studies analysed in detail one or more components of the Swiss organized capitalism, to our knowledge, there are no works seeking to explain the (institutional) construction of this organized capitalism by mobilizing a large number of factors in a single theoretical frame of reference. Using the Regulation Theory approach, this article sheds light on the institutional construction of the Swiss organized capitalism. We show that it rested on original institutional arrangements driven by the necessity to survive on external markets. We therefore demonstrate that these arrangements also enabled Switzerland to successfully deal with the production of essential public goods supporting both industrialization and national social bonds required to promote political unity.","citation-key":"charlesFastCuriousSwiss2024","container-title":"Review of Political Economy","DOI":"10.1080/09538259.2023.2298747","ISSN":"0953-8259","issue":"0","note":"_eprint: https://doi.org/10.1080/09538259.2023.2298747","page":"1-27","publisher":"Routledge","source":"Taylor and Francis+NEJM","title":"Fast and Curious: ‘The Swiss Development Puzzle’. The Institutional Roots of the Success of Industrialization","title-short":"Fast and Curious","volume":"0","author":[{"family":"Charles","given":"Léo"},{"family":"Vallet","given":"Guillaume"}],"issued":{"date-parts":[["2024",1,18]]}}}],"schema":"https://github.com/citation-style-language/schema/raw/master/csl-citation.json"} </w:delInstrText>
        </w:r>
        <w:r w:rsidR="0058578E" w:rsidRPr="00332FBD" w:rsidDel="001C7004">
          <w:fldChar w:fldCharType="separate"/>
        </w:r>
        <w:r w:rsidR="0058578E" w:rsidRPr="00332FBD" w:rsidDel="001C7004">
          <w:delText>Charles &amp; Vallet (2024)</w:delText>
        </w:r>
        <w:r w:rsidR="0058578E" w:rsidRPr="00332FBD" w:rsidDel="001C7004">
          <w:fldChar w:fldCharType="end"/>
        </w:r>
        <w:r w:rsidR="0058578E" w:rsidRPr="00332FBD" w:rsidDel="001C7004">
          <w:delText xml:space="preserve"> </w:delText>
        </w:r>
        <w:r w:rsidRPr="00332FBD" w:rsidDel="001C7004">
          <w:delText>affirment que l’émergence d’un capitalisme suisse organisé lors de la deuxième moitié du 19ème siècle est fondée sur les formes institutionnelles suivante: le fédéralisme et une démocratie directe favorisant les compromis; un État activement engagé dans la construction d’infrastructures; et une politique</w:delText>
        </w:r>
        <w:r w:rsidRPr="00332FBD" w:rsidDel="001C7004">
          <w:rPr>
            <w:spacing w:val="17"/>
          </w:rPr>
          <w:delText xml:space="preserve"> </w:delText>
        </w:r>
        <w:r w:rsidRPr="00332FBD" w:rsidDel="001C7004">
          <w:delText>commerciale</w:delText>
        </w:r>
        <w:r w:rsidRPr="00332FBD" w:rsidDel="001C7004">
          <w:rPr>
            <w:spacing w:val="31"/>
          </w:rPr>
          <w:delText xml:space="preserve"> </w:delText>
        </w:r>
        <w:r w:rsidRPr="00332FBD" w:rsidDel="001C7004">
          <w:delText>axée</w:delText>
        </w:r>
        <w:r w:rsidRPr="00332FBD" w:rsidDel="001C7004">
          <w:rPr>
            <w:spacing w:val="31"/>
          </w:rPr>
          <w:delText xml:space="preserve"> </w:delText>
        </w:r>
        <w:r w:rsidRPr="00332FBD" w:rsidDel="001C7004">
          <w:delText>sur</w:delText>
        </w:r>
        <w:r w:rsidRPr="00332FBD" w:rsidDel="001C7004">
          <w:rPr>
            <w:spacing w:val="31"/>
          </w:rPr>
          <w:delText xml:space="preserve"> </w:delText>
        </w:r>
        <w:r w:rsidRPr="00332FBD" w:rsidDel="001C7004">
          <w:delText>une</w:delText>
        </w:r>
        <w:r w:rsidRPr="00332FBD" w:rsidDel="001C7004">
          <w:rPr>
            <w:spacing w:val="31"/>
          </w:rPr>
          <w:delText xml:space="preserve"> </w:delText>
        </w:r>
        <w:r w:rsidRPr="00332FBD" w:rsidDel="001C7004">
          <w:delText>stratégie</w:delText>
        </w:r>
        <w:r w:rsidRPr="00332FBD" w:rsidDel="001C7004">
          <w:rPr>
            <w:spacing w:val="31"/>
          </w:rPr>
          <w:delText xml:space="preserve"> </w:delText>
        </w:r>
        <w:r w:rsidRPr="00332FBD" w:rsidDel="001C7004">
          <w:delText>de</w:delText>
        </w:r>
        <w:r w:rsidRPr="00332FBD" w:rsidDel="001C7004">
          <w:rPr>
            <w:spacing w:val="31"/>
          </w:rPr>
          <w:delText xml:space="preserve"> </w:delText>
        </w:r>
        <w:r w:rsidRPr="00332FBD" w:rsidDel="001C7004">
          <w:delText>«</w:delText>
        </w:r>
        <w:r w:rsidRPr="00332FBD" w:rsidDel="001C7004">
          <w:rPr>
            <w:spacing w:val="-15"/>
          </w:rPr>
          <w:delText xml:space="preserve"> </w:delText>
        </w:r>
        <w:r w:rsidRPr="00332FBD" w:rsidDel="001C7004">
          <w:delText>protectionnisme</w:delText>
        </w:r>
        <w:r w:rsidRPr="00332FBD" w:rsidDel="001C7004">
          <w:rPr>
            <w:spacing w:val="31"/>
          </w:rPr>
          <w:delText xml:space="preserve"> </w:delText>
        </w:r>
        <w:r w:rsidRPr="00332FBD" w:rsidDel="001C7004">
          <w:delText>combatif</w:delText>
        </w:r>
        <w:r w:rsidRPr="00332FBD" w:rsidDel="001C7004">
          <w:rPr>
            <w:spacing w:val="-15"/>
          </w:rPr>
          <w:delText xml:space="preserve"> </w:delText>
        </w:r>
        <w:r w:rsidRPr="00332FBD" w:rsidDel="001C7004">
          <w:delText>».</w:delText>
        </w:r>
        <w:r w:rsidRPr="00332FBD" w:rsidDel="001C7004">
          <w:rPr>
            <w:spacing w:val="31"/>
          </w:rPr>
          <w:delText xml:space="preserve"> </w:delText>
        </w:r>
        <w:r w:rsidRPr="00332FBD" w:rsidDel="001C7004">
          <w:delText>Tout</w:delText>
        </w:r>
        <w:r w:rsidRPr="00332FBD" w:rsidDel="001C7004">
          <w:rPr>
            <w:spacing w:val="31"/>
          </w:rPr>
          <w:delText xml:space="preserve"> </w:delText>
        </w:r>
        <w:r w:rsidRPr="00332FBD" w:rsidDel="001C7004">
          <w:delText>en</w:delText>
        </w:r>
        <w:r w:rsidRPr="00332FBD" w:rsidDel="001C7004">
          <w:rPr>
            <w:spacing w:val="31"/>
          </w:rPr>
          <w:delText xml:space="preserve"> </w:delText>
        </w:r>
        <w:r w:rsidRPr="00332FBD" w:rsidDel="001C7004">
          <w:delText>haut de la hiérarchie institutionnelle du modèle suisse se trouve l’insertion dans le régime international, car l’accès aux marchés internationaux jouent un rôle crucial pour l’une des fractions</w:delText>
        </w:r>
        <w:r w:rsidRPr="00332FBD" w:rsidDel="001C7004">
          <w:rPr>
            <w:spacing w:val="40"/>
          </w:rPr>
          <w:delText xml:space="preserve"> </w:delText>
        </w:r>
        <w:r w:rsidRPr="00332FBD" w:rsidDel="001C7004">
          <w:delText>les plus importantes du «</w:delText>
        </w:r>
        <w:r w:rsidRPr="00332FBD" w:rsidDel="001C7004">
          <w:rPr>
            <w:spacing w:val="-15"/>
          </w:rPr>
          <w:delText xml:space="preserve"> </w:delText>
        </w:r>
        <w:r w:rsidRPr="00332FBD" w:rsidDel="001C7004">
          <w:delText>bloc bourgeois-paysans</w:delText>
        </w:r>
        <w:r w:rsidRPr="00332FBD" w:rsidDel="001C7004">
          <w:rPr>
            <w:spacing w:val="-15"/>
          </w:rPr>
          <w:delText xml:space="preserve"> </w:delText>
        </w:r>
        <w:r w:rsidRPr="00332FBD" w:rsidDel="001C7004">
          <w:delText>», à savoir les industries exportatrices, représentées au niveau politique par le Vorort et les partis libéraux et centristes (dont surtout</w:delText>
        </w:r>
        <w:r w:rsidRPr="00332FBD" w:rsidDel="001C7004">
          <w:rPr>
            <w:spacing w:val="80"/>
          </w:rPr>
          <w:delText xml:space="preserve"> </w:delText>
        </w:r>
        <w:r w:rsidRPr="00332FBD" w:rsidDel="001C7004">
          <w:delText>le Parti Radical-Démocratique, devenu le Parti Libéral-Radical, le Parti Démocrate-Chrétien devenu</w:delText>
        </w:r>
        <w:r w:rsidRPr="00332FBD" w:rsidDel="001C7004">
          <w:rPr>
            <w:spacing w:val="32"/>
          </w:rPr>
          <w:delText xml:space="preserve"> </w:delText>
        </w:r>
        <w:r w:rsidRPr="00332FBD" w:rsidDel="001C7004">
          <w:delText>le</w:delText>
        </w:r>
        <w:r w:rsidRPr="00332FBD" w:rsidDel="001C7004">
          <w:rPr>
            <w:spacing w:val="32"/>
          </w:rPr>
          <w:delText xml:space="preserve"> </w:delText>
        </w:r>
        <w:r w:rsidRPr="00332FBD" w:rsidDel="001C7004">
          <w:delText>Centre).</w:delText>
        </w:r>
        <w:r w:rsidRPr="00332FBD" w:rsidDel="001C7004">
          <w:rPr>
            <w:spacing w:val="32"/>
          </w:rPr>
          <w:delText xml:space="preserve"> </w:delText>
        </w:r>
        <w:r w:rsidRPr="00332FBD" w:rsidDel="001C7004">
          <w:delText>L’alliance</w:delText>
        </w:r>
        <w:r w:rsidRPr="00332FBD" w:rsidDel="001C7004">
          <w:rPr>
            <w:spacing w:val="32"/>
          </w:rPr>
          <w:delText xml:space="preserve"> </w:delText>
        </w:r>
        <w:r w:rsidRPr="00332FBD" w:rsidDel="001C7004">
          <w:delText>entre</w:delText>
        </w:r>
        <w:r w:rsidRPr="00332FBD" w:rsidDel="001C7004">
          <w:rPr>
            <w:spacing w:val="32"/>
          </w:rPr>
          <w:delText xml:space="preserve"> </w:delText>
        </w:r>
        <w:r w:rsidRPr="00332FBD" w:rsidDel="001C7004">
          <w:delText>les</w:delText>
        </w:r>
        <w:r w:rsidRPr="00332FBD" w:rsidDel="001C7004">
          <w:rPr>
            <w:spacing w:val="32"/>
          </w:rPr>
          <w:delText xml:space="preserve"> </w:delText>
        </w:r>
        <w:r w:rsidRPr="00332FBD" w:rsidDel="001C7004">
          <w:delText>intérêts</w:delText>
        </w:r>
        <w:r w:rsidRPr="00332FBD" w:rsidDel="001C7004">
          <w:rPr>
            <w:spacing w:val="32"/>
          </w:rPr>
          <w:delText xml:space="preserve"> </w:delText>
        </w:r>
        <w:r w:rsidRPr="00332FBD" w:rsidDel="001C7004">
          <w:delText>contradictoire</w:delText>
        </w:r>
        <w:r w:rsidRPr="00332FBD" w:rsidDel="001C7004">
          <w:rPr>
            <w:spacing w:val="32"/>
          </w:rPr>
          <w:delText xml:space="preserve"> </w:delText>
        </w:r>
        <w:r w:rsidRPr="00332FBD" w:rsidDel="001C7004">
          <w:delText>des</w:delText>
        </w:r>
        <w:r w:rsidRPr="00332FBD" w:rsidDel="001C7004">
          <w:rPr>
            <w:spacing w:val="32"/>
          </w:rPr>
          <w:delText xml:space="preserve"> </w:delText>
        </w:r>
        <w:r w:rsidRPr="00332FBD" w:rsidDel="001C7004">
          <w:delText>industries</w:delText>
        </w:r>
        <w:r w:rsidRPr="00332FBD" w:rsidDel="001C7004">
          <w:rPr>
            <w:spacing w:val="32"/>
          </w:rPr>
          <w:delText xml:space="preserve"> </w:delText>
        </w:r>
        <w:r w:rsidRPr="00332FBD" w:rsidDel="001C7004">
          <w:delText>exportatrices</w:delText>
        </w:r>
        <w:r w:rsidRPr="00332FBD" w:rsidDel="001C7004">
          <w:rPr>
            <w:spacing w:val="32"/>
          </w:rPr>
          <w:delText xml:space="preserve"> </w:delText>
        </w:r>
        <w:r w:rsidRPr="00332FBD" w:rsidDel="001C7004">
          <w:delText>et les</w:delText>
        </w:r>
        <w:r w:rsidRPr="00332FBD" w:rsidDel="001C7004">
          <w:rPr>
            <w:spacing w:val="35"/>
          </w:rPr>
          <w:delText xml:space="preserve"> </w:delText>
        </w:r>
        <w:r w:rsidRPr="00332FBD" w:rsidDel="001C7004">
          <w:delText>secteurs</w:delText>
        </w:r>
        <w:r w:rsidRPr="00332FBD" w:rsidDel="001C7004">
          <w:rPr>
            <w:spacing w:val="35"/>
          </w:rPr>
          <w:delText xml:space="preserve"> </w:delText>
        </w:r>
        <w:r w:rsidRPr="00332FBD" w:rsidDel="001C7004">
          <w:delText>orientés</w:delText>
        </w:r>
        <w:r w:rsidRPr="00332FBD" w:rsidDel="001C7004">
          <w:rPr>
            <w:spacing w:val="35"/>
          </w:rPr>
          <w:delText xml:space="preserve"> </w:delText>
        </w:r>
        <w:r w:rsidRPr="00332FBD" w:rsidDel="001C7004">
          <w:delText>vers</w:delText>
        </w:r>
        <w:r w:rsidRPr="00332FBD" w:rsidDel="001C7004">
          <w:rPr>
            <w:spacing w:val="35"/>
          </w:rPr>
          <w:delText xml:space="preserve"> </w:delText>
        </w:r>
        <w:r w:rsidRPr="00332FBD" w:rsidDel="001C7004">
          <w:delText>le</w:delText>
        </w:r>
        <w:r w:rsidRPr="00332FBD" w:rsidDel="001C7004">
          <w:rPr>
            <w:spacing w:val="35"/>
          </w:rPr>
          <w:delText xml:space="preserve"> </w:delText>
        </w:r>
        <w:r w:rsidRPr="00332FBD" w:rsidDel="001C7004">
          <w:delText>marché</w:delText>
        </w:r>
        <w:r w:rsidRPr="00332FBD" w:rsidDel="001C7004">
          <w:rPr>
            <w:spacing w:val="35"/>
          </w:rPr>
          <w:delText xml:space="preserve"> </w:delText>
        </w:r>
        <w:r w:rsidRPr="00332FBD" w:rsidDel="001C7004">
          <w:delText>intérieur,</w:delText>
        </w:r>
        <w:r w:rsidRPr="00332FBD" w:rsidDel="001C7004">
          <w:rPr>
            <w:spacing w:val="35"/>
          </w:rPr>
          <w:delText xml:space="preserve"> </w:delText>
        </w:r>
        <w:r w:rsidRPr="00332FBD" w:rsidDel="001C7004">
          <w:delText>qui</w:delText>
        </w:r>
        <w:r w:rsidRPr="00332FBD" w:rsidDel="001C7004">
          <w:rPr>
            <w:spacing w:val="35"/>
          </w:rPr>
          <w:delText xml:space="preserve"> </w:delText>
        </w:r>
        <w:r w:rsidRPr="00332FBD" w:rsidDel="001C7004">
          <w:delText>constitue</w:delText>
        </w:r>
        <w:r w:rsidRPr="00332FBD" w:rsidDel="001C7004">
          <w:rPr>
            <w:spacing w:val="35"/>
          </w:rPr>
          <w:delText xml:space="preserve"> </w:delText>
        </w:r>
        <w:r w:rsidRPr="00332FBD" w:rsidDel="001C7004">
          <w:delText>le</w:delText>
        </w:r>
        <w:r w:rsidRPr="00332FBD" w:rsidDel="001C7004">
          <w:rPr>
            <w:spacing w:val="35"/>
          </w:rPr>
          <w:delText xml:space="preserve"> </w:delText>
        </w:r>
        <w:r w:rsidR="0003316F" w:rsidRPr="00332FBD" w:rsidDel="001C7004">
          <w:delText>cœur</w:delText>
        </w:r>
        <w:r w:rsidRPr="00332FBD" w:rsidDel="001C7004">
          <w:rPr>
            <w:spacing w:val="35"/>
          </w:rPr>
          <w:delText xml:space="preserve"> </w:delText>
        </w:r>
        <w:r w:rsidRPr="00332FBD" w:rsidDel="001C7004">
          <w:delText>et</w:delText>
        </w:r>
        <w:r w:rsidRPr="00332FBD" w:rsidDel="001C7004">
          <w:rPr>
            <w:spacing w:val="35"/>
          </w:rPr>
          <w:delText xml:space="preserve"> </w:delText>
        </w:r>
        <w:r w:rsidRPr="00332FBD" w:rsidDel="001C7004">
          <w:delText>la</w:delText>
        </w:r>
        <w:r w:rsidRPr="00332FBD" w:rsidDel="001C7004">
          <w:rPr>
            <w:spacing w:val="35"/>
          </w:rPr>
          <w:delText xml:space="preserve"> </w:delText>
        </w:r>
        <w:r w:rsidRPr="00332FBD" w:rsidDel="001C7004">
          <w:delText>stabilité</w:delText>
        </w:r>
        <w:r w:rsidRPr="00332FBD" w:rsidDel="001C7004">
          <w:rPr>
            <w:spacing w:val="35"/>
          </w:rPr>
          <w:delText xml:space="preserve"> </w:delText>
        </w:r>
        <w:r w:rsidRPr="00332FBD" w:rsidDel="001C7004">
          <w:delText>du</w:delText>
        </w:r>
        <w:r w:rsidRPr="00332FBD" w:rsidDel="001C7004">
          <w:rPr>
            <w:spacing w:val="35"/>
          </w:rPr>
          <w:delText xml:space="preserve"> </w:delText>
        </w:r>
        <w:r w:rsidRPr="00332FBD" w:rsidDel="001C7004">
          <w:delText>bloc, est rendue possible par la nécessité des industries suisses à se défendre contre l’État et les industries étrangères</w:delText>
        </w:r>
        <w:r w:rsidR="00E52811" w:rsidRPr="00332FBD" w:rsidDel="001C7004">
          <w:delText xml:space="preserve"> </w:delText>
        </w:r>
        <w:r w:rsidR="00E52811" w:rsidRPr="00332FBD" w:rsidDel="001C7004">
          <w:fldChar w:fldCharType="begin"/>
        </w:r>
        <w:r w:rsidR="00E568D0" w:rsidRPr="00332FBD" w:rsidDel="001C7004">
          <w:delInstrText xml:space="preserve"> ADDIN ZOTERO_ITEM CSL_CITATION {"citationID":"kjqjt0gz","properties":{"formattedCitation":"(Charles et Vallet 2024, 2025)","plainCitation":"(Charles et Vallet 2024, 2025)","dontUpdate":true,"noteIndex":0},"citationItems":[{"id":5887,"uris":["http://zotero.org/groups/6347865/items/LCPDQQWF"],"itemData":{"id":5887,"type":"article-journal","abstract":"The article investigates the institutional roots of the Swiss organized capitalism that contributed to the success of its industrialization and its subsequent economic growth during the second industrial revolution (1880–1913). Recent literature underlines the link between public and private actors and shows that the second industrial revolution in Switzerland owed its success to state-led organized capitalism. If the majority of studies analysed in detail one or more components of the Swiss organized capitalism, to our knowledge, there are no works seeking to explain the (institutional) construction of this organized capitalism by mobilizing a large number of factors in a single theoretical frame of reference. Using the Regulation Theory approach, this article sheds light on the institutional construction of the Swiss organized capitalism. We show that it rested on original institutional arrangements driven by the necessity to survive on external markets. We therefore demonstrate that these arrangements also enabled Switzerland to successfully deal with the production of essential public goods supporting both industrialization and national social bonds required to promote political unity.","citation-key":"charlesFastCuriousSwiss2024","container-title":"Review of Political Economy","DOI":"10.1080/09538259.2023.2298747","ISSN":"0953-8259","issue":"0","note":"_eprint: https://doi.org/10.1080/09538259.2023.2298747","page":"1-27","publisher":"Routledge","source":"Taylor and Francis+NEJM","title":"Fast and Curious: ‘The Swiss Development Puzzle’. The Institutional Roots of the Success of Industrialization","title-short":"Fast and Curious","volume":"0","author":[{"family":"Charles","given":"Léo"},{"family":"Vallet","given":"Guillaume"}],"issued":{"date-parts":[["2024",1,18]]}}},{"id":5889,"uris":["http://zotero.org/groups/6347865/items/QVQPEFCK"],"itemData":{"id":5889,"type":"article-journal","citation-key":"charlesBlocSocialLorigine2025","container-title":"Revue de l'OFCE","issue":"3","title":"Le bloc social à l'origine du capitalisme de la Suisse et son succès de long terme. L'exemple des industries exportratrices suisses, 1848-1936","URL":"https://www.researchgate.net/profile/Leo-Charles-2/publication/394310778_Le_bloc_social_aux_origines_du_capitalisme_de_la_Suisse_et_son_succes_de_long_terme_L'exemple_des_industries_exportatrices_suisses_1848-1936/links/689200a753f618401ebbdd86/Le-bloc-social-aux-origines-du-capitalisme-de-la-Suisse-et-son-succes-de-long-terme-Lexemple-des-industries-exportatrices-suisses-1848-1936.pdf","volume":"2025","author":[{"family":"Charles","given":"Léo"},{"family":"Vallet","given":"Guillaume"}],"issued":{"date-parts":[["2025"]]}}}],"schema":"https://github.com/citation-style-language/schema/raw/master/csl-citation.json"} </w:delInstrText>
        </w:r>
        <w:r w:rsidR="00E52811" w:rsidRPr="00332FBD" w:rsidDel="001C7004">
          <w:fldChar w:fldCharType="separate"/>
        </w:r>
        <w:r w:rsidR="00E52811" w:rsidRPr="00332FBD" w:rsidDel="001C7004">
          <w:delText>(Charles &amp; Vallet, 2024; 2025)</w:delText>
        </w:r>
        <w:r w:rsidR="00E52811" w:rsidRPr="00332FBD" w:rsidDel="001C7004">
          <w:fldChar w:fldCharType="end"/>
        </w:r>
        <w:r w:rsidRPr="00332FBD" w:rsidDel="001C7004">
          <w:delText>.</w:delText>
        </w:r>
      </w:del>
      <w:ins w:id="144" w:author="Auteur">
        <w:r w:rsidR="001C7004" w:rsidRPr="00332FBD">
          <w:t>L’histoire de la LAMal est marquée par une série de blocages politiques. Comme dans d’autres pays européens, son développement en Suisse prend ses racines à la fin du XIX</w:t>
        </w:r>
        <w:r w:rsidR="001C7004" w:rsidRPr="00332FBD">
          <w:rPr>
            <w:vertAlign w:val="superscript"/>
          </w:rPr>
          <w:t xml:space="preserve">e </w:t>
        </w:r>
        <w:r w:rsidR="001C7004" w:rsidRPr="00332FBD">
          <w:t xml:space="preserve">siècle. Matthieu </w:t>
        </w:r>
        <w:r w:rsidR="001C7004" w:rsidRPr="00332FBD">
          <w:fldChar w:fldCharType="begin"/>
        </w:r>
      </w:ins>
      <w:r w:rsidR="007450B8">
        <w:instrText xml:space="preserve"> ADDIN ZOTERO_ITEM CSL_CITATION {"citationID":"GP3X5WwC","properties":{"formattedCitation":"(Leimgruber 2008)","plainCitation":"(Leimgruber 2008)","dontUpdate":true,"noteIndex":0},"citationItems":[{"id":5396,"uris":["http://zotero.org/groups/6347865/items/W4AXX3WX"],"itemData":{"id":5396,"type":"book","citation-key":"leimgruberSolidarityStateBusiness2008","DOI":"10.1017/CBO9780511497094.007","ISBN":"978-0-521-87540-0","language":"eng","note":"DOI: 10.1017/CBO9780511497094.007","publisher":"Cambridge University Press","source":"www.zora.uzh.ch","title":"Solidarity without the state?: business and the shaping of the Swiss welfare state, 1890-2000","title-short":"Solidarity without the state?","URL":"https://www.zora.uzh.ch/handle/20.500.14742/111080","author":[{"family":"Leimgruber","given":"Matthieu"}],"accessed":{"date-parts":[["2026",1,29]]},"issued":{"date-parts":[["2008"]]}}}],"schema":"https://github.com/citation-style-language/schema/raw/master/csl-citation.json"} </w:instrText>
      </w:r>
      <w:ins w:id="145" w:author="Auteur">
        <w:r w:rsidR="001C7004" w:rsidRPr="00332FBD">
          <w:fldChar w:fldCharType="separate"/>
        </w:r>
        <w:r w:rsidR="001C7004" w:rsidRPr="00332FBD">
          <w:t>Leimgruber</w:t>
        </w:r>
        <w:r w:rsidR="001C7004" w:rsidRPr="00332FBD">
          <w:fldChar w:fldCharType="end"/>
        </w:r>
        <w:r w:rsidR="001C7004" w:rsidRPr="00332FBD">
          <w:t xml:space="preserve"> note que le processus d’adoption</w:t>
        </w:r>
        <w:r w:rsidR="001C7004" w:rsidRPr="00332FBD">
          <w:rPr>
            <w:spacing w:val="21"/>
          </w:rPr>
          <w:t xml:space="preserve"> </w:t>
        </w:r>
        <w:r w:rsidR="001C7004" w:rsidRPr="00332FBD">
          <w:t>de</w:t>
        </w:r>
        <w:r w:rsidR="001C7004" w:rsidRPr="00332FBD">
          <w:rPr>
            <w:spacing w:val="21"/>
          </w:rPr>
          <w:t xml:space="preserve"> </w:t>
        </w:r>
        <w:r w:rsidR="001C7004" w:rsidRPr="00332FBD">
          <w:t>la</w:t>
        </w:r>
        <w:r w:rsidR="001C7004" w:rsidRPr="00332FBD">
          <w:rPr>
            <w:spacing w:val="21"/>
          </w:rPr>
          <w:t xml:space="preserve"> </w:t>
        </w:r>
        <w:r w:rsidR="001C7004" w:rsidRPr="00332FBD">
          <w:t>sécurité</w:t>
        </w:r>
        <w:r w:rsidR="001C7004" w:rsidRPr="00332FBD">
          <w:rPr>
            <w:spacing w:val="21"/>
          </w:rPr>
          <w:t xml:space="preserve"> </w:t>
        </w:r>
        <w:r w:rsidR="001C7004" w:rsidRPr="00332FBD">
          <w:t>sociale</w:t>
        </w:r>
        <w:r w:rsidR="001C7004" w:rsidRPr="00332FBD">
          <w:rPr>
            <w:spacing w:val="21"/>
          </w:rPr>
          <w:t xml:space="preserve"> </w:t>
        </w:r>
        <w:r w:rsidR="001C7004" w:rsidRPr="00332FBD">
          <w:t>suisse</w:t>
        </w:r>
        <w:r w:rsidR="001C7004" w:rsidRPr="00332FBD">
          <w:rPr>
            <w:spacing w:val="21"/>
          </w:rPr>
          <w:t xml:space="preserve"> </w:t>
        </w:r>
        <w:r w:rsidR="001C7004" w:rsidRPr="00332FBD">
          <w:t>est</w:t>
        </w:r>
        <w:r w:rsidR="001C7004" w:rsidRPr="00332FBD">
          <w:rPr>
            <w:spacing w:val="21"/>
          </w:rPr>
          <w:t xml:space="preserve"> </w:t>
        </w:r>
        <w:r w:rsidR="001C7004" w:rsidRPr="00332FBD">
          <w:t>de</w:t>
        </w:r>
        <w:r w:rsidR="001C7004" w:rsidRPr="00332FBD">
          <w:rPr>
            <w:spacing w:val="21"/>
          </w:rPr>
          <w:t xml:space="preserve"> </w:t>
        </w:r>
        <w:r w:rsidR="001C7004" w:rsidRPr="00332FBD">
          <w:t>nature</w:t>
        </w:r>
        <w:r w:rsidR="001C7004" w:rsidRPr="00332FBD">
          <w:rPr>
            <w:spacing w:val="21"/>
          </w:rPr>
          <w:t xml:space="preserve"> </w:t>
        </w:r>
        <w:r w:rsidR="001C7004" w:rsidRPr="00332FBD">
          <w:t>paradoxale ;</w:t>
        </w:r>
        <w:r w:rsidR="001C7004" w:rsidRPr="00332FBD">
          <w:rPr>
            <w:spacing w:val="21"/>
          </w:rPr>
          <w:t xml:space="preserve"> </w:t>
        </w:r>
        <w:r w:rsidR="001C7004" w:rsidRPr="00332FBD">
          <w:t>elle</w:t>
        </w:r>
        <w:r w:rsidR="001C7004" w:rsidRPr="00332FBD">
          <w:rPr>
            <w:spacing w:val="21"/>
          </w:rPr>
          <w:t xml:space="preserve"> </w:t>
        </w:r>
        <w:r w:rsidR="001C7004" w:rsidRPr="00332FBD">
          <w:t>est</w:t>
        </w:r>
        <w:r w:rsidR="001C7004" w:rsidRPr="00332FBD">
          <w:rPr>
            <w:spacing w:val="21"/>
          </w:rPr>
          <w:t xml:space="preserve"> </w:t>
        </w:r>
        <w:r w:rsidR="001C7004" w:rsidRPr="00332FBD">
          <w:t>à</w:t>
        </w:r>
        <w:r w:rsidR="001C7004" w:rsidRPr="00332FBD">
          <w:rPr>
            <w:spacing w:val="21"/>
          </w:rPr>
          <w:t xml:space="preserve"> </w:t>
        </w:r>
        <w:r w:rsidR="001C7004" w:rsidRPr="00332FBD">
          <w:t>la</w:t>
        </w:r>
        <w:r w:rsidR="001C7004" w:rsidRPr="00332FBD">
          <w:rPr>
            <w:spacing w:val="21"/>
          </w:rPr>
          <w:t xml:space="preserve"> </w:t>
        </w:r>
        <w:r w:rsidR="001C7004" w:rsidRPr="00332FBD">
          <w:t>fois</w:t>
        </w:r>
        <w:r w:rsidR="001C7004" w:rsidRPr="00332FBD">
          <w:rPr>
            <w:spacing w:val="21"/>
          </w:rPr>
          <w:t xml:space="preserve"> </w:t>
        </w:r>
        <w:r w:rsidR="001C7004" w:rsidRPr="00332FBD">
          <w:t xml:space="preserve">pionnière, du fait de l’influence précoce des politiques </w:t>
        </w:r>
        <w:r w:rsidR="00A205A5">
          <w:t>B</w:t>
        </w:r>
        <w:del w:id="146" w:author="Auteur">
          <w:r w:rsidR="001C7004" w:rsidRPr="00332FBD" w:rsidDel="00A205A5">
            <w:delText>b</w:delText>
          </w:r>
        </w:del>
        <w:r w:rsidR="001C7004" w:rsidRPr="00332FBD">
          <w:t>ismarckiennes, mais reste, tout au long de son histoire, relativement limitée dans la provision de prestations par le public, non seulement du fait de limites objectives et volontaires de la part des autorités centrales, mais aussi du fait du rôle</w:t>
        </w:r>
        <w:r w:rsidR="001C7004" w:rsidRPr="00332FBD">
          <w:rPr>
            <w:spacing w:val="-4"/>
          </w:rPr>
          <w:t xml:space="preserve"> </w:t>
        </w:r>
        <w:r w:rsidR="001C7004" w:rsidRPr="00332FBD">
          <w:t>prépondérant</w:t>
        </w:r>
        <w:r w:rsidR="001C7004" w:rsidRPr="00332FBD">
          <w:rPr>
            <w:spacing w:val="-4"/>
          </w:rPr>
          <w:t xml:space="preserve"> </w:t>
        </w:r>
        <w:r w:rsidR="001C7004" w:rsidRPr="00332FBD">
          <w:t>joué</w:t>
        </w:r>
        <w:r w:rsidR="001C7004" w:rsidRPr="00332FBD">
          <w:rPr>
            <w:spacing w:val="-4"/>
          </w:rPr>
          <w:t xml:space="preserve"> </w:t>
        </w:r>
        <w:r w:rsidR="001C7004" w:rsidRPr="00332FBD">
          <w:t>par</w:t>
        </w:r>
        <w:r w:rsidR="001C7004" w:rsidRPr="00332FBD">
          <w:rPr>
            <w:spacing w:val="-4"/>
          </w:rPr>
          <w:t xml:space="preserve"> </w:t>
        </w:r>
        <w:r w:rsidR="001C7004" w:rsidRPr="00332FBD">
          <w:t>le</w:t>
        </w:r>
        <w:r w:rsidR="001C7004" w:rsidRPr="00332FBD">
          <w:rPr>
            <w:spacing w:val="-4"/>
          </w:rPr>
          <w:t xml:space="preserve"> </w:t>
        </w:r>
        <w:r w:rsidR="001C7004" w:rsidRPr="00332FBD">
          <w:t>privé (Leimgruber, 2008). Pour Geoffroy Legentilhomme, le cadre légal précéd</w:t>
        </w:r>
        <w:r w:rsidR="006730EE">
          <w:t>an</w:t>
        </w:r>
        <w:r w:rsidR="001C7004" w:rsidRPr="00332FBD">
          <w:t>t la LAM</w:t>
        </w:r>
        <w:r w:rsidR="00AA2811" w:rsidRPr="00E32EF4">
          <w:rPr>
            <w:rPrChange w:id="147" w:author="Auteur">
              <w:rPr>
                <w:u w:val="single"/>
              </w:rPr>
            </w:rPrChange>
          </w:rPr>
          <w:t>al</w:t>
        </w:r>
        <w:r w:rsidR="001C7004" w:rsidRPr="00332FBD">
          <w:t xml:space="preserve"> de 1994</w:t>
        </w:r>
        <w:r w:rsidR="00586540">
          <w:t>,</w:t>
        </w:r>
        <w:r w:rsidR="00B87C52">
          <w:t xml:space="preserve"> </w:t>
        </w:r>
        <w:del w:id="148" w:author="Auteur">
          <w:r w:rsidR="00586540" w:rsidDel="00B87C52">
            <w:delText xml:space="preserve"> , </w:delText>
          </w:r>
        </w:del>
        <w:r w:rsidR="00586540">
          <w:t>en vigueur dès 1912 et pendant l’ensemble du 20</w:t>
        </w:r>
        <w:r w:rsidR="00586540" w:rsidRPr="00961F56">
          <w:rPr>
            <w:vertAlign w:val="superscript"/>
          </w:rPr>
          <w:t>ème</w:t>
        </w:r>
        <w:r w:rsidR="00586540">
          <w:t xml:space="preserve"> </w:t>
        </w:r>
        <w:proofErr w:type="gramStart"/>
        <w:r w:rsidR="00586540">
          <w:t xml:space="preserve">siècle, </w:t>
        </w:r>
        <w:r w:rsidR="001C7004" w:rsidRPr="00332FBD">
          <w:t xml:space="preserve"> est</w:t>
        </w:r>
        <w:proofErr w:type="gramEnd"/>
        <w:r w:rsidR="001C7004" w:rsidRPr="00332FBD">
          <w:t xml:space="preserve"> le résultat de l’action d’une coalition d’assureurs, qui mène</w:t>
        </w:r>
        <w:r w:rsidR="001C7004" w:rsidRPr="00332FBD">
          <w:rPr>
            <w:spacing w:val="39"/>
          </w:rPr>
          <w:t xml:space="preserve"> </w:t>
        </w:r>
        <w:r w:rsidR="001C7004" w:rsidRPr="00332FBD">
          <w:t>ensuite une politique coordonnée dans les commissions extra-parlementaires chargées d’élaborer une alternative</w:t>
        </w:r>
        <w:r w:rsidR="001C7004" w:rsidRPr="00332FBD">
          <w:rPr>
            <w:spacing w:val="-6"/>
          </w:rPr>
          <w:t xml:space="preserve"> </w:t>
        </w:r>
        <w:r w:rsidR="001C7004" w:rsidRPr="00332FBD">
          <w:t>à</w:t>
        </w:r>
        <w:r w:rsidR="001C7004" w:rsidRPr="00332FBD">
          <w:rPr>
            <w:spacing w:val="-6"/>
          </w:rPr>
          <w:t xml:space="preserve"> </w:t>
        </w:r>
        <w:r w:rsidR="001C7004" w:rsidRPr="00332FBD">
          <w:t>la</w:t>
        </w:r>
        <w:r w:rsidR="001C7004" w:rsidRPr="00332FBD">
          <w:rPr>
            <w:spacing w:val="-6"/>
          </w:rPr>
          <w:t xml:space="preserve"> </w:t>
        </w:r>
        <w:r w:rsidR="001C7004" w:rsidRPr="00332FBD">
          <w:t>loi,</w:t>
        </w:r>
        <w:r w:rsidR="001C7004" w:rsidRPr="00332FBD">
          <w:rPr>
            <w:spacing w:val="-6"/>
          </w:rPr>
          <w:t xml:space="preserve"> </w:t>
        </w:r>
        <w:r w:rsidR="001C7004" w:rsidRPr="00332FBD">
          <w:t>qui</w:t>
        </w:r>
        <w:r w:rsidR="001C7004" w:rsidRPr="00332FBD">
          <w:rPr>
            <w:spacing w:val="-6"/>
          </w:rPr>
          <w:t xml:space="preserve"> </w:t>
        </w:r>
        <w:r w:rsidR="001C7004" w:rsidRPr="00332FBD">
          <w:t>prendra</w:t>
        </w:r>
        <w:r w:rsidR="001C7004" w:rsidRPr="00332FBD">
          <w:rPr>
            <w:spacing w:val="-6"/>
          </w:rPr>
          <w:t xml:space="preserve"> </w:t>
        </w:r>
        <w:r w:rsidR="001C7004" w:rsidRPr="00332FBD">
          <w:t>la</w:t>
        </w:r>
        <w:r w:rsidR="001C7004" w:rsidRPr="00332FBD">
          <w:rPr>
            <w:spacing w:val="-6"/>
          </w:rPr>
          <w:t xml:space="preserve"> </w:t>
        </w:r>
        <w:r w:rsidR="001C7004" w:rsidRPr="00332FBD">
          <w:t>forme</w:t>
        </w:r>
        <w:r w:rsidR="001C7004" w:rsidRPr="00332FBD">
          <w:rPr>
            <w:spacing w:val="-6"/>
          </w:rPr>
          <w:t xml:space="preserve"> </w:t>
        </w:r>
        <w:r w:rsidR="001C7004" w:rsidRPr="00332FBD">
          <w:t>nouvelle</w:t>
        </w:r>
        <w:r w:rsidR="001C7004" w:rsidRPr="00332FBD">
          <w:rPr>
            <w:spacing w:val="-6"/>
          </w:rPr>
          <w:t xml:space="preserve"> </w:t>
        </w:r>
        <w:r w:rsidR="001C7004" w:rsidRPr="00332FBD">
          <w:t>Loi</w:t>
        </w:r>
        <w:r w:rsidR="001C7004" w:rsidRPr="00332FBD">
          <w:rPr>
            <w:spacing w:val="-6"/>
          </w:rPr>
          <w:t xml:space="preserve"> </w:t>
        </w:r>
        <w:r w:rsidR="001C7004" w:rsidRPr="00332FBD">
          <w:t>fédérale</w:t>
        </w:r>
        <w:r w:rsidR="001C7004" w:rsidRPr="00332FBD">
          <w:rPr>
            <w:spacing w:val="-6"/>
          </w:rPr>
          <w:t xml:space="preserve"> </w:t>
        </w:r>
        <w:r w:rsidR="001C7004" w:rsidRPr="00332FBD">
          <w:t>sur</w:t>
        </w:r>
        <w:r w:rsidR="001C7004" w:rsidRPr="00332FBD">
          <w:rPr>
            <w:spacing w:val="-6"/>
          </w:rPr>
          <w:t xml:space="preserve"> </w:t>
        </w:r>
        <w:r w:rsidR="001C7004" w:rsidRPr="00332FBD">
          <w:t>l’assurance</w:t>
        </w:r>
        <w:r w:rsidR="001C7004" w:rsidRPr="00332FBD">
          <w:rPr>
            <w:spacing w:val="-6"/>
          </w:rPr>
          <w:t xml:space="preserve"> </w:t>
        </w:r>
        <w:r w:rsidR="001C7004" w:rsidRPr="00332FBD">
          <w:t>en</w:t>
        </w:r>
        <w:r w:rsidR="001C7004" w:rsidRPr="00332FBD">
          <w:rPr>
            <w:spacing w:val="-6"/>
          </w:rPr>
          <w:t xml:space="preserve"> </w:t>
        </w:r>
        <w:r w:rsidR="001C7004" w:rsidRPr="00332FBD">
          <w:t>cas</w:t>
        </w:r>
        <w:r w:rsidR="001C7004" w:rsidRPr="00332FBD">
          <w:rPr>
            <w:spacing w:val="-6"/>
          </w:rPr>
          <w:t xml:space="preserve"> </w:t>
        </w:r>
        <w:r w:rsidR="001C7004" w:rsidRPr="00332FBD">
          <w:t>de</w:t>
        </w:r>
        <w:r w:rsidR="001C7004" w:rsidRPr="00332FBD">
          <w:rPr>
            <w:spacing w:val="-6"/>
          </w:rPr>
          <w:t xml:space="preserve"> </w:t>
        </w:r>
        <w:r w:rsidR="001C7004" w:rsidRPr="00332FBD">
          <w:t xml:space="preserve">maladie et d’accidents (LAMA). Ceux-ci s’unissent pour lutter contre les propositions, issues notamment des syndicats et des partis </w:t>
        </w:r>
        <w:r w:rsidR="0015069E">
          <w:t>de gauche</w:t>
        </w:r>
        <w:del w:id="149" w:author="Auteur">
          <w:r w:rsidR="001C7004" w:rsidRPr="00332FBD" w:rsidDel="0015069E">
            <w:delText>radicaux</w:delText>
          </w:r>
        </w:del>
        <w:r w:rsidR="001C7004" w:rsidRPr="00332FBD">
          <w:t>, d’une couverture obligatoire pour les soins et les accidents par le biais de casses publiques suisses (</w:t>
        </w:r>
        <w:r w:rsidR="001C7004" w:rsidRPr="00332FBD">
          <w:fldChar w:fldCharType="begin"/>
        </w:r>
        <w:r w:rsidR="001C7004" w:rsidRPr="00332FBD">
          <w:instrText>HYPERLINK \l "_bookmark58"</w:instrText>
        </w:r>
        <w:r w:rsidR="001C7004" w:rsidRPr="00332FBD">
          <w:fldChar w:fldCharType="separate"/>
        </w:r>
        <w:r w:rsidR="001C7004" w:rsidRPr="00332FBD">
          <w:t>Legentilhomme, 2024</w:t>
        </w:r>
        <w:r w:rsidR="001C7004" w:rsidRPr="00332FBD">
          <w:fldChar w:fldCharType="end"/>
        </w:r>
        <w:r w:rsidR="001C7004" w:rsidRPr="00332FBD">
          <w:t xml:space="preserve">a). Le texte de loi </w:t>
        </w:r>
        <w:proofErr w:type="spellStart"/>
        <w:r w:rsidR="001C7004" w:rsidRPr="00332FBD">
          <w:t>final</w:t>
        </w:r>
        <w:del w:id="150" w:author="Auteur">
          <w:r w:rsidR="001C7004" w:rsidRPr="00332FBD" w:rsidDel="00B45228">
            <w:delText xml:space="preserve">, accepté en 1912, </w:delText>
          </w:r>
        </w:del>
        <w:r w:rsidR="001C7004" w:rsidRPr="00332FBD">
          <w:t>n’implique</w:t>
        </w:r>
        <w:proofErr w:type="spellEnd"/>
        <w:r w:rsidR="001C7004" w:rsidRPr="00332FBD">
          <w:t xml:space="preserve"> ni caisses maladies publiques</w:t>
        </w:r>
        <w:r w:rsidR="001C7004" w:rsidRPr="00332FBD">
          <w:rPr>
            <w:spacing w:val="32"/>
          </w:rPr>
          <w:t xml:space="preserve"> </w:t>
        </w:r>
        <w:r w:rsidR="001C7004" w:rsidRPr="00332FBD">
          <w:t>au</w:t>
        </w:r>
        <w:r w:rsidR="001C7004" w:rsidRPr="00332FBD">
          <w:rPr>
            <w:spacing w:val="32"/>
          </w:rPr>
          <w:t xml:space="preserve"> </w:t>
        </w:r>
        <w:r w:rsidR="001C7004" w:rsidRPr="00332FBD">
          <w:t>niveau</w:t>
        </w:r>
        <w:r w:rsidR="001C7004" w:rsidRPr="00332FBD">
          <w:rPr>
            <w:spacing w:val="32"/>
          </w:rPr>
          <w:t xml:space="preserve"> </w:t>
        </w:r>
        <w:r w:rsidR="001C7004" w:rsidRPr="00332FBD">
          <w:t>fédéral,</w:t>
        </w:r>
        <w:r w:rsidR="001C7004" w:rsidRPr="00332FBD">
          <w:rPr>
            <w:spacing w:val="32"/>
          </w:rPr>
          <w:t xml:space="preserve"> </w:t>
        </w:r>
        <w:r w:rsidR="001C7004" w:rsidRPr="00332FBD">
          <w:t>ni</w:t>
        </w:r>
        <w:r w:rsidR="001C7004" w:rsidRPr="00332FBD">
          <w:rPr>
            <w:spacing w:val="32"/>
          </w:rPr>
          <w:t xml:space="preserve"> </w:t>
        </w:r>
        <w:r w:rsidR="001C7004" w:rsidRPr="00332FBD">
          <w:t>d’obligation</w:t>
        </w:r>
        <w:r w:rsidR="001C7004" w:rsidRPr="00332FBD">
          <w:rPr>
            <w:spacing w:val="32"/>
          </w:rPr>
          <w:t xml:space="preserve"> </w:t>
        </w:r>
        <w:r w:rsidR="001C7004" w:rsidRPr="00332FBD">
          <w:t>de</w:t>
        </w:r>
        <w:r w:rsidR="001C7004" w:rsidRPr="00332FBD">
          <w:rPr>
            <w:spacing w:val="32"/>
          </w:rPr>
          <w:t xml:space="preserve"> </w:t>
        </w:r>
        <w:r w:rsidR="001C7004" w:rsidRPr="00332FBD">
          <w:t>souscription</w:t>
        </w:r>
        <w:r w:rsidR="001C7004" w:rsidRPr="00332FBD">
          <w:rPr>
            <w:spacing w:val="32"/>
          </w:rPr>
          <w:t xml:space="preserve"> </w:t>
        </w:r>
        <w:r w:rsidR="001C7004" w:rsidRPr="00332FBD">
          <w:t>à</w:t>
        </w:r>
        <w:r w:rsidR="001C7004" w:rsidRPr="00332FBD">
          <w:rPr>
            <w:spacing w:val="32"/>
          </w:rPr>
          <w:t xml:space="preserve"> </w:t>
        </w:r>
        <w:r w:rsidR="001C7004" w:rsidRPr="00332FBD">
          <w:t>une</w:t>
        </w:r>
        <w:r w:rsidR="001C7004" w:rsidRPr="00332FBD">
          <w:rPr>
            <w:spacing w:val="32"/>
          </w:rPr>
          <w:t xml:space="preserve"> </w:t>
        </w:r>
        <w:r w:rsidR="001C7004" w:rsidRPr="00332FBD">
          <w:t>assurance,</w:t>
        </w:r>
        <w:r w:rsidR="001C7004" w:rsidRPr="00332FBD">
          <w:rPr>
            <w:spacing w:val="32"/>
          </w:rPr>
          <w:t xml:space="preserve"> </w:t>
        </w:r>
        <w:r w:rsidR="001C7004" w:rsidRPr="00332FBD">
          <w:t>contrairement à la loi Forrer précédemment décrite ; elle limite, pour les soins, à des subsides fédéraux qui impliquent également une forme d’harmonisation des prestations (</w:t>
        </w:r>
        <w:r w:rsidR="001C7004" w:rsidRPr="00332FBD">
          <w:fldChar w:fldCharType="begin"/>
        </w:r>
        <w:r w:rsidR="001C7004" w:rsidRPr="00332FBD">
          <w:instrText>HYPERLINK \l "_bookmark58"</w:instrText>
        </w:r>
        <w:r w:rsidR="001C7004" w:rsidRPr="00332FBD">
          <w:fldChar w:fldCharType="separate"/>
        </w:r>
        <w:r w:rsidR="001C7004" w:rsidRPr="00332FBD">
          <w:t>Legentilhomme, 2024</w:t>
        </w:r>
        <w:r w:rsidR="001C7004" w:rsidRPr="00332FBD">
          <w:fldChar w:fldCharType="end"/>
        </w:r>
        <w:r w:rsidR="001C7004" w:rsidRPr="00332FBD">
          <w:t>a).</w:t>
        </w:r>
      </w:ins>
    </w:p>
    <w:p w14:paraId="54643608" w14:textId="2E585DB3" w:rsidR="001C7004" w:rsidRPr="00332FBD" w:rsidRDefault="001C7004" w:rsidP="001C7004">
      <w:pPr>
        <w:pStyle w:val="Corpsdetexte"/>
        <w:spacing w:before="193" w:line="283" w:lineRule="auto"/>
        <w:ind w:left="0" w:right="98"/>
        <w:rPr>
          <w:ins w:id="151" w:author="Auteur"/>
        </w:rPr>
      </w:pPr>
      <w:ins w:id="152" w:author="Auteur">
        <w:r w:rsidRPr="00332FBD">
          <w:t>Loin d’un changement institutionnel centralisé, le modèle d’assurance</w:t>
        </w:r>
        <w:r w:rsidR="00652244">
          <w:t>-</w:t>
        </w:r>
        <w:del w:id="153" w:author="Auteur">
          <w:r w:rsidRPr="00332FBD" w:rsidDel="00652244">
            <w:delText xml:space="preserve"> </w:delText>
          </w:r>
        </w:del>
        <w:r w:rsidRPr="00332FBD">
          <w:t>maladie change, au XXème siècle, surtout du fait l’évolution des caisses privées. Celles-ci s’étendent progressivement hors des corps professionnels et au-delà des barrières cantonales, le fonctionnement reposant sur un système local</w:t>
        </w:r>
        <w:r w:rsidRPr="00332FBD">
          <w:rPr>
            <w:spacing w:val="40"/>
          </w:rPr>
          <w:t xml:space="preserve"> </w:t>
        </w:r>
        <w:r w:rsidRPr="00332FBD">
          <w:t>et</w:t>
        </w:r>
        <w:r w:rsidRPr="00332FBD">
          <w:rPr>
            <w:spacing w:val="40"/>
          </w:rPr>
          <w:t xml:space="preserve"> </w:t>
        </w:r>
        <w:r w:rsidRPr="00332FBD">
          <w:t>principalement</w:t>
        </w:r>
        <w:r w:rsidRPr="00332FBD">
          <w:rPr>
            <w:spacing w:val="40"/>
          </w:rPr>
          <w:t xml:space="preserve"> </w:t>
        </w:r>
        <w:r w:rsidRPr="00332FBD">
          <w:t>privé</w:t>
        </w:r>
        <w:r w:rsidRPr="00332FBD">
          <w:rPr>
            <w:spacing w:val="40"/>
          </w:rPr>
          <w:t xml:space="preserve"> </w:t>
        </w:r>
        <w:r w:rsidRPr="00332FBD">
          <w:t>continue</w:t>
        </w:r>
        <w:r w:rsidRPr="00332FBD">
          <w:rPr>
            <w:spacing w:val="40"/>
          </w:rPr>
          <w:t xml:space="preserve"> </w:t>
        </w:r>
        <w:r w:rsidRPr="00332FBD">
          <w:t>d’être</w:t>
        </w:r>
        <w:r w:rsidRPr="00332FBD">
          <w:rPr>
            <w:spacing w:val="40"/>
          </w:rPr>
          <w:t xml:space="preserve"> </w:t>
        </w:r>
        <w:r w:rsidRPr="00332FBD">
          <w:t>la</w:t>
        </w:r>
        <w:r w:rsidRPr="00332FBD">
          <w:rPr>
            <w:spacing w:val="40"/>
          </w:rPr>
          <w:t xml:space="preserve"> </w:t>
        </w:r>
        <w:r w:rsidRPr="00332FBD">
          <w:t>norme</w:t>
        </w:r>
        <w:r w:rsidRPr="00332FBD">
          <w:rPr>
            <w:spacing w:val="40"/>
          </w:rPr>
          <w:t xml:space="preserve"> </w:t>
        </w:r>
        <w:r w:rsidRPr="00332FBD">
          <w:t>pour</w:t>
        </w:r>
        <w:r w:rsidRPr="00332FBD">
          <w:rPr>
            <w:spacing w:val="40"/>
          </w:rPr>
          <w:t xml:space="preserve"> </w:t>
        </w:r>
        <w:r w:rsidRPr="00332FBD">
          <w:t>les</w:t>
        </w:r>
        <w:r w:rsidRPr="00332FBD">
          <w:rPr>
            <w:spacing w:val="40"/>
          </w:rPr>
          <w:t xml:space="preserve"> </w:t>
        </w:r>
        <w:r w:rsidRPr="00332FBD">
          <w:t>assurances-maladies</w:t>
        </w:r>
        <w:r w:rsidRPr="00332FBD">
          <w:rPr>
            <w:spacing w:val="40"/>
          </w:rPr>
          <w:t xml:space="preserve"> </w:t>
        </w:r>
        <w:r w:rsidRPr="00332FBD">
          <w:t>tout au long du XX</w:t>
        </w:r>
        <w:r w:rsidRPr="00332FBD">
          <w:rPr>
            <w:vertAlign w:val="superscript"/>
          </w:rPr>
          <w:t>e</w:t>
        </w:r>
        <w:r w:rsidRPr="00332FBD">
          <w:t xml:space="preserve"> siècle. Ce principe est également connu sous le nom de «</w:t>
        </w:r>
        <w:r w:rsidRPr="00332FBD">
          <w:rPr>
            <w:spacing w:val="-15"/>
          </w:rPr>
          <w:t xml:space="preserve"> </w:t>
        </w:r>
        <w:r w:rsidRPr="00332FBD">
          <w:t>principe de subsidiarité</w:t>
        </w:r>
        <w:r w:rsidRPr="00332FBD">
          <w:rPr>
            <w:spacing w:val="-14"/>
          </w:rPr>
          <w:t xml:space="preserve"> </w:t>
        </w:r>
        <w:r w:rsidRPr="00332FBD">
          <w:t xml:space="preserve">» </w:t>
        </w:r>
        <w:r w:rsidRPr="00332FBD">
          <w:fldChar w:fldCharType="begin"/>
        </w:r>
      </w:ins>
      <w:r w:rsidR="007450B8">
        <w:instrText xml:space="preserve"> ADDIN ZOTERO_ITEM CSL_CITATION {"citationID":"W4tPR0sg","properties":{"formattedCitation":"(Philip Trein et al. 2023)","plainCitation":"(Philip Trein et al. 2023)","dontUpdate":true,"noteIndex":0},"citationItems":[{"id":5414,"uris":["http://zotero.org/groups/6347865/items/H4NI8GIJ"],"itemData":{"id":5414,"type":"chapter","call-number":"320.949 4","citation-key":"trein38HealthPolicy2023","collection-title":"Oxford handbooks","container-title":"The Oxford handbook of Swiss politics","ISBN":"978-0-19-287178-7","language":"en","page":"714-732","publisher":"Oxford university press","publisher-place":"Oxford","source":"BnF ISBN","title":"38. Health Policy","author":[{"family":"Trein","given":"Philip"},{"family":"Rüefli","given":"Christian"},{"family":"Vatter","given":"Adrian"}],"issued":{"date-parts":[["2023"]]}}}],"schema":"https://github.com/citation-style-language/schema/raw/master/csl-citation.json"} </w:instrText>
      </w:r>
      <w:ins w:id="154" w:author="Auteur">
        <w:r w:rsidRPr="00332FBD">
          <w:fldChar w:fldCharType="separate"/>
        </w:r>
        <w:r w:rsidRPr="00332FBD">
          <w:t>(Trein, Rüefli &amp; Vatter, 2023)</w:t>
        </w:r>
        <w:r w:rsidRPr="00332FBD">
          <w:fldChar w:fldCharType="end"/>
        </w:r>
        <w:r w:rsidRPr="00332FBD">
          <w:t>. Les</w:t>
        </w:r>
        <w:r w:rsidRPr="00332FBD">
          <w:rPr>
            <w:spacing w:val="-11"/>
          </w:rPr>
          <w:t xml:space="preserve"> </w:t>
        </w:r>
        <w:r w:rsidRPr="00332FBD">
          <w:t>décennies</w:t>
        </w:r>
        <w:r w:rsidRPr="00332FBD">
          <w:rPr>
            <w:spacing w:val="-11"/>
          </w:rPr>
          <w:t xml:space="preserve"> </w:t>
        </w:r>
        <w:r w:rsidRPr="00332FBD">
          <w:t>suivant</w:t>
        </w:r>
        <w:r w:rsidRPr="00332FBD">
          <w:rPr>
            <w:spacing w:val="-11"/>
          </w:rPr>
          <w:t xml:space="preserve"> </w:t>
        </w:r>
        <w:r w:rsidRPr="00332FBD">
          <w:t>la</w:t>
        </w:r>
        <w:r w:rsidRPr="00332FBD">
          <w:rPr>
            <w:spacing w:val="-11"/>
          </w:rPr>
          <w:t xml:space="preserve"> </w:t>
        </w:r>
        <w:r w:rsidRPr="00332FBD">
          <w:t>LAM</w:t>
        </w:r>
        <w:r w:rsidR="0021197B">
          <w:t>A</w:t>
        </w:r>
        <w:del w:id="155" w:author="Auteur">
          <w:r w:rsidRPr="00332FBD" w:rsidDel="00652244">
            <w:delText>A</w:delText>
          </w:r>
        </w:del>
        <w:r w:rsidRPr="00332FBD">
          <w:rPr>
            <w:spacing w:val="-11"/>
          </w:rPr>
          <w:t xml:space="preserve"> </w:t>
        </w:r>
        <w:r w:rsidRPr="00332FBD">
          <w:t>voient</w:t>
        </w:r>
        <w:r w:rsidRPr="00332FBD">
          <w:rPr>
            <w:spacing w:val="-11"/>
          </w:rPr>
          <w:t xml:space="preserve"> néanmoins </w:t>
        </w:r>
        <w:r w:rsidRPr="00332FBD">
          <w:t>des</w:t>
        </w:r>
        <w:r w:rsidRPr="00332FBD">
          <w:rPr>
            <w:spacing w:val="-11"/>
          </w:rPr>
          <w:t xml:space="preserve"> </w:t>
        </w:r>
        <w:r w:rsidRPr="00332FBD">
          <w:t>évolutions</w:t>
        </w:r>
        <w:r w:rsidRPr="00332FBD">
          <w:rPr>
            <w:spacing w:val="-11"/>
          </w:rPr>
          <w:t xml:space="preserve"> </w:t>
        </w:r>
        <w:r w:rsidRPr="00332FBD">
          <w:t>décisives</w:t>
        </w:r>
        <w:r w:rsidRPr="00332FBD">
          <w:rPr>
            <w:spacing w:val="-11"/>
          </w:rPr>
          <w:t xml:space="preserve"> </w:t>
        </w:r>
        <w:r w:rsidRPr="00332FBD">
          <w:t>dans</w:t>
        </w:r>
        <w:r w:rsidRPr="00332FBD">
          <w:rPr>
            <w:spacing w:val="-11"/>
          </w:rPr>
          <w:t xml:space="preserve"> </w:t>
        </w:r>
        <w:r w:rsidRPr="00332FBD">
          <w:t>la</w:t>
        </w:r>
        <w:r w:rsidRPr="00332FBD">
          <w:rPr>
            <w:spacing w:val="-11"/>
          </w:rPr>
          <w:t xml:space="preserve"> </w:t>
        </w:r>
        <w:r w:rsidRPr="00332FBD">
          <w:t>prise</w:t>
        </w:r>
        <w:r w:rsidRPr="00332FBD">
          <w:rPr>
            <w:spacing w:val="-11"/>
          </w:rPr>
          <w:t xml:space="preserve"> </w:t>
        </w:r>
        <w:r w:rsidRPr="00332FBD">
          <w:t>en</w:t>
        </w:r>
        <w:r w:rsidRPr="00332FBD">
          <w:rPr>
            <w:spacing w:val="-11"/>
          </w:rPr>
          <w:t xml:space="preserve"> </w:t>
        </w:r>
        <w:r w:rsidRPr="00332FBD">
          <w:t>charges</w:t>
        </w:r>
        <w:r w:rsidRPr="00332FBD">
          <w:rPr>
            <w:spacing w:val="-11"/>
          </w:rPr>
          <w:t xml:space="preserve"> </w:t>
        </w:r>
        <w:r w:rsidRPr="00332FBD">
          <w:t>des soins, notamment par une centralisation de leur organisation et une extension des prestations. Les caisses de secours, progressivement appelées caisses d’assurance-maladie, s’organisent de plus</w:t>
        </w:r>
        <w:r w:rsidRPr="00332FBD">
          <w:rPr>
            <w:spacing w:val="33"/>
          </w:rPr>
          <w:t xml:space="preserve"> </w:t>
        </w:r>
        <w:r w:rsidRPr="00332FBD">
          <w:t>en</w:t>
        </w:r>
        <w:r w:rsidRPr="00332FBD">
          <w:rPr>
            <w:spacing w:val="33"/>
          </w:rPr>
          <w:t xml:space="preserve"> </w:t>
        </w:r>
        <w:r w:rsidRPr="00332FBD">
          <w:t>plus</w:t>
        </w:r>
        <w:r w:rsidRPr="00332FBD">
          <w:rPr>
            <w:spacing w:val="33"/>
          </w:rPr>
          <w:t xml:space="preserve"> </w:t>
        </w:r>
        <w:r w:rsidRPr="00332FBD">
          <w:t>avec</w:t>
        </w:r>
        <w:r w:rsidRPr="00332FBD">
          <w:rPr>
            <w:spacing w:val="33"/>
          </w:rPr>
          <w:t xml:space="preserve"> </w:t>
        </w:r>
        <w:r w:rsidRPr="00332FBD">
          <w:t>les</w:t>
        </w:r>
        <w:r w:rsidRPr="00332FBD">
          <w:rPr>
            <w:spacing w:val="33"/>
          </w:rPr>
          <w:t xml:space="preserve"> </w:t>
        </w:r>
        <w:r w:rsidRPr="00332FBD">
          <w:t>réseaux</w:t>
        </w:r>
        <w:r w:rsidRPr="00332FBD">
          <w:rPr>
            <w:spacing w:val="33"/>
          </w:rPr>
          <w:t xml:space="preserve"> </w:t>
        </w:r>
        <w:r w:rsidRPr="00332FBD">
          <w:t>de</w:t>
        </w:r>
        <w:r w:rsidRPr="00332FBD">
          <w:rPr>
            <w:spacing w:val="33"/>
          </w:rPr>
          <w:t xml:space="preserve"> </w:t>
        </w:r>
        <w:r w:rsidRPr="00332FBD">
          <w:t>médecins,</w:t>
        </w:r>
        <w:r w:rsidRPr="00332FBD">
          <w:rPr>
            <w:spacing w:val="33"/>
          </w:rPr>
          <w:t xml:space="preserve"> </w:t>
        </w:r>
        <w:r w:rsidRPr="00332FBD">
          <w:t>formant</w:t>
        </w:r>
        <w:r w:rsidRPr="00332FBD">
          <w:rPr>
            <w:spacing w:val="33"/>
          </w:rPr>
          <w:t xml:space="preserve"> </w:t>
        </w:r>
        <w:r w:rsidRPr="00332FBD">
          <w:t>notamment</w:t>
        </w:r>
        <w:r w:rsidRPr="00332FBD">
          <w:rPr>
            <w:spacing w:val="33"/>
          </w:rPr>
          <w:t xml:space="preserve"> </w:t>
        </w:r>
        <w:r w:rsidRPr="00332FBD">
          <w:t>des</w:t>
        </w:r>
        <w:r w:rsidRPr="00332FBD">
          <w:rPr>
            <w:spacing w:val="33"/>
          </w:rPr>
          <w:t xml:space="preserve"> </w:t>
        </w:r>
        <w:r w:rsidRPr="00332FBD">
          <w:t>accords</w:t>
        </w:r>
        <w:r w:rsidRPr="00332FBD">
          <w:rPr>
            <w:spacing w:val="33"/>
          </w:rPr>
          <w:t xml:space="preserve"> </w:t>
        </w:r>
        <w:r w:rsidRPr="00332FBD">
          <w:t>sur</w:t>
        </w:r>
        <w:r w:rsidRPr="00332FBD">
          <w:rPr>
            <w:spacing w:val="33"/>
          </w:rPr>
          <w:t xml:space="preserve"> </w:t>
        </w:r>
        <w:r w:rsidRPr="00332FBD">
          <w:t>les</w:t>
        </w:r>
        <w:r w:rsidRPr="00332FBD">
          <w:rPr>
            <w:spacing w:val="33"/>
          </w:rPr>
          <w:t xml:space="preserve"> </w:t>
        </w:r>
        <w:r w:rsidRPr="00332FBD">
          <w:t>prix</w:t>
        </w:r>
        <w:r w:rsidRPr="00332FBD">
          <w:rPr>
            <w:spacing w:val="33"/>
          </w:rPr>
          <w:t xml:space="preserve"> </w:t>
        </w:r>
        <w:r w:rsidRPr="00332FBD">
          <w:t>et une</w:t>
        </w:r>
        <w:r w:rsidRPr="00332FBD">
          <w:rPr>
            <w:spacing w:val="40"/>
          </w:rPr>
          <w:t xml:space="preserve"> </w:t>
        </w:r>
        <w:r w:rsidRPr="00332FBD">
          <w:t>augmentation</w:t>
        </w:r>
        <w:r w:rsidRPr="00332FBD">
          <w:rPr>
            <w:spacing w:val="40"/>
          </w:rPr>
          <w:t xml:space="preserve"> </w:t>
        </w:r>
        <w:r w:rsidRPr="00332FBD">
          <w:t>du</w:t>
        </w:r>
        <w:r w:rsidRPr="00332FBD">
          <w:rPr>
            <w:spacing w:val="40"/>
          </w:rPr>
          <w:t xml:space="preserve"> </w:t>
        </w:r>
        <w:r w:rsidRPr="00332FBD">
          <w:t>remboursement</w:t>
        </w:r>
        <w:r w:rsidRPr="00332FBD">
          <w:rPr>
            <w:spacing w:val="40"/>
          </w:rPr>
          <w:t xml:space="preserve"> </w:t>
        </w:r>
        <w:r w:rsidRPr="00332FBD">
          <w:t>des</w:t>
        </w:r>
        <w:r w:rsidRPr="00332FBD">
          <w:rPr>
            <w:spacing w:val="40"/>
          </w:rPr>
          <w:t xml:space="preserve"> </w:t>
        </w:r>
        <w:r w:rsidRPr="00332FBD">
          <w:t>prestations</w:t>
        </w:r>
        <w:del w:id="156" w:author="Auteur">
          <w:r w:rsidRPr="00332FBD" w:rsidDel="00185D77">
            <w:delText xml:space="preserve">, </w:delText>
          </w:r>
          <w:r w:rsidRPr="00332FBD" w:rsidDel="00631D84">
            <w:delText>ce processus est le résultat de la</w:delText>
          </w:r>
          <w:r w:rsidRPr="00332FBD" w:rsidDel="00631D84">
            <w:rPr>
              <w:spacing w:val="40"/>
            </w:rPr>
            <w:delText xml:space="preserve"> </w:delText>
          </w:r>
          <w:r w:rsidRPr="00332FBD" w:rsidDel="00631D84">
            <w:delText>nouvelle législation fédérale</w:delText>
          </w:r>
          <w:r w:rsidRPr="00332FBD" w:rsidDel="00631D84">
            <w:rPr>
              <w:spacing w:val="-7"/>
            </w:rPr>
            <w:delText xml:space="preserve"> </w:delText>
          </w:r>
          <w:r w:rsidRPr="00332FBD" w:rsidDel="00631D84">
            <w:delText>de</w:delText>
          </w:r>
          <w:r w:rsidRPr="00332FBD" w:rsidDel="00631D84">
            <w:rPr>
              <w:spacing w:val="-7"/>
            </w:rPr>
            <w:delText xml:space="preserve"> </w:delText>
          </w:r>
          <w:r w:rsidRPr="00332FBD" w:rsidDel="00631D84">
            <w:delText>191</w:delText>
          </w:r>
          <w:r w:rsidRPr="00332FBD" w:rsidDel="001A67C2">
            <w:delText>1</w:delText>
          </w:r>
          <w:r w:rsidRPr="00332FBD" w:rsidDel="00631D84">
            <w:rPr>
              <w:spacing w:val="-7"/>
            </w:rPr>
            <w:delText xml:space="preserve"> </w:delText>
          </w:r>
          <w:r w:rsidRPr="00332FBD" w:rsidDel="00185D77">
            <w:delText>ainsi que</w:delText>
          </w:r>
          <w:r w:rsidRPr="00332FBD" w:rsidDel="00185D77">
            <w:rPr>
              <w:spacing w:val="-7"/>
            </w:rPr>
            <w:delText xml:space="preserve"> </w:delText>
          </w:r>
          <w:r w:rsidRPr="00332FBD" w:rsidDel="00185D77">
            <w:delText>l’augmentation</w:delText>
          </w:r>
          <w:r w:rsidRPr="00332FBD" w:rsidDel="00185D77">
            <w:rPr>
              <w:spacing w:val="-7"/>
            </w:rPr>
            <w:delText xml:space="preserve"> </w:delText>
          </w:r>
          <w:r w:rsidRPr="00332FBD" w:rsidDel="00185D77">
            <w:delText>de</w:delText>
          </w:r>
          <w:r w:rsidRPr="00332FBD" w:rsidDel="00185D77">
            <w:rPr>
              <w:spacing w:val="-7"/>
            </w:rPr>
            <w:delText xml:space="preserve"> </w:delText>
          </w:r>
          <w:r w:rsidRPr="00332FBD" w:rsidDel="00185D77">
            <w:delText>la</w:delText>
          </w:r>
          <w:r w:rsidRPr="00332FBD" w:rsidDel="00185D77">
            <w:rPr>
              <w:spacing w:val="-7"/>
            </w:rPr>
            <w:delText xml:space="preserve"> </w:delText>
          </w:r>
          <w:r w:rsidRPr="00332FBD" w:rsidDel="00185D77">
            <w:delText>compétition</w:delText>
          </w:r>
          <w:r w:rsidRPr="00332FBD" w:rsidDel="00185D77">
            <w:rPr>
              <w:spacing w:val="-7"/>
            </w:rPr>
            <w:delText xml:space="preserve"> </w:delText>
          </w:r>
          <w:r w:rsidRPr="00332FBD" w:rsidDel="00185D77">
            <w:delText>entre</w:delText>
          </w:r>
          <w:r w:rsidRPr="00332FBD" w:rsidDel="00185D77">
            <w:rPr>
              <w:spacing w:val="-7"/>
            </w:rPr>
            <w:delText xml:space="preserve"> </w:delText>
          </w:r>
          <w:r w:rsidRPr="00332FBD" w:rsidDel="00185D77">
            <w:delText>les</w:delText>
          </w:r>
          <w:r w:rsidRPr="00332FBD" w:rsidDel="00185D77">
            <w:rPr>
              <w:spacing w:val="-7"/>
            </w:rPr>
            <w:delText xml:space="preserve"> </w:delText>
          </w:r>
          <w:r w:rsidRPr="00332FBD" w:rsidDel="00185D77">
            <w:delText>caisses ainsi que les progrès en médecine</w:delText>
          </w:r>
        </w:del>
        <w:r w:rsidRPr="00332FBD">
          <w:t xml:space="preserve"> (</w:t>
        </w:r>
        <w:r w:rsidRPr="00332FBD">
          <w:fldChar w:fldCharType="begin"/>
        </w:r>
        <w:r w:rsidRPr="00332FBD">
          <w:instrText>HYPERLINK \l "_bookmark58"</w:instrText>
        </w:r>
        <w:r w:rsidRPr="00332FBD">
          <w:fldChar w:fldCharType="separate"/>
        </w:r>
        <w:r w:rsidRPr="00332FBD">
          <w:t>Legentilhomme, 2024</w:t>
        </w:r>
        <w:r w:rsidRPr="00332FBD">
          <w:fldChar w:fldCharType="end"/>
        </w:r>
        <w:r w:rsidRPr="00332FBD">
          <w:t>a).</w:t>
        </w:r>
      </w:ins>
    </w:p>
    <w:p w14:paraId="13D4530C" w14:textId="652E2DB3" w:rsidR="001C7004" w:rsidRPr="00332FBD" w:rsidDel="001C7004" w:rsidRDefault="001C7004" w:rsidP="00F979B2">
      <w:pPr>
        <w:pStyle w:val="Corpsdetexte"/>
        <w:spacing w:before="27" w:line="283" w:lineRule="auto"/>
        <w:ind w:left="0" w:right="95"/>
        <w:rPr>
          <w:del w:id="157" w:author="Auteur"/>
        </w:rPr>
      </w:pPr>
    </w:p>
    <w:p w14:paraId="76ED0A3C" w14:textId="0ADCD1AB" w:rsidR="008725D2" w:rsidRPr="00332FBD" w:rsidDel="001C7004" w:rsidRDefault="00000000" w:rsidP="00F979B2">
      <w:pPr>
        <w:pStyle w:val="Corpsdetexte"/>
        <w:spacing w:line="283" w:lineRule="auto"/>
        <w:ind w:left="0" w:right="95"/>
        <w:rPr>
          <w:del w:id="158" w:author="Auteur"/>
        </w:rPr>
      </w:pPr>
      <w:del w:id="159" w:author="Auteur">
        <w:r w:rsidRPr="00332FBD" w:rsidDel="001C7004">
          <w:delText>L’importance d’un «</w:delText>
        </w:r>
        <w:r w:rsidRPr="00332FBD" w:rsidDel="001C7004">
          <w:rPr>
            <w:spacing w:val="-15"/>
          </w:rPr>
          <w:delText xml:space="preserve"> </w:delText>
        </w:r>
        <w:r w:rsidRPr="00332FBD" w:rsidDel="001C7004">
          <w:delText>bloc bourgeois</w:delText>
        </w:r>
        <w:r w:rsidRPr="00332FBD" w:rsidDel="001C7004">
          <w:rPr>
            <w:spacing w:val="-15"/>
          </w:rPr>
          <w:delText xml:space="preserve"> </w:delText>
        </w:r>
        <w:r w:rsidRPr="00332FBD" w:rsidDel="001C7004">
          <w:delText>» fait consensus dans la littérature. Le système poli- tique suisse est en effet connu pour la forte résilience et persistance d’une coalition politique dominante depuis le début du 20ème siècle entre, d’une part, les principaux partis politiques</w:delText>
        </w:r>
        <w:r w:rsidRPr="00332FBD" w:rsidDel="001C7004">
          <w:rPr>
            <w:spacing w:val="40"/>
          </w:rPr>
          <w:delText xml:space="preserve"> </w:delText>
        </w:r>
        <w:r w:rsidRPr="00332FBD" w:rsidDel="001C7004">
          <w:delText xml:space="preserve">de droite: </w:delText>
        </w:r>
        <w:r w:rsidR="00100200" w:rsidRPr="00332FBD" w:rsidDel="001C7004">
          <w:delText>l’</w:delText>
        </w:r>
        <w:r w:rsidRPr="00332FBD" w:rsidDel="001C7004">
          <w:delText>UDC, le PLR et le PDC</w:delText>
        </w:r>
        <w:r w:rsidRPr="00332FBD" w:rsidDel="001C7004">
          <w:rPr>
            <w:spacing w:val="27"/>
          </w:rPr>
          <w:delText xml:space="preserve"> </w:delText>
        </w:r>
        <w:r w:rsidRPr="00332FBD" w:rsidDel="001C7004">
          <w:delText>et,</w:delText>
        </w:r>
        <w:r w:rsidRPr="00332FBD" w:rsidDel="001C7004">
          <w:rPr>
            <w:spacing w:val="27"/>
          </w:rPr>
          <w:delText xml:space="preserve"> </w:delText>
        </w:r>
        <w:r w:rsidRPr="00332FBD" w:rsidDel="001C7004">
          <w:delText>d’autre</w:delText>
        </w:r>
        <w:r w:rsidRPr="00332FBD" w:rsidDel="001C7004">
          <w:rPr>
            <w:spacing w:val="27"/>
          </w:rPr>
          <w:delText xml:space="preserve"> </w:delText>
        </w:r>
        <w:r w:rsidRPr="00332FBD" w:rsidDel="001C7004">
          <w:delText>part,</w:delText>
        </w:r>
        <w:r w:rsidRPr="00332FBD" w:rsidDel="001C7004">
          <w:rPr>
            <w:spacing w:val="27"/>
          </w:rPr>
          <w:delText xml:space="preserve"> </w:delText>
        </w:r>
        <w:r w:rsidRPr="00332FBD" w:rsidDel="001C7004">
          <w:delText>les</w:delText>
        </w:r>
        <w:r w:rsidRPr="00332FBD" w:rsidDel="001C7004">
          <w:rPr>
            <w:spacing w:val="27"/>
          </w:rPr>
          <w:delText xml:space="preserve"> </w:delText>
        </w:r>
        <w:r w:rsidRPr="00332FBD" w:rsidDel="001C7004">
          <w:delText>principales</w:delText>
        </w:r>
        <w:r w:rsidRPr="00332FBD" w:rsidDel="001C7004">
          <w:rPr>
            <w:spacing w:val="27"/>
          </w:rPr>
          <w:delText xml:space="preserve"> </w:delText>
        </w:r>
        <w:r w:rsidRPr="00332FBD" w:rsidDel="001C7004">
          <w:delText>organisations</w:delText>
        </w:r>
        <w:r w:rsidRPr="00332FBD" w:rsidDel="001C7004">
          <w:rPr>
            <w:spacing w:val="27"/>
          </w:rPr>
          <w:delText xml:space="preserve"> </w:delText>
        </w:r>
        <w:r w:rsidRPr="00332FBD" w:rsidDel="001C7004">
          <w:delText>patronales</w:delText>
        </w:r>
        <w:r w:rsidRPr="00332FBD" w:rsidDel="001C7004">
          <w:rPr>
            <w:spacing w:val="27"/>
          </w:rPr>
          <w:delText xml:space="preserve"> </w:delText>
        </w:r>
        <w:r w:rsidRPr="00332FBD" w:rsidDel="001C7004">
          <w:delText>à</w:delText>
        </w:r>
        <w:r w:rsidRPr="00332FBD" w:rsidDel="001C7004">
          <w:rPr>
            <w:spacing w:val="27"/>
          </w:rPr>
          <w:delText xml:space="preserve"> </w:delText>
        </w:r>
        <w:r w:rsidRPr="00332FBD" w:rsidDel="001C7004">
          <w:delText xml:space="preserve">savoir le Vorort (devenu par la suite EconomieSuisse) qui </w:delText>
        </w:r>
        <w:r w:rsidR="005D0B38" w:rsidRPr="00332FBD" w:rsidDel="001C7004">
          <w:delText>réunit</w:delText>
        </w:r>
        <w:r w:rsidRPr="00332FBD" w:rsidDel="001C7004">
          <w:delText xml:space="preserve"> les plus grandes entreprises suisses, notamment celles orientés vers les marchés extérieurs; l’Association Suisse des Banquiers (ASB); l’Union Suisse des Arts et Métiers (USAM) réunissant les petites et moyennes entre- prises et l’Union Suisse des Paysans (USP). Ce «</w:delText>
        </w:r>
        <w:r w:rsidRPr="00332FBD" w:rsidDel="001C7004">
          <w:rPr>
            <w:spacing w:val="-15"/>
          </w:rPr>
          <w:delText xml:space="preserve"> </w:delText>
        </w:r>
        <w:r w:rsidRPr="00332FBD" w:rsidDel="001C7004">
          <w:delText>bloc bourgeois</w:delText>
        </w:r>
        <w:r w:rsidRPr="00332FBD" w:rsidDel="001C7004">
          <w:rPr>
            <w:spacing w:val="-15"/>
          </w:rPr>
          <w:delText xml:space="preserve"> </w:delText>
        </w:r>
        <w:r w:rsidRPr="00332FBD" w:rsidDel="001C7004">
          <w:delText>» serait à l’origine de la</w:delText>
        </w:r>
        <w:r w:rsidRPr="00332FBD" w:rsidDel="001C7004">
          <w:rPr>
            <w:spacing w:val="40"/>
          </w:rPr>
          <w:delText xml:space="preserve"> </w:delText>
        </w:r>
        <w:r w:rsidRPr="00332FBD" w:rsidDel="001C7004">
          <w:delText>forme</w:delText>
        </w:r>
        <w:r w:rsidRPr="00332FBD" w:rsidDel="001C7004">
          <w:rPr>
            <w:spacing w:val="-15"/>
          </w:rPr>
          <w:delText xml:space="preserve"> </w:delText>
        </w:r>
        <w:r w:rsidRPr="00332FBD" w:rsidDel="001C7004">
          <w:delText>«</w:delText>
        </w:r>
        <w:r w:rsidRPr="00332FBD" w:rsidDel="001C7004">
          <w:rPr>
            <w:spacing w:val="-15"/>
          </w:rPr>
          <w:delText xml:space="preserve"> </w:delText>
        </w:r>
        <w:r w:rsidRPr="00332FBD" w:rsidDel="001C7004">
          <w:delText>organisée</w:delText>
        </w:r>
        <w:r w:rsidRPr="00332FBD" w:rsidDel="001C7004">
          <w:rPr>
            <w:spacing w:val="-15"/>
          </w:rPr>
          <w:delText xml:space="preserve"> </w:delText>
        </w:r>
        <w:r w:rsidRPr="00332FBD" w:rsidDel="001C7004">
          <w:delText>»</w:delText>
        </w:r>
        <w:r w:rsidR="00100200" w:rsidRPr="00332FBD" w:rsidDel="001C7004">
          <w:delText xml:space="preserve"> </w:delText>
        </w:r>
        <w:r w:rsidR="00100200" w:rsidRPr="00332FBD" w:rsidDel="001C7004">
          <w:fldChar w:fldCharType="begin"/>
        </w:r>
        <w:r w:rsidR="00E568D0" w:rsidRPr="00332FBD" w:rsidDel="001C7004">
          <w:delInstrText xml:space="preserve"> ADDIN ZOTERO_ITEM CSL_CITATION {"citationID":"Hf7hCJ9S","properties":{"formattedCitation":"(Mach 2007)","plainCitation":"(Mach 2007)","dontUpdate":true,"noteIndex":0},"citationItems":[{"id":5893,"uris":["http://zotero.org/groups/6347865/items/9EPYA6RD"],"itemData":{"id":5893,"type":"chapter","citation-key":"machRedefinitionBlockBourgeois2007","collection-number":"3.2997","collection-title":"Jahrbuch / Denknetz","container-title":"Zur politischen Ökonomie der Schweiz: eine Annäherung ; Analysen und Impulse zur Politik ; Jahrbuch Denknetz 2007: une approche ; analyses et impulsions politiques ; cahier Réseau de Réflexion 2007 = La politique économique de la suisse","edition":"1. Aufl","publisher-place":"Zürich","title":"La redéfinition du block bourgeois au cours des vingt dernières années","title-short":"Zur politischen Ökonomie der Schweiz","author":[{"family":"Mach","given":"André"}],"issued":{"date-parts":[["2007"]]}}}],"schema":"https://github.com/citation-style-language/schema/raw/master/csl-citation.json"} </w:delInstrText>
        </w:r>
        <w:r w:rsidR="00100200" w:rsidRPr="00332FBD" w:rsidDel="001C7004">
          <w:fldChar w:fldCharType="separate"/>
        </w:r>
        <w:r w:rsidR="00100200" w:rsidRPr="00332FBD" w:rsidDel="001C7004">
          <w:delText>(Mach, 2007)</w:delText>
        </w:r>
        <w:r w:rsidR="00100200" w:rsidRPr="00332FBD" w:rsidDel="001C7004">
          <w:fldChar w:fldCharType="end"/>
        </w:r>
        <w:r w:rsidRPr="00332FBD" w:rsidDel="001C7004">
          <w:delText>, «</w:delText>
        </w:r>
        <w:r w:rsidRPr="00332FBD" w:rsidDel="001C7004">
          <w:rPr>
            <w:spacing w:val="-15"/>
          </w:rPr>
          <w:delText xml:space="preserve"> </w:delText>
        </w:r>
        <w:r w:rsidRPr="00332FBD" w:rsidDel="001C7004">
          <w:delText>hybride</w:delText>
        </w:r>
        <w:r w:rsidR="00100200" w:rsidRPr="00332FBD" w:rsidDel="001C7004">
          <w:rPr>
            <w:spacing w:val="-15"/>
          </w:rPr>
          <w:delText xml:space="preserve"> » </w:delText>
        </w:r>
        <w:r w:rsidR="00100200" w:rsidRPr="00332FBD" w:rsidDel="001C7004">
          <w:rPr>
            <w:spacing w:val="-15"/>
          </w:rPr>
          <w:fldChar w:fldCharType="begin"/>
        </w:r>
        <w:r w:rsidR="00E568D0" w:rsidRPr="00332FBD" w:rsidDel="001C7004">
          <w:rPr>
            <w:spacing w:val="-15"/>
          </w:rPr>
          <w:delInstrText xml:space="preserve"> ADDIN ZOTERO_ITEM CSL_CITATION {"citationID":"cwy2pIwF","properties":{"formattedCitation":"(Trampusch et Mach 2011b)","plainCitation":"(Trampusch et Mach 2011b)","dontUpdate":true,"noteIndex":0},"citationItems":[{"id":5059,"uris":["http://zotero.org/groups/6347865/items/TQS2PARY"],"itemData":{"id":5059,"type":"book","abstract":"While Switzerland is well known for its specific political institutions, such as direct democracy, federalism and neutrality, or for its banking secrecy, its socio-economic institutions, which decisively contributed to its prosperity, remain relatively unexplored.  This book gives the first systematic overview of Swiss political economy in comparative perspectives. Divided into four sections, the first offers an introduction to Swiss political economy, its major political institutions and Switzerland’ relationship to the EU. The remaining three sections provide case studies on different parts of the political economy and policy fields. The case studies with in part two and three focus on economic actors, major socio-economic institutions addressing corporate governance, finance, labour market, skills and training. Part four addresses social and economic policies, including welfare, liberalization and economic regulatory reforms. Switzerland in Europe also offers several insights into important literature in comparative political economy: the varieties of capitalism, small states, institutional change and patterns of democracy.  This will be of interest students and scholars of comparative politics, political economy, Switzerland, small states and European Studies.","citation-key":"trampuschSwitzerlandEuropeContinuity2011","ISBN":"978-1-136-81502-7","language":"en","note":"Google-Books-ID: turt8mlnqboC","number-of-pages":"273","publisher":"Taylor &amp; Francis","source":"Google Books","title":"Switzerland in Europe: Continuity and Change in the Swiss Political Economy","title-short":"Switzerland in Europe","author":[{"family":"Trampusch","given":"Christine"},{"family":"Mach","given":"André"}],"issued":{"date-parts":[["2011",3,14]]}}}],"schema":"https://github.com/citation-style-language/schema/raw/master/csl-citation.json"} </w:delInstrText>
        </w:r>
        <w:r w:rsidR="00100200" w:rsidRPr="00332FBD" w:rsidDel="001C7004">
          <w:rPr>
            <w:spacing w:val="-15"/>
          </w:rPr>
          <w:fldChar w:fldCharType="separate"/>
        </w:r>
        <w:r w:rsidR="00100200" w:rsidRPr="00332FBD" w:rsidDel="001C7004">
          <w:delText>(Trampusch &amp; Mach, 2011)</w:delText>
        </w:r>
        <w:r w:rsidR="00100200" w:rsidRPr="00332FBD" w:rsidDel="001C7004">
          <w:rPr>
            <w:spacing w:val="-15"/>
          </w:rPr>
          <w:fldChar w:fldCharType="end"/>
        </w:r>
        <w:r w:rsidR="00100200" w:rsidRPr="00332FBD" w:rsidDel="001C7004">
          <w:delText xml:space="preserve"> </w:delText>
        </w:r>
        <w:r w:rsidRPr="00332FBD" w:rsidDel="001C7004">
          <w:delText>ou encore «</w:delText>
        </w:r>
        <w:r w:rsidRPr="00332FBD" w:rsidDel="001C7004">
          <w:rPr>
            <w:spacing w:val="-15"/>
          </w:rPr>
          <w:delText xml:space="preserve"> </w:delText>
        </w:r>
        <w:r w:rsidRPr="00332FBD" w:rsidDel="001C7004">
          <w:delText>libéral-corporatiste</w:delText>
        </w:r>
        <w:r w:rsidRPr="00332FBD" w:rsidDel="001C7004">
          <w:rPr>
            <w:spacing w:val="-23"/>
          </w:rPr>
          <w:delText xml:space="preserve"> </w:delText>
        </w:r>
        <w:r w:rsidRPr="00332FBD" w:rsidDel="001C7004">
          <w:delText>» du capitalisme suisse</w:delText>
        </w:r>
        <w:r w:rsidR="00100200" w:rsidRPr="00332FBD" w:rsidDel="001C7004">
          <w:delText xml:space="preserve"> </w:delText>
        </w:r>
        <w:r w:rsidR="00100200" w:rsidRPr="00332FBD" w:rsidDel="001C7004">
          <w:fldChar w:fldCharType="begin"/>
        </w:r>
        <w:r w:rsidR="00E568D0" w:rsidRPr="00332FBD" w:rsidDel="001C7004">
          <w:delInstrText xml:space="preserve"> ADDIN ZOTERO_ITEM CSL_CITATION {"citationID":"hpZBpRbv","properties":{"formattedCitation":"(Katzenstein 1980, 1984, 1985)","plainCitation":"(Katzenstein 1980, 1984, 1985)","dontUpdate":true,"noteIndex":0},"citationItems":[{"id":5456,"uris":["http://zotero.org/groups/6347865/items/5UW7MME3"],"itemData":{"id":5456,"type":"article-journal","abstract":"Recent experience confirms an old truth: Switzerland offers a view of the past that works. In 1978 Switzerland was one of the richest countries in the world with a Gross National Product (GNP) of $13,853 per capita. Between 1975 and 1978 it raised the proportion of exports of goods and services in its Gross Domestic Product (GDP) from 36 to 44 percent. In 1977 its current account surplus surpassed that of West Germany and was second only to Japan's. Between 1970 and the end of 1979 the Swiss Franc appreciated by about 90 percent on a trade-weighted basis; against the dollar the appreciation was about 120 percent. From a rate of more than 10 percent in 1974 its inflation rate dropped to 1 percent in 1978. Switzerland's official unemployment figures (which do not record the loss of more than 300,000 jobs among foreign workers and women since 1973) are lower than those of all other advanced industrial states. And even though since 1970 government expenditures have increased faster than in any other OECD country, Switzerland's budget deficit was cut by one-third in the midst of a general recession in 1976–1977. Real GDP dropped by more than 7 percent in 1975, which represented one of the largest declines in the OECD and was a much greater drop than had been recorded in any one year in the 1930s; yet, only two years later, in 1977 Switzerland's real GNP increased by 4.3 percent, which exceeded the growth rate of any other OECD member state.","citation-key":"katzensteinCapitalismOneCountry1980","container-title":"International Organization","DOI":"10.1017/S002081830001883X","ISSN":"1531-5088, 0020-8183","issue":"4","language":"en","page":"507-540","publisher":"Cambridge University Press","source":"Cambridge University Press","title":"Capitalism in one country? Switzerland in the international economy","title-short":"Capitalism in one country?","volume":"34","author":[{"family":"Katzenstein","given":"Peter J."}],"issued":{"date-parts":[["1980",10]]}}},{"id":5453,"uris":["http://zotero.org/groups/6347865/items/UWSH59E6"],"itemData":{"id":5453,"type":"book","abstract":"Book by Katzenstein, Peter J.","citation-key":"katzensteinCorporatismChangeAustria1984","ISBN":"978-0-8014-1716-0","language":"English","number-of-pages":"334","publisher":"Cornell Univ Pr","publisher-place":"Ithaka, N.Y.","source":"Amazon","title":"Corporatism and Change: Austria, Switzerland, and the Politics of Industry","title-short":"Corporatism and Change","author":[{"family":"Katzenstein","given":"Peter J."}],"issued":{"date-parts":[["1984",1,1]]}}},{"id":5462,"uris":["http://zotero.org/groups/6347865/items/V9QILME3"],"itemData":{"id":5462,"type":"book","abstract":"By the early 1980s the average American had a lower standard of living than the average Norwegian or Dane. Standards of living in the Netherlands, Belgium, Sweden, Switzerland, and Austria also rivaled those in the United States. How have seven small democracies achieved economic success and what can they teach America?In Small States in World Markets, Peter Katzenstein examines the successes of these economically vulnerable nations of Western Europe, showing that they have managed to stay economically competitive while at the same time preserving their political institutions. Too dependent on world trade to impose protection, and lacking the resources to transform their domestic industries, they have found a third solution. Their rapid and flexible response to market opportunity stems from what Katzenstein calls \"democratic corporatism,\" a mixture of ideological consensus, centralized politics, and complex bargains among politicians, merest groups, and bureaucrats.Democratic corporatism is the solution these nations have developed in response to the economic crises of the 1930s and 1940s, the liberal international economy established after World War II, and the volatile markets of more recent years. Katzenstein maintains that democratic corporatism is an effective way of coping with a rapidly changing world―a more effective way than the United States and several other large industrial countries have yet managed to discover.","citation-key":"katzensteinSmallStatesWorld1985","ISBN":"978-0-8014-9326-3","language":"English","number-of-pages":"288","publisher":"Cornell University Press","publisher-place":"Ithaca, N.Y","source":"Amazon","title":"Small States in World Markets: Industrial Policy in Europe","title-short":"Small States in World Markets","author":[{"family":"Katzenstein","given":"Peter J."}],"issued":{"date-parts":[["1985"]]}}}],"schema":"https://github.com/citation-style-language/schema/raw/master/csl-citation.json"} </w:delInstrText>
        </w:r>
        <w:r w:rsidR="00100200" w:rsidRPr="00332FBD" w:rsidDel="001C7004">
          <w:fldChar w:fldCharType="separate"/>
        </w:r>
        <w:r w:rsidR="00100200" w:rsidRPr="00332FBD" w:rsidDel="001C7004">
          <w:delText>(Katzenstein, 1980; 1984; 1985)</w:delText>
        </w:r>
        <w:r w:rsidR="00100200" w:rsidRPr="00332FBD" w:rsidDel="001C7004">
          <w:fldChar w:fldCharType="end"/>
        </w:r>
        <w:r w:rsidR="00100200" w:rsidRPr="00332FBD" w:rsidDel="001C7004">
          <w:delText>.</w:delText>
        </w:r>
      </w:del>
    </w:p>
    <w:p w14:paraId="525EE0B7" w14:textId="77777777" w:rsidR="003C5AD3" w:rsidRDefault="001C7004" w:rsidP="001C7004">
      <w:pPr>
        <w:pStyle w:val="Corpsdetexte"/>
        <w:spacing w:before="196" w:line="283" w:lineRule="auto"/>
        <w:ind w:left="0" w:right="98"/>
        <w:rPr>
          <w:ins w:id="160" w:author="Auteur"/>
          <w:w w:val="105"/>
        </w:rPr>
      </w:pPr>
      <w:ins w:id="161" w:author="Auteur">
        <w:r w:rsidRPr="00332FBD">
          <w:t>Dès</w:t>
        </w:r>
        <w:r w:rsidRPr="00332FBD">
          <w:rPr>
            <w:spacing w:val="-6"/>
          </w:rPr>
          <w:t xml:space="preserve"> </w:t>
        </w:r>
        <w:r w:rsidRPr="00332FBD">
          <w:t>l’entre-deux-guerres</w:t>
        </w:r>
        <w:r w:rsidR="00693282">
          <w:rPr>
            <w:spacing w:val="-6"/>
          </w:rPr>
          <w:t>,</w:t>
        </w:r>
        <w:del w:id="162" w:author="Auteur">
          <w:r w:rsidRPr="00332FBD" w:rsidDel="00693282">
            <w:rPr>
              <w:spacing w:val="-6"/>
            </w:rPr>
            <w:delText xml:space="preserve"> </w:delText>
          </w:r>
          <w:r w:rsidRPr="00332FBD" w:rsidDel="00693282">
            <w:delText>puis</w:delText>
          </w:r>
          <w:r w:rsidRPr="00332FBD" w:rsidDel="00693282">
            <w:rPr>
              <w:spacing w:val="-6"/>
            </w:rPr>
            <w:delText xml:space="preserve"> </w:delText>
          </w:r>
          <w:r w:rsidRPr="00332FBD" w:rsidDel="00693282">
            <w:delText>tout au long du 20</w:delText>
          </w:r>
          <w:r w:rsidRPr="00332FBD" w:rsidDel="00693282">
            <w:rPr>
              <w:vertAlign w:val="superscript"/>
            </w:rPr>
            <w:delText>ème</w:delText>
          </w:r>
          <w:r w:rsidRPr="00332FBD" w:rsidDel="00693282">
            <w:delText xml:space="preserve"> siècle</w:delText>
          </w:r>
        </w:del>
        <w:r w:rsidRPr="00332FBD">
          <w:t>,</w:t>
        </w:r>
        <w:r w:rsidRPr="00332FBD">
          <w:rPr>
            <w:spacing w:val="-6"/>
          </w:rPr>
          <w:t xml:space="preserve"> </w:t>
        </w:r>
        <w:r w:rsidRPr="00332FBD">
          <w:t>la</w:t>
        </w:r>
        <w:r w:rsidRPr="00332FBD">
          <w:rPr>
            <w:spacing w:val="-6"/>
          </w:rPr>
          <w:t xml:space="preserve"> </w:t>
        </w:r>
        <w:r w:rsidRPr="00332FBD">
          <w:t>pression</w:t>
        </w:r>
        <w:r w:rsidRPr="00332FBD">
          <w:rPr>
            <w:spacing w:val="-6"/>
          </w:rPr>
          <w:t xml:space="preserve"> </w:t>
        </w:r>
        <w:r w:rsidRPr="00332FBD">
          <w:t>internationale</w:t>
        </w:r>
        <w:r w:rsidRPr="00332FBD">
          <w:rPr>
            <w:spacing w:val="-6"/>
          </w:rPr>
          <w:t xml:space="preserve"> </w:t>
        </w:r>
        <w:r w:rsidRPr="00332FBD">
          <w:t>ainsi</w:t>
        </w:r>
        <w:r w:rsidRPr="00332FBD">
          <w:rPr>
            <w:spacing w:val="-6"/>
          </w:rPr>
          <w:t xml:space="preserve"> </w:t>
        </w:r>
        <w:r w:rsidRPr="00332FBD">
          <w:t>que</w:t>
        </w:r>
        <w:r w:rsidRPr="00332FBD">
          <w:rPr>
            <w:spacing w:val="-6"/>
          </w:rPr>
          <w:t xml:space="preserve"> </w:t>
        </w:r>
        <w:r w:rsidRPr="00332FBD">
          <w:t xml:space="preserve">de nombreux débats internes aux pays donnent lieu à différentes controverses au sujet de tentatives </w:t>
        </w:r>
        <w:r w:rsidRPr="00332FBD">
          <w:rPr>
            <w:w w:val="105"/>
          </w:rPr>
          <w:t>de</w:t>
        </w:r>
        <w:r w:rsidRPr="00332FBD">
          <w:rPr>
            <w:spacing w:val="-11"/>
            <w:w w:val="105"/>
          </w:rPr>
          <w:t xml:space="preserve"> </w:t>
        </w:r>
        <w:r w:rsidRPr="00332FBD">
          <w:rPr>
            <w:w w:val="105"/>
          </w:rPr>
          <w:t>réformes</w:t>
        </w:r>
        <w:r w:rsidRPr="00332FBD">
          <w:rPr>
            <w:spacing w:val="-11"/>
            <w:w w:val="105"/>
          </w:rPr>
          <w:t xml:space="preserve"> </w:t>
        </w:r>
        <w:r w:rsidRPr="00332FBD">
          <w:rPr>
            <w:w w:val="105"/>
          </w:rPr>
          <w:t>de</w:t>
        </w:r>
        <w:r w:rsidRPr="00332FBD">
          <w:rPr>
            <w:spacing w:val="-11"/>
            <w:w w:val="105"/>
          </w:rPr>
          <w:t xml:space="preserve"> </w:t>
        </w:r>
        <w:r w:rsidRPr="00332FBD">
          <w:rPr>
            <w:w w:val="105"/>
          </w:rPr>
          <w:t>l’assurance-maladie.</w:t>
        </w:r>
        <w:r w:rsidRPr="00332FBD">
          <w:rPr>
            <w:spacing w:val="-11"/>
            <w:w w:val="105"/>
          </w:rPr>
          <w:t xml:space="preserve"> </w:t>
        </w:r>
        <w:r w:rsidRPr="00332FBD">
          <w:rPr>
            <w:w w:val="105"/>
          </w:rPr>
          <w:t>En</w:t>
        </w:r>
        <w:r w:rsidRPr="00332FBD">
          <w:rPr>
            <w:spacing w:val="-11"/>
            <w:w w:val="105"/>
          </w:rPr>
          <w:t xml:space="preserve"> </w:t>
        </w:r>
        <w:r w:rsidRPr="00332FBD">
          <w:rPr>
            <w:w w:val="105"/>
          </w:rPr>
          <w:t>1945,</w:t>
        </w:r>
        <w:r w:rsidRPr="00332FBD">
          <w:rPr>
            <w:spacing w:val="-11"/>
            <w:w w:val="105"/>
          </w:rPr>
          <w:t xml:space="preserve"> </w:t>
        </w:r>
        <w:r w:rsidRPr="00332FBD">
          <w:rPr>
            <w:w w:val="105"/>
          </w:rPr>
          <w:t>par exemple,</w:t>
        </w:r>
        <w:r w:rsidRPr="00332FBD">
          <w:rPr>
            <w:spacing w:val="-5"/>
            <w:w w:val="105"/>
          </w:rPr>
          <w:t xml:space="preserve"> </w:t>
        </w:r>
        <w:r w:rsidRPr="00332FBD">
          <w:rPr>
            <w:w w:val="105"/>
          </w:rPr>
          <w:t>le</w:t>
        </w:r>
        <w:r w:rsidRPr="00332FBD">
          <w:rPr>
            <w:spacing w:val="-5"/>
            <w:w w:val="105"/>
          </w:rPr>
          <w:t xml:space="preserve"> </w:t>
        </w:r>
        <w:r w:rsidRPr="00332FBD">
          <w:rPr>
            <w:w w:val="105"/>
          </w:rPr>
          <w:t>Concordat</w:t>
        </w:r>
        <w:r w:rsidRPr="00332FBD">
          <w:rPr>
            <w:spacing w:val="-5"/>
            <w:w w:val="105"/>
          </w:rPr>
          <w:t xml:space="preserve"> </w:t>
        </w:r>
        <w:r w:rsidRPr="00332FBD">
          <w:rPr>
            <w:w w:val="105"/>
          </w:rPr>
          <w:t>des</w:t>
        </w:r>
        <w:r w:rsidRPr="00332FBD">
          <w:rPr>
            <w:spacing w:val="-5"/>
            <w:w w:val="105"/>
          </w:rPr>
          <w:t xml:space="preserve"> </w:t>
        </w:r>
        <w:r w:rsidRPr="00332FBD">
          <w:rPr>
            <w:w w:val="105"/>
          </w:rPr>
          <w:t>assurances</w:t>
        </w:r>
        <w:r w:rsidR="0021197B">
          <w:rPr>
            <w:spacing w:val="-5"/>
            <w:w w:val="105"/>
          </w:rPr>
          <w:t>-</w:t>
        </w:r>
        <w:del w:id="163" w:author="Auteur">
          <w:r w:rsidRPr="00332FBD" w:rsidDel="0021197B">
            <w:rPr>
              <w:spacing w:val="-5"/>
              <w:w w:val="105"/>
            </w:rPr>
            <w:delText xml:space="preserve"> </w:delText>
          </w:r>
        </w:del>
        <w:r w:rsidRPr="00332FBD">
          <w:rPr>
            <w:w w:val="105"/>
          </w:rPr>
          <w:t>maladies,</w:t>
        </w:r>
        <w:r w:rsidRPr="00332FBD">
          <w:rPr>
            <w:spacing w:val="-5"/>
            <w:w w:val="105"/>
          </w:rPr>
          <w:t xml:space="preserve"> </w:t>
        </w:r>
        <w:r w:rsidRPr="00332FBD">
          <w:rPr>
            <w:w w:val="105"/>
          </w:rPr>
          <w:t>groupe</w:t>
        </w:r>
        <w:r w:rsidRPr="00332FBD">
          <w:rPr>
            <w:spacing w:val="-5"/>
            <w:w w:val="105"/>
          </w:rPr>
          <w:t xml:space="preserve"> </w:t>
        </w:r>
        <w:r w:rsidRPr="00332FBD">
          <w:rPr>
            <w:w w:val="105"/>
          </w:rPr>
          <w:t>d’intérêt</w:t>
        </w:r>
        <w:r w:rsidRPr="00332FBD">
          <w:rPr>
            <w:spacing w:val="-5"/>
            <w:w w:val="105"/>
          </w:rPr>
          <w:t xml:space="preserve"> </w:t>
        </w:r>
        <w:r w:rsidRPr="00332FBD">
          <w:rPr>
            <w:w w:val="105"/>
          </w:rPr>
          <w:t>des</w:t>
        </w:r>
        <w:r w:rsidRPr="00332FBD">
          <w:rPr>
            <w:spacing w:val="-5"/>
            <w:w w:val="105"/>
          </w:rPr>
          <w:t xml:space="preserve"> </w:t>
        </w:r>
        <w:r w:rsidRPr="00332FBD">
          <w:rPr>
            <w:w w:val="105"/>
          </w:rPr>
          <w:t>assureurs,</w:t>
        </w:r>
        <w:r w:rsidRPr="00332FBD">
          <w:rPr>
            <w:spacing w:val="-5"/>
            <w:w w:val="105"/>
          </w:rPr>
          <w:t xml:space="preserve"> </w:t>
        </w:r>
        <w:r w:rsidRPr="00332FBD">
          <w:rPr>
            <w:w w:val="105"/>
          </w:rPr>
          <w:t>demande</w:t>
        </w:r>
        <w:r w:rsidRPr="00332FBD">
          <w:rPr>
            <w:spacing w:val="-5"/>
            <w:w w:val="105"/>
          </w:rPr>
          <w:t xml:space="preserve"> </w:t>
        </w:r>
        <w:r w:rsidRPr="00332FBD">
          <w:rPr>
            <w:w w:val="105"/>
          </w:rPr>
          <w:t>à l’exécutif</w:t>
        </w:r>
        <w:r w:rsidRPr="00332FBD">
          <w:rPr>
            <w:spacing w:val="-16"/>
            <w:w w:val="105"/>
          </w:rPr>
          <w:t xml:space="preserve"> </w:t>
        </w:r>
        <w:r w:rsidRPr="00332FBD">
          <w:rPr>
            <w:w w:val="105"/>
          </w:rPr>
          <w:t>fédéral</w:t>
        </w:r>
        <w:r w:rsidRPr="00332FBD">
          <w:rPr>
            <w:spacing w:val="-16"/>
            <w:w w:val="105"/>
          </w:rPr>
          <w:t xml:space="preserve"> </w:t>
        </w:r>
        <w:r w:rsidRPr="00332FBD">
          <w:rPr>
            <w:w w:val="105"/>
          </w:rPr>
          <w:t>d’instaurer</w:t>
        </w:r>
        <w:r w:rsidRPr="00332FBD">
          <w:rPr>
            <w:spacing w:val="-16"/>
            <w:w w:val="105"/>
          </w:rPr>
          <w:t xml:space="preserve"> </w:t>
        </w:r>
        <w:r w:rsidRPr="00332FBD">
          <w:rPr>
            <w:w w:val="105"/>
          </w:rPr>
          <w:t>l’obligation</w:t>
        </w:r>
        <w:r w:rsidRPr="00332FBD">
          <w:rPr>
            <w:spacing w:val="-15"/>
            <w:w w:val="105"/>
          </w:rPr>
          <w:t xml:space="preserve"> </w:t>
        </w:r>
        <w:r w:rsidRPr="00332FBD">
          <w:rPr>
            <w:w w:val="105"/>
          </w:rPr>
          <w:t>de</w:t>
        </w:r>
        <w:r w:rsidRPr="00332FBD">
          <w:rPr>
            <w:spacing w:val="-16"/>
            <w:w w:val="105"/>
          </w:rPr>
          <w:t xml:space="preserve"> </w:t>
        </w:r>
        <w:r w:rsidRPr="00332FBD">
          <w:rPr>
            <w:w w:val="105"/>
          </w:rPr>
          <w:t>souscrire</w:t>
        </w:r>
        <w:r w:rsidRPr="00332FBD">
          <w:rPr>
            <w:spacing w:val="-16"/>
            <w:w w:val="105"/>
          </w:rPr>
          <w:t xml:space="preserve"> </w:t>
        </w:r>
        <w:r w:rsidRPr="00332FBD">
          <w:rPr>
            <w:w w:val="105"/>
          </w:rPr>
          <w:t>à</w:t>
        </w:r>
        <w:r w:rsidRPr="00332FBD">
          <w:rPr>
            <w:spacing w:val="-16"/>
            <w:w w:val="105"/>
          </w:rPr>
          <w:t xml:space="preserve"> </w:t>
        </w:r>
        <w:r w:rsidRPr="00332FBD">
          <w:rPr>
            <w:w w:val="105"/>
          </w:rPr>
          <w:t>une</w:t>
        </w:r>
        <w:r w:rsidRPr="00332FBD">
          <w:rPr>
            <w:spacing w:val="-15"/>
            <w:w w:val="105"/>
          </w:rPr>
          <w:t xml:space="preserve"> </w:t>
        </w:r>
        <w:r w:rsidRPr="00332FBD">
          <w:rPr>
            <w:w w:val="105"/>
          </w:rPr>
          <w:t>assurance</w:t>
        </w:r>
        <w:r w:rsidR="0021197B">
          <w:rPr>
            <w:spacing w:val="-16"/>
            <w:w w:val="105"/>
          </w:rPr>
          <w:t>-</w:t>
        </w:r>
        <w:del w:id="164" w:author="Auteur">
          <w:r w:rsidRPr="00332FBD" w:rsidDel="0021197B">
            <w:rPr>
              <w:spacing w:val="-16"/>
              <w:w w:val="105"/>
            </w:rPr>
            <w:delText xml:space="preserve"> </w:delText>
          </w:r>
        </w:del>
        <w:r w:rsidRPr="00332FBD">
          <w:rPr>
            <w:w w:val="105"/>
          </w:rPr>
          <w:t>maladie</w:t>
        </w:r>
        <w:r w:rsidRPr="00332FBD">
          <w:rPr>
            <w:spacing w:val="-16"/>
            <w:w w:val="105"/>
          </w:rPr>
          <w:t xml:space="preserve"> </w:t>
        </w:r>
        <w:r w:rsidRPr="00332FBD">
          <w:rPr>
            <w:w w:val="105"/>
          </w:rPr>
          <w:t>pour</w:t>
        </w:r>
        <w:r w:rsidRPr="00332FBD">
          <w:rPr>
            <w:spacing w:val="-16"/>
            <w:w w:val="105"/>
          </w:rPr>
          <w:t xml:space="preserve"> </w:t>
        </w:r>
        <w:r w:rsidRPr="00332FBD">
          <w:rPr>
            <w:w w:val="105"/>
          </w:rPr>
          <w:t>les populations</w:t>
        </w:r>
        <w:r w:rsidRPr="00332FBD">
          <w:rPr>
            <w:spacing w:val="-16"/>
            <w:w w:val="105"/>
          </w:rPr>
          <w:t xml:space="preserve"> </w:t>
        </w:r>
        <w:r w:rsidRPr="00332FBD">
          <w:rPr>
            <w:w w:val="105"/>
          </w:rPr>
          <w:t>les</w:t>
        </w:r>
        <w:r w:rsidRPr="00332FBD">
          <w:rPr>
            <w:spacing w:val="-16"/>
            <w:w w:val="105"/>
          </w:rPr>
          <w:t xml:space="preserve"> </w:t>
        </w:r>
        <w:r w:rsidRPr="00332FBD">
          <w:rPr>
            <w:w w:val="105"/>
          </w:rPr>
          <w:t>plus</w:t>
        </w:r>
        <w:r w:rsidRPr="00332FBD">
          <w:rPr>
            <w:spacing w:val="-16"/>
            <w:w w:val="105"/>
          </w:rPr>
          <w:t xml:space="preserve"> </w:t>
        </w:r>
        <w:r w:rsidRPr="00332FBD">
          <w:rPr>
            <w:w w:val="105"/>
          </w:rPr>
          <w:t>précaires.</w:t>
        </w:r>
        <w:r w:rsidRPr="00332FBD">
          <w:rPr>
            <w:spacing w:val="-15"/>
            <w:w w:val="105"/>
          </w:rPr>
          <w:t xml:space="preserve"> </w:t>
        </w:r>
        <w:r w:rsidRPr="00332FBD">
          <w:rPr>
            <w:w w:val="105"/>
          </w:rPr>
          <w:t>Il</w:t>
        </w:r>
        <w:r w:rsidRPr="00332FBD">
          <w:rPr>
            <w:spacing w:val="-16"/>
            <w:w w:val="105"/>
          </w:rPr>
          <w:t xml:space="preserve"> </w:t>
        </w:r>
        <w:r w:rsidRPr="00332FBD">
          <w:rPr>
            <w:w w:val="105"/>
          </w:rPr>
          <w:t>se</w:t>
        </w:r>
        <w:r w:rsidRPr="00332FBD">
          <w:rPr>
            <w:spacing w:val="-16"/>
            <w:w w:val="105"/>
          </w:rPr>
          <w:t xml:space="preserve"> </w:t>
        </w:r>
        <w:r w:rsidRPr="00332FBD">
          <w:rPr>
            <w:w w:val="105"/>
          </w:rPr>
          <w:t>positionne</w:t>
        </w:r>
        <w:r w:rsidRPr="00332FBD">
          <w:rPr>
            <w:spacing w:val="-16"/>
            <w:w w:val="105"/>
          </w:rPr>
          <w:t xml:space="preserve"> </w:t>
        </w:r>
        <w:r w:rsidRPr="00332FBD">
          <w:rPr>
            <w:w w:val="105"/>
          </w:rPr>
          <w:t>en</w:t>
        </w:r>
        <w:r w:rsidRPr="00332FBD">
          <w:rPr>
            <w:spacing w:val="-15"/>
            <w:w w:val="105"/>
          </w:rPr>
          <w:t xml:space="preserve"> </w:t>
        </w:r>
        <w:r w:rsidRPr="00332FBD">
          <w:rPr>
            <w:w w:val="105"/>
          </w:rPr>
          <w:t>faveur</w:t>
        </w:r>
        <w:r w:rsidRPr="00332FBD">
          <w:rPr>
            <w:spacing w:val="-16"/>
            <w:w w:val="105"/>
          </w:rPr>
          <w:t xml:space="preserve"> </w:t>
        </w:r>
        <w:r w:rsidRPr="00332FBD">
          <w:rPr>
            <w:w w:val="105"/>
          </w:rPr>
          <w:t>de</w:t>
        </w:r>
        <w:r w:rsidRPr="00332FBD">
          <w:rPr>
            <w:spacing w:val="-16"/>
            <w:w w:val="105"/>
          </w:rPr>
          <w:t xml:space="preserve"> </w:t>
        </w:r>
        <w:r w:rsidRPr="00332FBD">
          <w:rPr>
            <w:w w:val="105"/>
          </w:rPr>
          <w:t>la</w:t>
        </w:r>
        <w:r w:rsidRPr="00332FBD">
          <w:rPr>
            <w:spacing w:val="-16"/>
            <w:w w:val="105"/>
          </w:rPr>
          <w:t xml:space="preserve"> </w:t>
        </w:r>
        <w:r w:rsidRPr="00332FBD">
          <w:rPr>
            <w:w w:val="105"/>
          </w:rPr>
          <w:t>«</w:t>
        </w:r>
        <w:r w:rsidRPr="00332FBD">
          <w:rPr>
            <w:spacing w:val="-15"/>
            <w:w w:val="105"/>
          </w:rPr>
          <w:t xml:space="preserve"> </w:t>
        </w:r>
        <w:r w:rsidRPr="00332FBD">
          <w:rPr>
            <w:w w:val="105"/>
          </w:rPr>
          <w:t>loi</w:t>
        </w:r>
        <w:r w:rsidRPr="00332FBD">
          <w:rPr>
            <w:spacing w:val="-16"/>
            <w:w w:val="105"/>
          </w:rPr>
          <w:t xml:space="preserve"> </w:t>
        </w:r>
        <w:r w:rsidRPr="00332FBD">
          <w:rPr>
            <w:w w:val="105"/>
          </w:rPr>
          <w:t>Bircher</w:t>
        </w:r>
        <w:r w:rsidRPr="00332FBD">
          <w:rPr>
            <w:spacing w:val="-16"/>
            <w:w w:val="105"/>
          </w:rPr>
          <w:t xml:space="preserve"> </w:t>
        </w:r>
        <w:r w:rsidRPr="00332FBD">
          <w:rPr>
            <w:w w:val="105"/>
          </w:rPr>
          <w:t>»,</w:t>
        </w:r>
        <w:r w:rsidRPr="00332FBD">
          <w:rPr>
            <w:spacing w:val="-16"/>
            <w:w w:val="105"/>
          </w:rPr>
          <w:t xml:space="preserve"> </w:t>
        </w:r>
        <w:r w:rsidRPr="00332FBD">
          <w:rPr>
            <w:w w:val="105"/>
          </w:rPr>
          <w:t>qui</w:t>
        </w:r>
        <w:r w:rsidRPr="00332FBD">
          <w:rPr>
            <w:spacing w:val="-15"/>
            <w:w w:val="105"/>
          </w:rPr>
          <w:t xml:space="preserve"> </w:t>
        </w:r>
        <w:r w:rsidRPr="00332FBD">
          <w:rPr>
            <w:w w:val="105"/>
          </w:rPr>
          <w:t>vise</w:t>
        </w:r>
        <w:r w:rsidRPr="00332FBD">
          <w:rPr>
            <w:spacing w:val="-16"/>
            <w:w w:val="105"/>
          </w:rPr>
          <w:t xml:space="preserve"> </w:t>
        </w:r>
        <w:r w:rsidRPr="00332FBD">
          <w:rPr>
            <w:w w:val="105"/>
          </w:rPr>
          <w:t>à</w:t>
        </w:r>
        <w:r w:rsidRPr="00332FBD">
          <w:rPr>
            <w:spacing w:val="-16"/>
            <w:w w:val="105"/>
          </w:rPr>
          <w:t xml:space="preserve"> </w:t>
        </w:r>
        <w:r w:rsidRPr="00332FBD">
          <w:rPr>
            <w:w w:val="105"/>
          </w:rPr>
          <w:t>accroître l’obligation</w:t>
        </w:r>
        <w:r w:rsidRPr="00332FBD">
          <w:rPr>
            <w:spacing w:val="-2"/>
            <w:w w:val="105"/>
          </w:rPr>
          <w:t xml:space="preserve"> </w:t>
        </w:r>
        <w:r w:rsidRPr="00332FBD">
          <w:rPr>
            <w:w w:val="105"/>
          </w:rPr>
          <w:t>d’assurance</w:t>
        </w:r>
        <w:r w:rsidRPr="00332FBD">
          <w:rPr>
            <w:spacing w:val="-2"/>
            <w:w w:val="105"/>
          </w:rPr>
          <w:t xml:space="preserve"> </w:t>
        </w:r>
        <w:r w:rsidRPr="00332FBD">
          <w:rPr>
            <w:w w:val="105"/>
          </w:rPr>
          <w:t>dans</w:t>
        </w:r>
        <w:r w:rsidRPr="00332FBD">
          <w:rPr>
            <w:spacing w:val="-2"/>
            <w:w w:val="105"/>
          </w:rPr>
          <w:t xml:space="preserve"> </w:t>
        </w:r>
        <w:r w:rsidRPr="00332FBD">
          <w:rPr>
            <w:w w:val="105"/>
          </w:rPr>
          <w:t>ce</w:t>
        </w:r>
        <w:r w:rsidRPr="00332FBD">
          <w:rPr>
            <w:spacing w:val="-2"/>
            <w:w w:val="105"/>
          </w:rPr>
          <w:t xml:space="preserve"> </w:t>
        </w:r>
        <w:r w:rsidRPr="00332FBD">
          <w:rPr>
            <w:w w:val="105"/>
          </w:rPr>
          <w:t>sens.</w:t>
        </w:r>
        <w:r w:rsidRPr="00332FBD">
          <w:rPr>
            <w:spacing w:val="-2"/>
            <w:w w:val="105"/>
          </w:rPr>
          <w:t xml:space="preserve"> </w:t>
        </w:r>
        <w:r w:rsidRPr="00332FBD">
          <w:rPr>
            <w:w w:val="105"/>
          </w:rPr>
          <w:t>Contrairement</w:t>
        </w:r>
        <w:r w:rsidRPr="00332FBD">
          <w:rPr>
            <w:spacing w:val="-2"/>
            <w:w w:val="105"/>
          </w:rPr>
          <w:t xml:space="preserve"> </w:t>
        </w:r>
        <w:r w:rsidRPr="00332FBD">
          <w:rPr>
            <w:w w:val="105"/>
          </w:rPr>
          <w:t>à</w:t>
        </w:r>
        <w:r w:rsidRPr="00332FBD">
          <w:rPr>
            <w:spacing w:val="-2"/>
            <w:w w:val="105"/>
          </w:rPr>
          <w:t xml:space="preserve"> </w:t>
        </w:r>
        <w:r w:rsidRPr="00332FBD">
          <w:rPr>
            <w:w w:val="105"/>
          </w:rPr>
          <w:t>1911,</w:t>
        </w:r>
        <w:r w:rsidRPr="00332FBD">
          <w:rPr>
            <w:spacing w:val="-2"/>
            <w:w w:val="105"/>
          </w:rPr>
          <w:t xml:space="preserve"> </w:t>
        </w:r>
        <w:r w:rsidRPr="00332FBD">
          <w:rPr>
            <w:w w:val="105"/>
          </w:rPr>
          <w:t>où</w:t>
        </w:r>
        <w:r w:rsidRPr="00332FBD">
          <w:rPr>
            <w:spacing w:val="-2"/>
            <w:w w:val="105"/>
          </w:rPr>
          <w:t xml:space="preserve"> </w:t>
        </w:r>
        <w:r w:rsidRPr="00332FBD">
          <w:rPr>
            <w:w w:val="105"/>
          </w:rPr>
          <w:t>les</w:t>
        </w:r>
        <w:r w:rsidRPr="00332FBD">
          <w:rPr>
            <w:spacing w:val="-2"/>
            <w:w w:val="105"/>
          </w:rPr>
          <w:t xml:space="preserve"> </w:t>
        </w:r>
        <w:r w:rsidRPr="00332FBD">
          <w:rPr>
            <w:w w:val="105"/>
          </w:rPr>
          <w:t>médecins</w:t>
        </w:r>
        <w:r w:rsidRPr="00332FBD">
          <w:rPr>
            <w:spacing w:val="-2"/>
            <w:w w:val="105"/>
          </w:rPr>
          <w:t xml:space="preserve"> </w:t>
        </w:r>
        <w:r w:rsidRPr="00332FBD">
          <w:rPr>
            <w:w w:val="105"/>
          </w:rPr>
          <w:t>s’allient</w:t>
        </w:r>
        <w:r w:rsidRPr="00332FBD">
          <w:rPr>
            <w:spacing w:val="-2"/>
            <w:w w:val="105"/>
          </w:rPr>
          <w:t xml:space="preserve"> </w:t>
        </w:r>
        <w:r w:rsidRPr="00332FBD">
          <w:rPr>
            <w:w w:val="105"/>
          </w:rPr>
          <w:t>aux assureurs,</w:t>
        </w:r>
        <w:r w:rsidRPr="00332FBD">
          <w:rPr>
            <w:spacing w:val="-1"/>
            <w:w w:val="105"/>
          </w:rPr>
          <w:t xml:space="preserve"> </w:t>
        </w:r>
        <w:r w:rsidRPr="00332FBD">
          <w:rPr>
            <w:w w:val="105"/>
          </w:rPr>
          <w:t>un</w:t>
        </w:r>
        <w:r w:rsidRPr="00332FBD">
          <w:rPr>
            <w:spacing w:val="-1"/>
            <w:w w:val="105"/>
          </w:rPr>
          <w:t xml:space="preserve"> </w:t>
        </w:r>
        <w:r w:rsidRPr="00332FBD">
          <w:rPr>
            <w:w w:val="105"/>
          </w:rPr>
          <w:t>désaccord</w:t>
        </w:r>
        <w:r w:rsidRPr="00332FBD">
          <w:rPr>
            <w:spacing w:val="-1"/>
            <w:w w:val="105"/>
          </w:rPr>
          <w:t xml:space="preserve"> </w:t>
        </w:r>
        <w:r w:rsidRPr="00332FBD">
          <w:rPr>
            <w:w w:val="105"/>
          </w:rPr>
          <w:t>se</w:t>
        </w:r>
        <w:r w:rsidRPr="00332FBD">
          <w:rPr>
            <w:spacing w:val="-1"/>
            <w:w w:val="105"/>
          </w:rPr>
          <w:t xml:space="preserve"> </w:t>
        </w:r>
        <w:r w:rsidRPr="00332FBD">
          <w:rPr>
            <w:w w:val="105"/>
          </w:rPr>
          <w:t>dessine</w:t>
        </w:r>
        <w:r w:rsidRPr="00332FBD">
          <w:rPr>
            <w:spacing w:val="-1"/>
            <w:w w:val="105"/>
          </w:rPr>
          <w:t xml:space="preserve"> </w:t>
        </w:r>
        <w:r w:rsidRPr="00332FBD">
          <w:rPr>
            <w:w w:val="105"/>
          </w:rPr>
          <w:t>avec</w:t>
        </w:r>
        <w:r w:rsidRPr="00332FBD">
          <w:rPr>
            <w:spacing w:val="-1"/>
            <w:w w:val="105"/>
          </w:rPr>
          <w:t xml:space="preserve"> </w:t>
        </w:r>
        <w:r w:rsidRPr="00332FBD">
          <w:rPr>
            <w:w w:val="105"/>
          </w:rPr>
          <w:t>les</w:t>
        </w:r>
        <w:r w:rsidRPr="00332FBD">
          <w:rPr>
            <w:spacing w:val="-1"/>
            <w:w w:val="105"/>
          </w:rPr>
          <w:t xml:space="preserve"> </w:t>
        </w:r>
        <w:r w:rsidRPr="00332FBD">
          <w:rPr>
            <w:w w:val="105"/>
          </w:rPr>
          <w:t>représentants</w:t>
        </w:r>
        <w:r w:rsidRPr="00332FBD">
          <w:rPr>
            <w:spacing w:val="-1"/>
            <w:w w:val="105"/>
          </w:rPr>
          <w:t xml:space="preserve"> </w:t>
        </w:r>
        <w:r w:rsidRPr="00332FBD">
          <w:rPr>
            <w:w w:val="105"/>
          </w:rPr>
          <w:t>des</w:t>
        </w:r>
        <w:r w:rsidRPr="00332FBD">
          <w:rPr>
            <w:spacing w:val="-1"/>
            <w:w w:val="105"/>
          </w:rPr>
          <w:t xml:space="preserve"> </w:t>
        </w:r>
        <w:r w:rsidRPr="00332FBD">
          <w:rPr>
            <w:w w:val="105"/>
          </w:rPr>
          <w:t>médecins.</w:t>
        </w:r>
        <w:r w:rsidRPr="00332FBD">
          <w:rPr>
            <w:spacing w:val="-1"/>
            <w:w w:val="105"/>
          </w:rPr>
          <w:t xml:space="preserve"> </w:t>
        </w:r>
        <w:r w:rsidRPr="00332FBD">
          <w:rPr>
            <w:w w:val="105"/>
          </w:rPr>
          <w:t>En</w:t>
        </w:r>
        <w:r w:rsidRPr="00332FBD">
          <w:rPr>
            <w:spacing w:val="-1"/>
            <w:w w:val="105"/>
          </w:rPr>
          <w:t xml:space="preserve"> </w:t>
        </w:r>
        <w:r w:rsidRPr="00332FBD">
          <w:rPr>
            <w:w w:val="105"/>
          </w:rPr>
          <w:t>1945,</w:t>
        </w:r>
        <w:r w:rsidRPr="00332FBD">
          <w:rPr>
            <w:spacing w:val="-1"/>
            <w:w w:val="105"/>
          </w:rPr>
          <w:t xml:space="preserve"> </w:t>
        </w:r>
        <w:r w:rsidRPr="00332FBD">
          <w:rPr>
            <w:w w:val="105"/>
          </w:rPr>
          <w:t>la</w:t>
        </w:r>
        <w:r w:rsidRPr="00332FBD">
          <w:rPr>
            <w:spacing w:val="-1"/>
            <w:w w:val="105"/>
          </w:rPr>
          <w:t xml:space="preserve"> </w:t>
        </w:r>
        <w:r w:rsidRPr="00332FBD">
          <w:rPr>
            <w:w w:val="105"/>
          </w:rPr>
          <w:t>loi</w:t>
        </w:r>
        <w:r w:rsidRPr="00332FBD">
          <w:rPr>
            <w:spacing w:val="-1"/>
            <w:w w:val="105"/>
          </w:rPr>
          <w:t xml:space="preserve"> </w:t>
        </w:r>
        <w:r w:rsidRPr="00332FBD">
          <w:rPr>
            <w:w w:val="105"/>
          </w:rPr>
          <w:t xml:space="preserve">est </w:t>
        </w:r>
        <w:r w:rsidRPr="00332FBD">
          <w:rPr>
            <w:spacing w:val="-2"/>
            <w:w w:val="105"/>
          </w:rPr>
          <w:t>soumise</w:t>
        </w:r>
        <w:r w:rsidRPr="00332FBD">
          <w:rPr>
            <w:spacing w:val="-8"/>
            <w:w w:val="105"/>
          </w:rPr>
          <w:t xml:space="preserve"> </w:t>
        </w:r>
        <w:r w:rsidRPr="00332FBD">
          <w:rPr>
            <w:spacing w:val="-2"/>
            <w:w w:val="105"/>
          </w:rPr>
          <w:t>au</w:t>
        </w:r>
        <w:r w:rsidRPr="00332FBD">
          <w:rPr>
            <w:spacing w:val="-8"/>
            <w:w w:val="105"/>
          </w:rPr>
          <w:t xml:space="preserve"> </w:t>
        </w:r>
        <w:r w:rsidRPr="00332FBD">
          <w:rPr>
            <w:spacing w:val="-2"/>
            <w:w w:val="105"/>
          </w:rPr>
          <w:t>vote,</w:t>
        </w:r>
        <w:r w:rsidRPr="00332FBD">
          <w:rPr>
            <w:spacing w:val="-8"/>
            <w:w w:val="105"/>
          </w:rPr>
          <w:t xml:space="preserve"> </w:t>
        </w:r>
        <w:r w:rsidRPr="00332FBD">
          <w:rPr>
            <w:spacing w:val="-2"/>
            <w:w w:val="105"/>
          </w:rPr>
          <w:t>et</w:t>
        </w:r>
        <w:r w:rsidRPr="00332FBD">
          <w:rPr>
            <w:spacing w:val="-8"/>
            <w:w w:val="105"/>
          </w:rPr>
          <w:t xml:space="preserve"> </w:t>
        </w:r>
        <w:r w:rsidRPr="00332FBD">
          <w:rPr>
            <w:spacing w:val="-2"/>
            <w:w w:val="105"/>
          </w:rPr>
          <w:t>est</w:t>
        </w:r>
        <w:r w:rsidRPr="00332FBD">
          <w:rPr>
            <w:spacing w:val="-8"/>
            <w:w w:val="105"/>
          </w:rPr>
          <w:t xml:space="preserve"> </w:t>
        </w:r>
        <w:r w:rsidRPr="00332FBD">
          <w:rPr>
            <w:spacing w:val="-2"/>
            <w:w w:val="105"/>
          </w:rPr>
          <w:t>refusée</w:t>
        </w:r>
        <w:r w:rsidRPr="00332FBD">
          <w:rPr>
            <w:spacing w:val="-8"/>
            <w:w w:val="105"/>
          </w:rPr>
          <w:t xml:space="preserve"> </w:t>
        </w:r>
        <w:r w:rsidRPr="00332FBD">
          <w:rPr>
            <w:spacing w:val="-2"/>
            <w:w w:val="105"/>
          </w:rPr>
          <w:t>par</w:t>
        </w:r>
        <w:r w:rsidRPr="00332FBD">
          <w:rPr>
            <w:spacing w:val="-8"/>
            <w:w w:val="105"/>
          </w:rPr>
          <w:t xml:space="preserve"> </w:t>
        </w:r>
        <w:r w:rsidRPr="00332FBD">
          <w:rPr>
            <w:spacing w:val="-2"/>
            <w:w w:val="105"/>
          </w:rPr>
          <w:t>une</w:t>
        </w:r>
        <w:r w:rsidRPr="00332FBD">
          <w:rPr>
            <w:spacing w:val="-8"/>
            <w:w w:val="105"/>
          </w:rPr>
          <w:t xml:space="preserve"> </w:t>
        </w:r>
        <w:r w:rsidRPr="00332FBD">
          <w:rPr>
            <w:spacing w:val="-2"/>
            <w:w w:val="105"/>
          </w:rPr>
          <w:t>large</w:t>
        </w:r>
        <w:r w:rsidRPr="00332FBD">
          <w:rPr>
            <w:spacing w:val="-8"/>
            <w:w w:val="105"/>
          </w:rPr>
          <w:t xml:space="preserve"> </w:t>
        </w:r>
        <w:r w:rsidRPr="00332FBD">
          <w:rPr>
            <w:spacing w:val="-2"/>
            <w:w w:val="105"/>
          </w:rPr>
          <w:t>majorité</w:t>
        </w:r>
        <w:r w:rsidRPr="00332FBD">
          <w:rPr>
            <w:spacing w:val="-8"/>
            <w:w w:val="105"/>
          </w:rPr>
          <w:t xml:space="preserve"> </w:t>
        </w:r>
        <w:r w:rsidRPr="00332FBD">
          <w:rPr>
            <w:spacing w:val="-2"/>
            <w:w w:val="105"/>
          </w:rPr>
          <w:t>des</w:t>
        </w:r>
        <w:r w:rsidRPr="00332FBD">
          <w:rPr>
            <w:spacing w:val="-8"/>
            <w:w w:val="105"/>
          </w:rPr>
          <w:t xml:space="preserve"> </w:t>
        </w:r>
        <w:r w:rsidRPr="00332FBD">
          <w:rPr>
            <w:spacing w:val="-2"/>
            <w:w w:val="105"/>
          </w:rPr>
          <w:t>votants</w:t>
        </w:r>
        <w:r w:rsidRPr="00332FBD">
          <w:rPr>
            <w:spacing w:val="-8"/>
            <w:w w:val="105"/>
          </w:rPr>
          <w:t xml:space="preserve"> </w:t>
        </w:r>
        <w:r w:rsidRPr="00332FBD">
          <w:rPr>
            <w:spacing w:val="-2"/>
            <w:w w:val="105"/>
          </w:rPr>
          <w:t>(</w:t>
        </w:r>
        <w:r w:rsidRPr="00332FBD">
          <w:fldChar w:fldCharType="begin"/>
        </w:r>
        <w:r w:rsidRPr="00332FBD">
          <w:instrText>HYPERLINK \l "_bookmark58"</w:instrText>
        </w:r>
        <w:r w:rsidRPr="00332FBD">
          <w:fldChar w:fldCharType="separate"/>
        </w:r>
        <w:r w:rsidRPr="00332FBD">
          <w:rPr>
            <w:spacing w:val="-2"/>
            <w:w w:val="105"/>
          </w:rPr>
          <w:t>Legentilhomme,</w:t>
        </w:r>
        <w:r w:rsidRPr="00332FBD">
          <w:rPr>
            <w:spacing w:val="-8"/>
            <w:w w:val="105"/>
          </w:rPr>
          <w:t xml:space="preserve"> </w:t>
        </w:r>
        <w:r w:rsidRPr="00332FBD">
          <w:rPr>
            <w:spacing w:val="-2"/>
            <w:w w:val="105"/>
          </w:rPr>
          <w:t>2024</w:t>
        </w:r>
        <w:r w:rsidRPr="00332FBD">
          <w:fldChar w:fldCharType="end"/>
        </w:r>
        <w:r w:rsidRPr="00332FBD">
          <w:t>a</w:t>
        </w:r>
        <w:r w:rsidRPr="00332FBD">
          <w:rPr>
            <w:spacing w:val="-2"/>
            <w:w w:val="105"/>
          </w:rPr>
          <w:t>).</w:t>
        </w:r>
        <w:r w:rsidRPr="00332FBD">
          <w:rPr>
            <w:spacing w:val="-8"/>
            <w:w w:val="105"/>
          </w:rPr>
          <w:t xml:space="preserve"> </w:t>
        </w:r>
        <w:r w:rsidRPr="00332FBD">
          <w:rPr>
            <w:spacing w:val="-2"/>
            <w:w w:val="105"/>
          </w:rPr>
          <w:t xml:space="preserve">En </w:t>
        </w:r>
        <w:r w:rsidRPr="00332FBD">
          <w:t>1949,</w:t>
        </w:r>
        <w:r w:rsidRPr="00332FBD">
          <w:rPr>
            <w:spacing w:val="-13"/>
          </w:rPr>
          <w:t xml:space="preserve"> </w:t>
        </w:r>
        <w:r w:rsidRPr="00332FBD">
          <w:t>le</w:t>
        </w:r>
        <w:r w:rsidRPr="00332FBD">
          <w:rPr>
            <w:spacing w:val="-13"/>
          </w:rPr>
          <w:t xml:space="preserve"> </w:t>
        </w:r>
        <w:r w:rsidRPr="00332FBD">
          <w:t>refus</w:t>
        </w:r>
        <w:r w:rsidRPr="00332FBD">
          <w:rPr>
            <w:spacing w:val="-13"/>
          </w:rPr>
          <w:t xml:space="preserve"> </w:t>
        </w:r>
        <w:r w:rsidRPr="00332FBD">
          <w:t>par</w:t>
        </w:r>
        <w:r w:rsidRPr="00332FBD">
          <w:rPr>
            <w:spacing w:val="-13"/>
          </w:rPr>
          <w:t xml:space="preserve"> </w:t>
        </w:r>
        <w:r w:rsidRPr="00332FBD">
          <w:t>75%</w:t>
        </w:r>
        <w:r w:rsidRPr="00332FBD">
          <w:rPr>
            <w:spacing w:val="-13"/>
          </w:rPr>
          <w:t xml:space="preserve"> </w:t>
        </w:r>
        <w:r w:rsidRPr="00332FBD">
          <w:t>des</w:t>
        </w:r>
        <w:r w:rsidRPr="00332FBD">
          <w:rPr>
            <w:spacing w:val="-13"/>
          </w:rPr>
          <w:t xml:space="preserve"> </w:t>
        </w:r>
        <w:r w:rsidRPr="00332FBD">
          <w:t>votants</w:t>
        </w:r>
        <w:r w:rsidRPr="00332FBD">
          <w:rPr>
            <w:spacing w:val="-13"/>
          </w:rPr>
          <w:t xml:space="preserve"> </w:t>
        </w:r>
        <w:r w:rsidRPr="00332FBD">
          <w:t>des</w:t>
        </w:r>
        <w:r w:rsidRPr="00332FBD">
          <w:rPr>
            <w:spacing w:val="-13"/>
          </w:rPr>
          <w:t xml:space="preserve"> </w:t>
        </w:r>
        <w:r w:rsidRPr="00332FBD">
          <w:t>votants</w:t>
        </w:r>
        <w:r w:rsidRPr="00332FBD">
          <w:rPr>
            <w:spacing w:val="-13"/>
          </w:rPr>
          <w:t xml:space="preserve"> </w:t>
        </w:r>
        <w:r w:rsidRPr="00332FBD">
          <w:t>du</w:t>
        </w:r>
        <w:r w:rsidRPr="00332FBD">
          <w:rPr>
            <w:spacing w:val="-13"/>
          </w:rPr>
          <w:t xml:space="preserve"> </w:t>
        </w:r>
        <w:r w:rsidRPr="00332FBD">
          <w:t>complément</w:t>
        </w:r>
        <w:r w:rsidRPr="00332FBD">
          <w:rPr>
            <w:spacing w:val="-13"/>
          </w:rPr>
          <w:t xml:space="preserve"> </w:t>
        </w:r>
        <w:r w:rsidRPr="00332FBD">
          <w:t>à</w:t>
        </w:r>
        <w:r w:rsidRPr="00332FBD">
          <w:rPr>
            <w:spacing w:val="-13"/>
          </w:rPr>
          <w:t xml:space="preserve"> </w:t>
        </w:r>
        <w:r w:rsidRPr="00332FBD">
          <w:t>la</w:t>
        </w:r>
        <w:r w:rsidRPr="00332FBD">
          <w:rPr>
            <w:spacing w:val="-13"/>
          </w:rPr>
          <w:t xml:space="preserve"> </w:t>
        </w:r>
        <w:r w:rsidRPr="00332FBD">
          <w:t>loi</w:t>
        </w:r>
        <w:r w:rsidRPr="00332FBD">
          <w:rPr>
            <w:spacing w:val="-13"/>
          </w:rPr>
          <w:t xml:space="preserve"> </w:t>
        </w:r>
        <w:r w:rsidRPr="00332FBD">
          <w:t>fédérale</w:t>
        </w:r>
        <w:r w:rsidRPr="00332FBD">
          <w:rPr>
            <w:spacing w:val="-13"/>
          </w:rPr>
          <w:t xml:space="preserve"> </w:t>
        </w:r>
        <w:r w:rsidRPr="00332FBD">
          <w:t>sur</w:t>
        </w:r>
        <w:r w:rsidRPr="00332FBD">
          <w:rPr>
            <w:spacing w:val="-13"/>
          </w:rPr>
          <w:t xml:space="preserve"> </w:t>
        </w:r>
        <w:r w:rsidRPr="00332FBD">
          <w:t>la</w:t>
        </w:r>
        <w:r w:rsidRPr="00332FBD">
          <w:rPr>
            <w:spacing w:val="-13"/>
          </w:rPr>
          <w:t xml:space="preserve"> </w:t>
        </w:r>
        <w:r w:rsidRPr="00332FBD">
          <w:t>tuberculose marque</w:t>
        </w:r>
        <w:r w:rsidRPr="00332FBD">
          <w:rPr>
            <w:spacing w:val="-7"/>
          </w:rPr>
          <w:t xml:space="preserve"> </w:t>
        </w:r>
        <w:r w:rsidRPr="00332FBD">
          <w:t>un</w:t>
        </w:r>
        <w:r w:rsidRPr="00332FBD">
          <w:rPr>
            <w:spacing w:val="-7"/>
          </w:rPr>
          <w:t xml:space="preserve"> </w:t>
        </w:r>
        <w:r w:rsidRPr="00332FBD">
          <w:t>nouvel</w:t>
        </w:r>
        <w:r w:rsidRPr="00332FBD">
          <w:rPr>
            <w:spacing w:val="-7"/>
          </w:rPr>
          <w:t xml:space="preserve"> </w:t>
        </w:r>
        <w:r w:rsidRPr="00332FBD">
          <w:t>échec</w:t>
        </w:r>
        <w:r w:rsidRPr="00332FBD">
          <w:rPr>
            <w:spacing w:val="-7"/>
          </w:rPr>
          <w:t xml:space="preserve"> </w:t>
        </w:r>
        <w:r w:rsidRPr="00332FBD">
          <w:t>pour</w:t>
        </w:r>
        <w:r w:rsidRPr="00332FBD">
          <w:rPr>
            <w:spacing w:val="-7"/>
          </w:rPr>
          <w:t xml:space="preserve"> </w:t>
        </w:r>
        <w:r w:rsidRPr="00332FBD">
          <w:t>l’extension</w:t>
        </w:r>
        <w:r w:rsidRPr="00332FBD">
          <w:rPr>
            <w:spacing w:val="-7"/>
          </w:rPr>
          <w:t xml:space="preserve"> </w:t>
        </w:r>
        <w:r w:rsidRPr="00332FBD">
          <w:t>de</w:t>
        </w:r>
        <w:r w:rsidRPr="00332FBD">
          <w:rPr>
            <w:spacing w:val="-7"/>
          </w:rPr>
          <w:t xml:space="preserve"> </w:t>
        </w:r>
        <w:r w:rsidRPr="00332FBD">
          <w:t>la</w:t>
        </w:r>
        <w:r w:rsidRPr="00332FBD">
          <w:rPr>
            <w:spacing w:val="-7"/>
          </w:rPr>
          <w:t xml:space="preserve"> </w:t>
        </w:r>
        <w:r w:rsidRPr="00332FBD">
          <w:t>couverture</w:t>
        </w:r>
        <w:r w:rsidRPr="00332FBD">
          <w:rPr>
            <w:spacing w:val="-7"/>
          </w:rPr>
          <w:t xml:space="preserve"> </w:t>
        </w:r>
        <w:r w:rsidRPr="00332FBD">
          <w:t>obligatoire</w:t>
        </w:r>
        <w:r w:rsidR="001B7859" w:rsidRPr="00E32EF4">
          <w:rPr>
            <w:rPrChange w:id="165" w:author="Auteur">
              <w:rPr>
                <w:u w:val="single"/>
              </w:rPr>
            </w:rPrChange>
          </w:rPr>
          <w:t xml:space="preserve">. </w:t>
        </w:r>
        <w:r w:rsidRPr="00332FBD">
          <w:t>Selo</w:t>
        </w:r>
        <w:r w:rsidR="001B7859" w:rsidRPr="00E32EF4">
          <w:rPr>
            <w:rPrChange w:id="166" w:author="Auteur">
              <w:rPr>
                <w:u w:val="single"/>
              </w:rPr>
            </w:rPrChange>
          </w:rPr>
          <w:t xml:space="preserve">n </w:t>
        </w:r>
      </w:ins>
      <w:r w:rsidR="001B7859" w:rsidRPr="00E32EF4">
        <w:rPr>
          <w:rPrChange w:id="167" w:author="Auteur">
            <w:rPr>
              <w:u w:val="single"/>
            </w:rPr>
          </w:rPrChange>
        </w:rPr>
        <w:fldChar w:fldCharType="begin"/>
      </w:r>
      <w:r w:rsidR="007450B8">
        <w:instrText xml:space="preserve"> ADDIN ZOTERO_ITEM CSL_CITATION {"citationID":"WUT9uavD","properties":{"formattedCitation":"(Buclin 2020)","plainCitation":"(Buclin 2020)","dontUpdate":true,"noteIndex":0},"citationItems":[{"id":5409,"uris":["http://zotero.org/groups/6347865/items/I3RPKQS9"],"itemData":{"id":5409,"type":"article-journal","abstract":"Gesnerus 77 (2020) 103 cial funding that would provide a wide risk coverage. In fact, shortly after the vote, the emerging economic crisis rather reinforced the advocates of a limitation of social welfare benefits. This durably hindered the political Left’s hopes of transforming in depth the Swiss healthcare system. The 1974 failure of the socialist initiative thus contributed to strengthen the conservative model, which received support from right-wing forces and the business community.","citation-key":"buclinAssurancemaladieLiberalismeEconomique2020","container-title":"Gesnerus","DOI":"10.24894/Gesn-fr.2020.77004","ISSN":"0016-9161, 2297-7953","issue":"1","journalAbbreviation":"GES","language":"fr","page":"102-122","source":"DOI.org (Crossref)","title":"Assurance-maladie et libéralisme économique: l’échec de l’initiative populaire du Parti socialiste suisse de 1974","title-short":"Assurance-maladie et libéralisme économique","volume":"77","author":[{"family":"Buclin","given":"Hadrien"}],"issued":{"date-parts":[["2020",11,6]]}}}],"schema":"https://github.com/citation-style-language/schema/raw/master/csl-citation.json"} </w:instrText>
      </w:r>
      <w:r w:rsidR="001B7859" w:rsidRPr="00E32EF4">
        <w:rPr>
          <w:rPrChange w:id="168" w:author="Auteur">
            <w:rPr>
              <w:u w:val="single"/>
            </w:rPr>
          </w:rPrChange>
        </w:rPr>
        <w:fldChar w:fldCharType="separate"/>
      </w:r>
      <w:del w:id="169" w:author="Auteur">
        <w:r w:rsidR="001B7859" w:rsidRPr="00332FBD" w:rsidDel="001B7859">
          <w:delText>(</w:delText>
        </w:r>
      </w:del>
      <w:r w:rsidR="001B7859" w:rsidRPr="00332FBD">
        <w:t xml:space="preserve">Buclin </w:t>
      </w:r>
      <w:ins w:id="170" w:author="Auteur">
        <w:r w:rsidR="001B7859" w:rsidRPr="00332FBD">
          <w:t>(</w:t>
        </w:r>
      </w:ins>
      <w:r w:rsidR="001B7859" w:rsidRPr="00332FBD">
        <w:t>2020)</w:t>
      </w:r>
      <w:r w:rsidR="001B7859" w:rsidRPr="00E32EF4">
        <w:rPr>
          <w:rPrChange w:id="171" w:author="Auteur">
            <w:rPr>
              <w:u w:val="single"/>
            </w:rPr>
          </w:rPrChange>
        </w:rPr>
        <w:fldChar w:fldCharType="end"/>
      </w:r>
      <w:ins w:id="172" w:author="Auteur">
        <w:r w:rsidRPr="00332FBD">
          <w:t>,</w:t>
        </w:r>
        <w:r w:rsidRPr="00332FBD">
          <w:rPr>
            <w:spacing w:val="-7"/>
          </w:rPr>
          <w:t xml:space="preserve"> </w:t>
        </w:r>
        <w:r w:rsidRPr="00332FBD">
          <w:t>ces échecs s’expliquent, tout comme la prédominance du modèle libéral dans l’État social suisse, par la faiblesse structurelle des forces socialistes et communistes</w:t>
        </w:r>
        <w:r w:rsidR="001B7859" w:rsidRPr="00E32EF4">
          <w:rPr>
            <w:rPrChange w:id="173" w:author="Auteur">
              <w:rPr>
                <w:u w:val="single"/>
              </w:rPr>
            </w:rPrChange>
          </w:rPr>
          <w:t xml:space="preserve">. </w:t>
        </w:r>
        <w:r w:rsidRPr="00332FBD">
          <w:t xml:space="preserve">Cette infériorité, constante </w:t>
        </w:r>
        <w:r w:rsidRPr="00332FBD">
          <w:rPr>
            <w:w w:val="105"/>
          </w:rPr>
          <w:t>depuis l’entre-deux-guerres et particulièrement marquée en comparaison avec le reste de l’Europe</w:t>
        </w:r>
        <w:r w:rsidRPr="00332FBD">
          <w:rPr>
            <w:spacing w:val="-16"/>
            <w:w w:val="105"/>
          </w:rPr>
          <w:t xml:space="preserve"> </w:t>
        </w:r>
        <w:r w:rsidRPr="00332FBD">
          <w:rPr>
            <w:w w:val="105"/>
          </w:rPr>
          <w:t>occidentale,</w:t>
        </w:r>
        <w:r w:rsidRPr="00332FBD">
          <w:rPr>
            <w:spacing w:val="-16"/>
            <w:w w:val="105"/>
          </w:rPr>
          <w:t xml:space="preserve"> </w:t>
        </w:r>
        <w:r w:rsidRPr="00332FBD">
          <w:rPr>
            <w:w w:val="105"/>
          </w:rPr>
          <w:t>s’exerce</w:t>
        </w:r>
        <w:r w:rsidRPr="00332FBD">
          <w:rPr>
            <w:spacing w:val="-16"/>
            <w:w w:val="105"/>
          </w:rPr>
          <w:t xml:space="preserve"> </w:t>
        </w:r>
        <w:r w:rsidRPr="00332FBD">
          <w:rPr>
            <w:w w:val="105"/>
          </w:rPr>
          <w:t>face</w:t>
        </w:r>
        <w:r w:rsidRPr="00332FBD">
          <w:rPr>
            <w:spacing w:val="-15"/>
            <w:w w:val="105"/>
          </w:rPr>
          <w:t xml:space="preserve"> </w:t>
        </w:r>
        <w:r w:rsidRPr="00332FBD">
          <w:rPr>
            <w:w w:val="105"/>
          </w:rPr>
          <w:t>à</w:t>
        </w:r>
        <w:r w:rsidRPr="00332FBD">
          <w:rPr>
            <w:spacing w:val="-16"/>
            <w:w w:val="105"/>
          </w:rPr>
          <w:t xml:space="preserve"> </w:t>
        </w:r>
        <w:r w:rsidRPr="00332FBD">
          <w:rPr>
            <w:w w:val="105"/>
          </w:rPr>
          <w:t>l’alliance</w:t>
        </w:r>
        <w:r w:rsidRPr="00332FBD">
          <w:rPr>
            <w:spacing w:val="-16"/>
            <w:w w:val="105"/>
          </w:rPr>
          <w:t xml:space="preserve"> </w:t>
        </w:r>
        <w:r w:rsidRPr="00332FBD">
          <w:rPr>
            <w:w w:val="105"/>
          </w:rPr>
          <w:t>durable</w:t>
        </w:r>
        <w:r w:rsidRPr="00332FBD">
          <w:rPr>
            <w:spacing w:val="-16"/>
            <w:w w:val="105"/>
          </w:rPr>
          <w:t xml:space="preserve"> </w:t>
        </w:r>
        <w:r w:rsidRPr="00332FBD">
          <w:rPr>
            <w:w w:val="105"/>
          </w:rPr>
          <w:t>entre</w:t>
        </w:r>
        <w:r w:rsidRPr="00332FBD">
          <w:rPr>
            <w:spacing w:val="-15"/>
            <w:w w:val="105"/>
          </w:rPr>
          <w:t xml:space="preserve"> </w:t>
        </w:r>
        <w:r w:rsidRPr="00332FBD">
          <w:rPr>
            <w:w w:val="105"/>
          </w:rPr>
          <w:t>les</w:t>
        </w:r>
        <w:r w:rsidRPr="00332FBD">
          <w:rPr>
            <w:spacing w:val="-16"/>
            <w:w w:val="105"/>
          </w:rPr>
          <w:t xml:space="preserve"> </w:t>
        </w:r>
        <w:r w:rsidRPr="00332FBD">
          <w:rPr>
            <w:w w:val="105"/>
          </w:rPr>
          <w:t>partis</w:t>
        </w:r>
        <w:r w:rsidRPr="00332FBD">
          <w:rPr>
            <w:spacing w:val="-16"/>
            <w:w w:val="105"/>
          </w:rPr>
          <w:t xml:space="preserve"> </w:t>
        </w:r>
        <w:r w:rsidRPr="00332FBD">
          <w:rPr>
            <w:w w:val="105"/>
          </w:rPr>
          <w:t>de</w:t>
        </w:r>
        <w:r w:rsidRPr="00332FBD">
          <w:rPr>
            <w:spacing w:val="-16"/>
            <w:w w:val="105"/>
          </w:rPr>
          <w:t xml:space="preserve"> </w:t>
        </w:r>
        <w:r w:rsidRPr="00332FBD">
          <w:rPr>
            <w:w w:val="105"/>
          </w:rPr>
          <w:t>la</w:t>
        </w:r>
        <w:r w:rsidRPr="00332FBD">
          <w:rPr>
            <w:spacing w:val="-15"/>
            <w:w w:val="105"/>
          </w:rPr>
          <w:t xml:space="preserve"> </w:t>
        </w:r>
        <w:r w:rsidRPr="00332FBD">
          <w:rPr>
            <w:w w:val="105"/>
          </w:rPr>
          <w:t>droite</w:t>
        </w:r>
        <w:r w:rsidRPr="00332FBD">
          <w:rPr>
            <w:spacing w:val="-16"/>
            <w:w w:val="105"/>
          </w:rPr>
          <w:t xml:space="preserve"> </w:t>
        </w:r>
        <w:r w:rsidRPr="00332FBD">
          <w:rPr>
            <w:w w:val="105"/>
          </w:rPr>
          <w:t>libérale</w:t>
        </w:r>
        <w:r w:rsidRPr="00332FBD">
          <w:rPr>
            <w:spacing w:val="-16"/>
            <w:w w:val="105"/>
          </w:rPr>
          <w:t xml:space="preserve"> </w:t>
        </w:r>
        <w:r w:rsidRPr="00332FBD">
          <w:rPr>
            <w:w w:val="105"/>
          </w:rPr>
          <w:t>et les</w:t>
        </w:r>
        <w:r w:rsidRPr="00332FBD">
          <w:rPr>
            <w:spacing w:val="-3"/>
            <w:w w:val="105"/>
          </w:rPr>
          <w:t xml:space="preserve"> </w:t>
        </w:r>
        <w:r w:rsidRPr="00332FBD">
          <w:rPr>
            <w:w w:val="105"/>
          </w:rPr>
          <w:t>représentants</w:t>
        </w:r>
        <w:r w:rsidRPr="00332FBD">
          <w:rPr>
            <w:spacing w:val="-3"/>
            <w:w w:val="105"/>
          </w:rPr>
          <w:t xml:space="preserve"> </w:t>
        </w:r>
        <w:r w:rsidRPr="00332FBD">
          <w:rPr>
            <w:w w:val="105"/>
          </w:rPr>
          <w:t>du</w:t>
        </w:r>
        <w:r w:rsidRPr="00332FBD">
          <w:rPr>
            <w:spacing w:val="-3"/>
            <w:w w:val="105"/>
          </w:rPr>
          <w:t xml:space="preserve"> </w:t>
        </w:r>
        <w:r w:rsidRPr="00332FBD">
          <w:rPr>
            <w:w w:val="105"/>
          </w:rPr>
          <w:t>monde</w:t>
        </w:r>
        <w:r w:rsidRPr="00332FBD">
          <w:rPr>
            <w:spacing w:val="-3"/>
            <w:w w:val="105"/>
          </w:rPr>
          <w:t xml:space="preserve"> </w:t>
        </w:r>
        <w:r w:rsidRPr="00332FBD">
          <w:rPr>
            <w:w w:val="105"/>
          </w:rPr>
          <w:t>agricole,</w:t>
        </w:r>
        <w:r w:rsidRPr="00332FBD">
          <w:rPr>
            <w:spacing w:val="-3"/>
            <w:w w:val="105"/>
          </w:rPr>
          <w:t xml:space="preserve"> </w:t>
        </w:r>
        <w:r w:rsidRPr="00332FBD">
          <w:rPr>
            <w:w w:val="105"/>
          </w:rPr>
          <w:t>le</w:t>
        </w:r>
        <w:r w:rsidRPr="00332FBD">
          <w:rPr>
            <w:spacing w:val="-3"/>
            <w:w w:val="105"/>
          </w:rPr>
          <w:t xml:space="preserve"> </w:t>
        </w:r>
        <w:r w:rsidRPr="00332FBD">
          <w:rPr>
            <w:w w:val="105"/>
          </w:rPr>
          <w:t>«</w:t>
        </w:r>
        <w:r w:rsidRPr="00332FBD">
          <w:rPr>
            <w:spacing w:val="-3"/>
            <w:w w:val="105"/>
          </w:rPr>
          <w:t xml:space="preserve"> </w:t>
        </w:r>
        <w:r w:rsidRPr="00332FBD">
          <w:rPr>
            <w:w w:val="105"/>
          </w:rPr>
          <w:t>bloc</w:t>
        </w:r>
        <w:r w:rsidRPr="00332FBD">
          <w:rPr>
            <w:spacing w:val="-3"/>
            <w:w w:val="105"/>
          </w:rPr>
          <w:t xml:space="preserve"> </w:t>
        </w:r>
        <w:r w:rsidRPr="00332FBD">
          <w:rPr>
            <w:w w:val="105"/>
          </w:rPr>
          <w:t>bourgeois</w:t>
        </w:r>
        <w:r w:rsidRPr="00332FBD">
          <w:rPr>
            <w:spacing w:val="-3"/>
            <w:w w:val="105"/>
          </w:rPr>
          <w:t xml:space="preserve"> </w:t>
        </w:r>
        <w:r w:rsidRPr="00332FBD">
          <w:rPr>
            <w:w w:val="105"/>
          </w:rPr>
          <w:t>»</w:t>
        </w:r>
        <w:r w:rsidRPr="00332FBD">
          <w:rPr>
            <w:spacing w:val="-3"/>
            <w:w w:val="105"/>
          </w:rPr>
          <w:t xml:space="preserve"> </w:t>
        </w:r>
        <w:r w:rsidRPr="00332FBD">
          <w:rPr>
            <w:w w:val="105"/>
          </w:rPr>
          <w:t>présenté</w:t>
        </w:r>
        <w:r w:rsidRPr="00332FBD">
          <w:rPr>
            <w:spacing w:val="-3"/>
            <w:w w:val="105"/>
          </w:rPr>
          <w:t xml:space="preserve"> </w:t>
        </w:r>
        <w:r w:rsidRPr="00332FBD">
          <w:rPr>
            <w:w w:val="105"/>
          </w:rPr>
          <w:t>plus</w:t>
        </w:r>
        <w:r w:rsidRPr="00332FBD">
          <w:rPr>
            <w:spacing w:val="-3"/>
            <w:w w:val="105"/>
          </w:rPr>
          <w:t xml:space="preserve"> </w:t>
        </w:r>
        <w:r w:rsidRPr="00332FBD">
          <w:rPr>
            <w:w w:val="105"/>
          </w:rPr>
          <w:t>tôt.</w:t>
        </w:r>
        <w:r w:rsidR="001B7859" w:rsidRPr="00E32EF4">
          <w:rPr>
            <w:w w:val="105"/>
            <w:rPrChange w:id="174" w:author="Auteur">
              <w:rPr>
                <w:w w:val="105"/>
                <w:u w:val="single"/>
              </w:rPr>
            </w:rPrChange>
          </w:rPr>
          <w:t xml:space="preserve"> </w:t>
        </w:r>
      </w:ins>
    </w:p>
    <w:p w14:paraId="6CAA80AC" w14:textId="01486BDE" w:rsidR="001C7004" w:rsidRPr="00E32EF4" w:rsidRDefault="001C7004" w:rsidP="001C7004">
      <w:pPr>
        <w:pStyle w:val="Corpsdetexte"/>
        <w:spacing w:before="196" w:line="283" w:lineRule="auto"/>
        <w:ind w:left="0" w:right="98"/>
        <w:rPr>
          <w:ins w:id="175" w:author="Auteur"/>
          <w:rPrChange w:id="176" w:author="Auteur">
            <w:rPr>
              <w:ins w:id="177" w:author="Auteur"/>
              <w:u w:val="single"/>
            </w:rPr>
          </w:rPrChange>
        </w:rPr>
      </w:pPr>
      <w:ins w:id="178" w:author="Auteur">
        <w:r w:rsidRPr="00332FBD">
          <w:t>La difficulté des partis de gauche à agréger un soutien derrière leurs tentatives de réforme devient plus évidente encore dès les années 1970. Après une révision mineure de la loi en 1964,</w:t>
        </w:r>
        <w:r w:rsidRPr="00332FBD">
          <w:rPr>
            <w:spacing w:val="40"/>
          </w:rPr>
          <w:t xml:space="preserve"> </w:t>
        </w:r>
        <w:r w:rsidR="00B54CEE">
          <w:rPr>
            <w:spacing w:val="40"/>
          </w:rPr>
          <w:t>la</w:t>
        </w:r>
        <w:del w:id="179" w:author="Auteur">
          <w:r w:rsidRPr="00332FBD" w:rsidDel="00B54CEE">
            <w:rPr>
              <w:spacing w:val="40"/>
            </w:rPr>
            <w:delText>la</w:delText>
          </w:r>
        </w:del>
        <w:r w:rsidRPr="00332FBD">
          <w:rPr>
            <w:spacing w:val="40"/>
          </w:rPr>
          <w:t xml:space="preserve"> </w:t>
        </w:r>
        <w:r w:rsidRPr="00332FBD">
          <w:t>pression en faveur d’une réforme de l’assurance</w:t>
        </w:r>
        <w:r w:rsidR="0021197B">
          <w:t>-</w:t>
        </w:r>
        <w:del w:id="180" w:author="Auteur">
          <w:r w:rsidRPr="00332FBD" w:rsidDel="0021197B">
            <w:delText xml:space="preserve"> </w:delText>
          </w:r>
        </w:del>
        <w:r w:rsidRPr="00332FBD">
          <w:t>maladie s’accroît davantage. La hausse des coûts de la santé et le développement de la sécurité sociale dans les pays Européens dévoilent les conséquences du modèle suisse pour le pouvoir d’achat des plus bas revenus. Si, en 1971,</w:t>
        </w:r>
        <w:r w:rsidRPr="00332FBD">
          <w:rPr>
            <w:spacing w:val="-3"/>
          </w:rPr>
          <w:t xml:space="preserve"> </w:t>
        </w:r>
        <w:r w:rsidRPr="00332FBD">
          <w:t>90%</w:t>
        </w:r>
        <w:r w:rsidRPr="00332FBD">
          <w:rPr>
            <w:spacing w:val="-3"/>
          </w:rPr>
          <w:t xml:space="preserve"> </w:t>
        </w:r>
        <w:r w:rsidRPr="00332FBD">
          <w:t>de</w:t>
        </w:r>
        <w:r w:rsidRPr="00332FBD">
          <w:rPr>
            <w:spacing w:val="-3"/>
          </w:rPr>
          <w:t xml:space="preserve"> </w:t>
        </w:r>
        <w:r w:rsidRPr="00332FBD">
          <w:t>la</w:t>
        </w:r>
        <w:r w:rsidRPr="00332FBD">
          <w:rPr>
            <w:spacing w:val="-3"/>
          </w:rPr>
          <w:t xml:space="preserve"> </w:t>
        </w:r>
        <w:r w:rsidRPr="00332FBD">
          <w:t>population</w:t>
        </w:r>
        <w:r w:rsidRPr="00332FBD">
          <w:rPr>
            <w:spacing w:val="-3"/>
          </w:rPr>
          <w:t xml:space="preserve"> </w:t>
        </w:r>
        <w:r w:rsidRPr="00332FBD">
          <w:t>est</w:t>
        </w:r>
        <w:r w:rsidRPr="00332FBD">
          <w:rPr>
            <w:spacing w:val="-3"/>
          </w:rPr>
          <w:t xml:space="preserve"> </w:t>
        </w:r>
        <w:r w:rsidRPr="00332FBD">
          <w:t>assurée,</w:t>
        </w:r>
        <w:r w:rsidRPr="00332FBD">
          <w:rPr>
            <w:spacing w:val="-3"/>
          </w:rPr>
          <w:t xml:space="preserve"> </w:t>
        </w:r>
        <w:r w:rsidRPr="00332FBD">
          <w:t>contre</w:t>
        </w:r>
        <w:r w:rsidRPr="00332FBD">
          <w:rPr>
            <w:spacing w:val="-3"/>
          </w:rPr>
          <w:t xml:space="preserve"> </w:t>
        </w:r>
        <w:r w:rsidRPr="00332FBD">
          <w:t>48%</w:t>
        </w:r>
        <w:r w:rsidRPr="00332FBD">
          <w:rPr>
            <w:spacing w:val="-3"/>
          </w:rPr>
          <w:t xml:space="preserve"> </w:t>
        </w:r>
        <w:r w:rsidRPr="00332FBD">
          <w:t>en</w:t>
        </w:r>
        <w:r w:rsidRPr="00332FBD">
          <w:rPr>
            <w:spacing w:val="-3"/>
          </w:rPr>
          <w:t xml:space="preserve"> </w:t>
        </w:r>
        <w:r w:rsidRPr="00332FBD">
          <w:t>1945,</w:t>
        </w:r>
        <w:r w:rsidRPr="00332FBD">
          <w:rPr>
            <w:spacing w:val="-3"/>
          </w:rPr>
          <w:t xml:space="preserve"> </w:t>
        </w:r>
        <w:r w:rsidRPr="00332FBD">
          <w:t>l’absence</w:t>
        </w:r>
        <w:r w:rsidRPr="00332FBD">
          <w:rPr>
            <w:spacing w:val="-3"/>
          </w:rPr>
          <w:t xml:space="preserve"> </w:t>
        </w:r>
        <w:r w:rsidRPr="00332FBD">
          <w:t>d’affiliation</w:t>
        </w:r>
        <w:r w:rsidRPr="00332FBD">
          <w:rPr>
            <w:spacing w:val="-3"/>
          </w:rPr>
          <w:t xml:space="preserve"> </w:t>
        </w:r>
        <w:r w:rsidRPr="00332FBD">
          <w:t>obligatoire et la possibilité de faire varier les franchises entraînent des inégalités, puisque les assurances peuvent refuser ou augmenter les cotisations des personnes jugées les plus à risque (</w:t>
        </w:r>
        <w:proofErr w:type="spellStart"/>
        <w:r w:rsidRPr="00332FBD">
          <w:fldChar w:fldCharType="begin"/>
        </w:r>
        <w:r w:rsidRPr="00332FBD">
          <w:instrText>HYPERLINK \l "_bookmark42"</w:instrText>
        </w:r>
        <w:r w:rsidRPr="00332FBD">
          <w:fldChar w:fldCharType="separate"/>
        </w:r>
        <w:r w:rsidRPr="00332FBD">
          <w:t>Buclin</w:t>
        </w:r>
        <w:proofErr w:type="spellEnd"/>
        <w:r w:rsidRPr="00332FBD">
          <w:fldChar w:fldCharType="end"/>
        </w:r>
        <w:r w:rsidRPr="00332FBD">
          <w:t xml:space="preserve">, </w:t>
        </w:r>
        <w:r w:rsidRPr="00332FBD">
          <w:fldChar w:fldCharType="begin"/>
        </w:r>
        <w:r w:rsidRPr="00332FBD">
          <w:instrText>HYPERLINK \l "_bookmark42"</w:instrText>
        </w:r>
        <w:r w:rsidRPr="00332FBD">
          <w:fldChar w:fldCharType="separate"/>
        </w:r>
        <w:r w:rsidRPr="00332FBD">
          <w:t>2020</w:t>
        </w:r>
        <w:r w:rsidRPr="00332FBD">
          <w:fldChar w:fldCharType="end"/>
        </w:r>
        <w:r w:rsidRPr="00332FBD">
          <w:t>). Des réformes ont lieu au niveau cantonal, et instaurent ainsi des disparités entre</w:t>
        </w:r>
        <w:r w:rsidRPr="00332FBD">
          <w:rPr>
            <w:spacing w:val="80"/>
          </w:rPr>
          <w:t xml:space="preserve"> </w:t>
        </w:r>
        <w:r w:rsidRPr="00332FBD">
          <w:t>cantons (</w:t>
        </w:r>
        <w:proofErr w:type="spellStart"/>
        <w:r w:rsidRPr="00332FBD">
          <w:fldChar w:fldCharType="begin"/>
        </w:r>
        <w:r w:rsidRPr="00332FBD">
          <w:instrText>HYPERLINK \l "_bookmark39"</w:instrText>
        </w:r>
        <w:r w:rsidRPr="00332FBD">
          <w:fldChar w:fldCharType="separate"/>
        </w:r>
        <w:r w:rsidRPr="00332FBD">
          <w:t>Bolgiani</w:t>
        </w:r>
        <w:proofErr w:type="spellEnd"/>
        <w:r w:rsidRPr="00332FBD">
          <w:t xml:space="preserve">, Crivelli &amp; </w:t>
        </w:r>
        <w:proofErr w:type="spellStart"/>
        <w:r w:rsidRPr="00332FBD">
          <w:t>Domenighetti</w:t>
        </w:r>
        <w:proofErr w:type="spellEnd"/>
        <w:r w:rsidRPr="00332FBD">
          <w:t>, 2006</w:t>
        </w:r>
        <w:r w:rsidRPr="00332FBD">
          <w:fldChar w:fldCharType="end"/>
        </w:r>
        <w:r w:rsidRPr="00332FBD">
          <w:t xml:space="preserve">). De ce fait, la réforme du modèle fédéral d’assurance-maladie devient une priorité pour les partis de gauche, notamment le </w:t>
        </w:r>
        <w:r w:rsidR="001B7859" w:rsidRPr="00E32EF4">
          <w:rPr>
            <w:rPrChange w:id="181" w:author="Auteur">
              <w:rPr>
                <w:u w:val="single"/>
              </w:rPr>
            </w:rPrChange>
          </w:rPr>
          <w:t xml:space="preserve">Parti Socialiste </w:t>
        </w:r>
        <w:r w:rsidRPr="00332FBD">
          <w:t>(PS) et le Parti du Travail (PDT), ancien parti communiste. S’en suivent des tentatives d’instauration de l’affiliation obligatoire et d’extension des prestations échouent au niveau fédéral. Notons par exemple une initiative populaire du PS refusée</w:t>
        </w:r>
        <w:r w:rsidRPr="00332FBD">
          <w:rPr>
            <w:spacing w:val="-4"/>
          </w:rPr>
          <w:t xml:space="preserve"> </w:t>
        </w:r>
        <w:r w:rsidRPr="00332FBD">
          <w:t>par</w:t>
        </w:r>
        <w:r w:rsidRPr="00332FBD">
          <w:rPr>
            <w:spacing w:val="-4"/>
          </w:rPr>
          <w:t xml:space="preserve"> </w:t>
        </w:r>
        <w:r w:rsidRPr="00332FBD">
          <w:t>70</w:t>
        </w:r>
        <w:r w:rsidRPr="00332FBD">
          <w:rPr>
            <w:spacing w:val="-4"/>
          </w:rPr>
          <w:t xml:space="preserve"> </w:t>
        </w:r>
        <w:r w:rsidRPr="00332FBD">
          <w:t>%</w:t>
        </w:r>
        <w:r w:rsidRPr="00332FBD">
          <w:rPr>
            <w:spacing w:val="-4"/>
          </w:rPr>
          <w:t xml:space="preserve"> </w:t>
        </w:r>
        <w:r w:rsidRPr="00332FBD">
          <w:t>des</w:t>
        </w:r>
        <w:r w:rsidRPr="00332FBD">
          <w:rPr>
            <w:spacing w:val="-4"/>
          </w:rPr>
          <w:t xml:space="preserve"> </w:t>
        </w:r>
        <w:r w:rsidRPr="00332FBD">
          <w:t>votants</w:t>
        </w:r>
        <w:r w:rsidRPr="00332FBD">
          <w:rPr>
            <w:spacing w:val="-4"/>
          </w:rPr>
          <w:t xml:space="preserve"> </w:t>
        </w:r>
        <w:r w:rsidRPr="00332FBD">
          <w:t>en</w:t>
        </w:r>
        <w:r w:rsidRPr="00332FBD">
          <w:rPr>
            <w:spacing w:val="-4"/>
          </w:rPr>
          <w:t xml:space="preserve"> </w:t>
        </w:r>
        <w:r w:rsidRPr="00332FBD">
          <w:t>1974,</w:t>
        </w:r>
        <w:r w:rsidRPr="00332FBD">
          <w:rPr>
            <w:spacing w:val="-4"/>
          </w:rPr>
          <w:t xml:space="preserve"> </w:t>
        </w:r>
        <w:r w:rsidRPr="00332FBD">
          <w:t>qui</w:t>
        </w:r>
        <w:r w:rsidRPr="00332FBD">
          <w:rPr>
            <w:spacing w:val="-4"/>
          </w:rPr>
          <w:t xml:space="preserve"> </w:t>
        </w:r>
        <w:r w:rsidRPr="00332FBD">
          <w:t>vise</w:t>
        </w:r>
        <w:r w:rsidRPr="00332FBD">
          <w:rPr>
            <w:spacing w:val="-4"/>
          </w:rPr>
          <w:t xml:space="preserve"> </w:t>
        </w:r>
        <w:r w:rsidRPr="00332FBD">
          <w:t>à</w:t>
        </w:r>
        <w:r w:rsidRPr="00332FBD">
          <w:rPr>
            <w:spacing w:val="-4"/>
          </w:rPr>
          <w:t xml:space="preserve"> </w:t>
        </w:r>
        <w:r w:rsidRPr="00332FBD">
          <w:t>étendre</w:t>
        </w:r>
        <w:r w:rsidRPr="00332FBD">
          <w:rPr>
            <w:spacing w:val="-4"/>
          </w:rPr>
          <w:t xml:space="preserve"> </w:t>
        </w:r>
        <w:r w:rsidRPr="00332FBD">
          <w:t>la</w:t>
        </w:r>
        <w:r w:rsidRPr="00332FBD">
          <w:rPr>
            <w:spacing w:val="-4"/>
          </w:rPr>
          <w:t xml:space="preserve"> </w:t>
        </w:r>
        <w:r w:rsidRPr="00332FBD">
          <w:t>prise</w:t>
        </w:r>
        <w:r w:rsidRPr="00332FBD">
          <w:rPr>
            <w:spacing w:val="-4"/>
          </w:rPr>
          <w:t xml:space="preserve"> </w:t>
        </w:r>
        <w:r w:rsidRPr="00332FBD">
          <w:t>en</w:t>
        </w:r>
        <w:r w:rsidRPr="00332FBD">
          <w:rPr>
            <w:spacing w:val="-4"/>
          </w:rPr>
          <w:t xml:space="preserve"> </w:t>
        </w:r>
        <w:r w:rsidRPr="00332FBD">
          <w:t>charge et</w:t>
        </w:r>
        <w:r w:rsidRPr="00332FBD">
          <w:rPr>
            <w:spacing w:val="-6"/>
          </w:rPr>
          <w:t xml:space="preserve"> </w:t>
        </w:r>
        <w:r w:rsidRPr="00332FBD">
          <w:t>à</w:t>
        </w:r>
        <w:r w:rsidRPr="00332FBD">
          <w:rPr>
            <w:spacing w:val="-6"/>
          </w:rPr>
          <w:t xml:space="preserve"> </w:t>
        </w:r>
        <w:r w:rsidRPr="00332FBD">
          <w:t>rendre</w:t>
        </w:r>
        <w:r w:rsidRPr="00332FBD">
          <w:rPr>
            <w:spacing w:val="-6"/>
          </w:rPr>
          <w:t xml:space="preserve"> </w:t>
        </w:r>
        <w:r w:rsidRPr="00332FBD">
          <w:t>l’affiliation</w:t>
        </w:r>
        <w:r w:rsidRPr="00332FBD">
          <w:rPr>
            <w:spacing w:val="-6"/>
          </w:rPr>
          <w:t xml:space="preserve"> </w:t>
        </w:r>
        <w:r w:rsidRPr="00332FBD">
          <w:t>obligatoire.</w:t>
        </w:r>
        <w:r w:rsidRPr="00332FBD">
          <w:rPr>
            <w:spacing w:val="-6"/>
          </w:rPr>
          <w:t xml:space="preserve"> </w:t>
        </w:r>
        <w:r w:rsidRPr="00332FBD">
          <w:t>Le</w:t>
        </w:r>
        <w:r w:rsidRPr="00332FBD">
          <w:rPr>
            <w:spacing w:val="-6"/>
          </w:rPr>
          <w:t xml:space="preserve"> </w:t>
        </w:r>
        <w:r w:rsidRPr="00332FBD">
          <w:t>contre-projet</w:t>
        </w:r>
        <w:r w:rsidRPr="00332FBD">
          <w:rPr>
            <w:spacing w:val="-6"/>
          </w:rPr>
          <w:t xml:space="preserve"> </w:t>
        </w:r>
        <w:r w:rsidRPr="00332FBD">
          <w:t>proposé</w:t>
        </w:r>
        <w:r w:rsidRPr="00332FBD">
          <w:rPr>
            <w:spacing w:val="-6"/>
          </w:rPr>
          <w:t xml:space="preserve"> </w:t>
        </w:r>
        <w:r w:rsidRPr="00332FBD">
          <w:t>par</w:t>
        </w:r>
        <w:r w:rsidRPr="00332FBD">
          <w:rPr>
            <w:spacing w:val="-6"/>
          </w:rPr>
          <w:t xml:space="preserve"> </w:t>
        </w:r>
        <w:r w:rsidRPr="00332FBD">
          <w:t>le</w:t>
        </w:r>
        <w:r w:rsidRPr="00332FBD">
          <w:rPr>
            <w:spacing w:val="-6"/>
          </w:rPr>
          <w:t xml:space="preserve"> </w:t>
        </w:r>
        <w:r w:rsidRPr="00332FBD">
          <w:t>conseil</w:t>
        </w:r>
        <w:r w:rsidRPr="00332FBD">
          <w:rPr>
            <w:spacing w:val="-6"/>
          </w:rPr>
          <w:t xml:space="preserve"> </w:t>
        </w:r>
        <w:r w:rsidRPr="00332FBD">
          <w:t>fédéral</w:t>
        </w:r>
        <w:r w:rsidRPr="00332FBD">
          <w:rPr>
            <w:spacing w:val="-6"/>
          </w:rPr>
          <w:t xml:space="preserve"> </w:t>
        </w:r>
        <w:r w:rsidRPr="00332FBD">
          <w:t xml:space="preserve">et soumis </w:t>
        </w:r>
        <w:r w:rsidRPr="00332FBD">
          <w:lastRenderedPageBreak/>
          <w:t xml:space="preserve">au vote à cette même occasion, qui est plus souple et ne prévoit l’affiliation obligatoire que pour des minorités, est également refusée. Deux programmes d’urgence pour la maîtrise des coûts, proposés par le gouvernement, sont rejetés par référendum en 1977 et 1987 </w:t>
        </w:r>
        <w:r w:rsidRPr="00332FBD">
          <w:fldChar w:fldCharType="begin"/>
        </w:r>
      </w:ins>
      <w:r w:rsidR="007450B8">
        <w:instrText xml:space="preserve"> ADDIN ZOTERO_ITEM CSL_CITATION {"citationID":"bBCmcaDJ","properties":{"formattedCitation":"(Braun et Uhlmann 2009)","plainCitation":"(Braun et Uhlmann 2009)","dontUpdate":true,"noteIndex":0},"citationItems":[{"id":5454,"uris":["http://zotero.org/groups/6347865/items/J4Z9JTNS"],"itemData":{"id":5454,"type":"article-journal","abstract":"The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instrText>
      </w:r>
      <w:ins w:id="182" w:author="Auteur">
        <w:r w:rsidRPr="00332FBD">
          <w:fldChar w:fldCharType="separate"/>
        </w:r>
        <w:r w:rsidRPr="00332FBD">
          <w:t>(Braun &amp; Uhlmann, 2009)</w:t>
        </w:r>
        <w:r w:rsidRPr="00332FBD">
          <w:fldChar w:fldCharType="end"/>
        </w:r>
        <w:r w:rsidRPr="00332FBD">
          <w:t>.Une autre initiative populaire, votée en 1994 et cette fois-ci appuyée par les syndicats, est également rejetée (Chancellerie fédérale, 1994). Par ailleurs, les partis de gauche ne sont pas les seuls à tenter de transformer le système :</w:t>
        </w:r>
        <w:r w:rsidR="001B7859" w:rsidRPr="00E32EF4">
          <w:rPr>
            <w:rPrChange w:id="183" w:author="Auteur">
              <w:rPr>
                <w:u w:val="single"/>
              </w:rPr>
            </w:rPrChange>
          </w:rPr>
          <w:t xml:space="preserve"> </w:t>
        </w:r>
        <w:r w:rsidRPr="00332FBD">
          <w:t>Le Concordat des caisses-maladies suisses échoue également à augmenter les subventions fédérales dans une initiative votée en 1992, qui, alors qu’elle bat le record</w:t>
        </w:r>
        <w:r w:rsidRPr="00332FBD">
          <w:rPr>
            <w:spacing w:val="15"/>
          </w:rPr>
          <w:t xml:space="preserve"> </w:t>
        </w:r>
        <w:r w:rsidRPr="00332FBD">
          <w:t>du</w:t>
        </w:r>
        <w:r w:rsidRPr="00332FBD">
          <w:rPr>
            <w:spacing w:val="15"/>
          </w:rPr>
          <w:t xml:space="preserve"> </w:t>
        </w:r>
        <w:r w:rsidRPr="00332FBD">
          <w:t>plus</w:t>
        </w:r>
        <w:r w:rsidRPr="00332FBD">
          <w:rPr>
            <w:spacing w:val="15"/>
          </w:rPr>
          <w:t xml:space="preserve"> </w:t>
        </w:r>
        <w:r w:rsidRPr="00332FBD">
          <w:t>grand</w:t>
        </w:r>
        <w:r w:rsidRPr="00332FBD">
          <w:rPr>
            <w:spacing w:val="15"/>
          </w:rPr>
          <w:t xml:space="preserve"> </w:t>
        </w:r>
        <w:r w:rsidRPr="00332FBD">
          <w:t>nombre</w:t>
        </w:r>
        <w:r w:rsidRPr="00332FBD">
          <w:rPr>
            <w:spacing w:val="15"/>
          </w:rPr>
          <w:t xml:space="preserve"> </w:t>
        </w:r>
        <w:r w:rsidRPr="00332FBD">
          <w:t>de</w:t>
        </w:r>
        <w:r w:rsidRPr="00332FBD">
          <w:rPr>
            <w:spacing w:val="15"/>
          </w:rPr>
          <w:t xml:space="preserve"> </w:t>
        </w:r>
        <w:r w:rsidRPr="00332FBD">
          <w:t>signatures</w:t>
        </w:r>
        <w:r w:rsidRPr="00332FBD">
          <w:rPr>
            <w:spacing w:val="15"/>
          </w:rPr>
          <w:t xml:space="preserve"> </w:t>
        </w:r>
        <w:r w:rsidRPr="00332FBD">
          <w:t>à</w:t>
        </w:r>
        <w:r w:rsidRPr="00332FBD">
          <w:rPr>
            <w:spacing w:val="15"/>
          </w:rPr>
          <w:t xml:space="preserve"> </w:t>
        </w:r>
        <w:r w:rsidRPr="00332FBD">
          <w:t>une</w:t>
        </w:r>
        <w:r w:rsidRPr="00332FBD">
          <w:rPr>
            <w:spacing w:val="16"/>
          </w:rPr>
          <w:t xml:space="preserve"> </w:t>
        </w:r>
        <w:r w:rsidRPr="00332FBD">
          <w:t>initiative</w:t>
        </w:r>
        <w:r w:rsidRPr="00332FBD">
          <w:rPr>
            <w:spacing w:val="15"/>
          </w:rPr>
          <w:t xml:space="preserve"> </w:t>
        </w:r>
        <w:r w:rsidRPr="00332FBD">
          <w:t>au</w:t>
        </w:r>
        <w:r w:rsidRPr="00332FBD">
          <w:rPr>
            <w:spacing w:val="15"/>
          </w:rPr>
          <w:t xml:space="preserve"> </w:t>
        </w:r>
        <w:r w:rsidRPr="00332FBD">
          <w:t>moment</w:t>
        </w:r>
        <w:r w:rsidRPr="00332FBD">
          <w:rPr>
            <w:spacing w:val="15"/>
          </w:rPr>
          <w:t xml:space="preserve"> </w:t>
        </w:r>
        <w:r w:rsidRPr="00332FBD">
          <w:t>de</w:t>
        </w:r>
        <w:r w:rsidRPr="00332FBD">
          <w:rPr>
            <w:spacing w:val="15"/>
          </w:rPr>
          <w:t xml:space="preserve"> </w:t>
        </w:r>
        <w:r w:rsidRPr="00332FBD">
          <w:t>sa</w:t>
        </w:r>
        <w:r w:rsidRPr="00332FBD">
          <w:rPr>
            <w:spacing w:val="15"/>
          </w:rPr>
          <w:t xml:space="preserve"> </w:t>
        </w:r>
        <w:r w:rsidRPr="00332FBD">
          <w:t>soumission,</w:t>
        </w:r>
        <w:r w:rsidRPr="00332FBD">
          <w:rPr>
            <w:spacing w:val="15"/>
          </w:rPr>
          <w:t xml:space="preserve"> </w:t>
        </w:r>
        <w:r w:rsidRPr="00332FBD">
          <w:t xml:space="preserve">est refusée par 60.7% des votants (Chancellerie fédérale, 1992). </w:t>
        </w:r>
      </w:ins>
    </w:p>
    <w:p w14:paraId="29496016" w14:textId="3B24E6D8" w:rsidR="001C7004" w:rsidRPr="00332FBD" w:rsidRDefault="001C7004">
      <w:pPr>
        <w:pStyle w:val="Titre3"/>
        <w:rPr>
          <w:ins w:id="184" w:author="Auteur"/>
        </w:rPr>
        <w:pPrChange w:id="185" w:author="Auteur">
          <w:pPr>
            <w:pStyle w:val="Corpsdetexte"/>
            <w:spacing w:before="196" w:line="283" w:lineRule="auto"/>
            <w:ind w:left="0" w:right="98"/>
          </w:pPr>
        </w:pPrChange>
      </w:pPr>
      <w:ins w:id="186" w:author="Auteur">
        <w:r w:rsidRPr="00332FBD">
          <w:t>Crise des années 1990 et alliance politique</w:t>
        </w:r>
      </w:ins>
    </w:p>
    <w:p w14:paraId="7EAEA41E" w14:textId="07A1FE6E" w:rsidR="008725D2" w:rsidRPr="00332FBD" w:rsidDel="001C7004" w:rsidRDefault="00000000" w:rsidP="00F979B2">
      <w:pPr>
        <w:pStyle w:val="Corpsdetexte"/>
        <w:spacing w:line="283" w:lineRule="auto"/>
        <w:ind w:left="0" w:right="95"/>
        <w:rPr>
          <w:del w:id="187" w:author="Auteur"/>
        </w:rPr>
      </w:pPr>
      <w:del w:id="188" w:author="Auteur">
        <w:r w:rsidRPr="00332FBD" w:rsidDel="001C7004">
          <w:delText>Comme dans d’autres pays européens, le développement d’une assurance maladie obligatoire en Suisse prend ses racines à la fin du 19ème.</w:delText>
        </w:r>
        <w:r w:rsidR="00A937F4" w:rsidRPr="00332FBD" w:rsidDel="001C7004">
          <w:delText xml:space="preserve"> </w:delText>
        </w:r>
        <w:r w:rsidR="00A937F4" w:rsidRPr="00332FBD" w:rsidDel="001C7004">
          <w:fldChar w:fldCharType="begin"/>
        </w:r>
        <w:r w:rsidR="00E568D0" w:rsidRPr="00332FBD" w:rsidDel="001C7004">
          <w:delInstrText xml:space="preserve"> ADDIN ZOTERO_ITEM CSL_CITATION {"citationID":"GP3X5WwC","properties":{"formattedCitation":"(Leimgruber 2008)","plainCitation":"(Leimgruber 2008)","dontUpdate":true,"noteIndex":0},"citationItems":[{"id":5951,"uris":["http://zotero.org/groups/6347865/items/W4AXX3WX"],"itemData":{"id":5951,"type":"book","citation-key":"leimgruberSolidarityStateBusiness2008","DOI":"10.1017/CBO9780511497094.007","ISBN":"978-0-521-87540-0","language":"eng","note":"DOI: 10.1017/CBO9780511497094.007","publisher":"Cambridge University Press","source":"www.zora.uzh.ch","title":"Solidarity without the state?: business and the shaping of the Swiss welfare state, 1890-2000","title-short":"Solidarity without the state?","URL":"https://www.zora.uzh.ch/handle/20.500.14742/111080","author":[{"family":"Leimgruber","given":"Matthieu"}],"accessed":{"date-parts":[["2026",1,29]]},"issued":{"date-parts":[["2008"]]}}}],"schema":"https://github.com/citation-style-language/schema/raw/master/csl-citation.json"} </w:delInstrText>
        </w:r>
        <w:r w:rsidR="00A937F4" w:rsidRPr="00332FBD" w:rsidDel="001C7004">
          <w:fldChar w:fldCharType="separate"/>
        </w:r>
        <w:r w:rsidR="00A937F4" w:rsidRPr="00332FBD" w:rsidDel="001C7004">
          <w:delText>Leimgruber (2008)</w:delText>
        </w:r>
        <w:r w:rsidR="00A937F4" w:rsidRPr="00332FBD" w:rsidDel="001C7004">
          <w:fldChar w:fldCharType="end"/>
        </w:r>
        <w:r w:rsidR="00A937F4" w:rsidRPr="00332FBD" w:rsidDel="001C7004">
          <w:delText xml:space="preserve"> </w:delText>
        </w:r>
        <w:r w:rsidRPr="00332FBD" w:rsidDel="001C7004">
          <w:delText>note que le processus d’adoption</w:delText>
        </w:r>
        <w:r w:rsidRPr="00332FBD" w:rsidDel="001C7004">
          <w:rPr>
            <w:spacing w:val="21"/>
          </w:rPr>
          <w:delText xml:space="preserve"> </w:delText>
        </w:r>
        <w:r w:rsidRPr="00332FBD" w:rsidDel="001C7004">
          <w:delText>de</w:delText>
        </w:r>
        <w:r w:rsidRPr="00332FBD" w:rsidDel="001C7004">
          <w:rPr>
            <w:spacing w:val="21"/>
          </w:rPr>
          <w:delText xml:space="preserve"> </w:delText>
        </w:r>
        <w:r w:rsidRPr="00332FBD" w:rsidDel="001C7004">
          <w:delText>la</w:delText>
        </w:r>
        <w:r w:rsidRPr="00332FBD" w:rsidDel="001C7004">
          <w:rPr>
            <w:spacing w:val="21"/>
          </w:rPr>
          <w:delText xml:space="preserve"> </w:delText>
        </w:r>
        <w:r w:rsidRPr="00332FBD" w:rsidDel="001C7004">
          <w:delText>sécurité</w:delText>
        </w:r>
        <w:r w:rsidRPr="00332FBD" w:rsidDel="001C7004">
          <w:rPr>
            <w:spacing w:val="21"/>
          </w:rPr>
          <w:delText xml:space="preserve"> </w:delText>
        </w:r>
        <w:r w:rsidRPr="00332FBD" w:rsidDel="001C7004">
          <w:delText>sociale</w:delText>
        </w:r>
        <w:r w:rsidRPr="00332FBD" w:rsidDel="001C7004">
          <w:rPr>
            <w:spacing w:val="21"/>
          </w:rPr>
          <w:delText xml:space="preserve"> </w:delText>
        </w:r>
        <w:r w:rsidRPr="00332FBD" w:rsidDel="001C7004">
          <w:delText>suisse</w:delText>
        </w:r>
        <w:r w:rsidRPr="00332FBD" w:rsidDel="001C7004">
          <w:rPr>
            <w:spacing w:val="21"/>
          </w:rPr>
          <w:delText xml:space="preserve"> </w:delText>
        </w:r>
        <w:r w:rsidRPr="00332FBD" w:rsidDel="001C7004">
          <w:delText>est</w:delText>
        </w:r>
        <w:r w:rsidRPr="00332FBD" w:rsidDel="001C7004">
          <w:rPr>
            <w:spacing w:val="21"/>
          </w:rPr>
          <w:delText xml:space="preserve"> </w:delText>
        </w:r>
        <w:r w:rsidRPr="00332FBD" w:rsidDel="001C7004">
          <w:delText>de</w:delText>
        </w:r>
        <w:r w:rsidRPr="00332FBD" w:rsidDel="001C7004">
          <w:rPr>
            <w:spacing w:val="21"/>
          </w:rPr>
          <w:delText xml:space="preserve"> </w:delText>
        </w:r>
        <w:r w:rsidRPr="00332FBD" w:rsidDel="001C7004">
          <w:delText>nature</w:delText>
        </w:r>
        <w:r w:rsidRPr="00332FBD" w:rsidDel="001C7004">
          <w:rPr>
            <w:spacing w:val="21"/>
          </w:rPr>
          <w:delText xml:space="preserve"> </w:delText>
        </w:r>
        <w:r w:rsidRPr="00332FBD" w:rsidDel="001C7004">
          <w:delText>paradoxale;</w:delText>
        </w:r>
        <w:r w:rsidRPr="00332FBD" w:rsidDel="001C7004">
          <w:rPr>
            <w:spacing w:val="21"/>
          </w:rPr>
          <w:delText xml:space="preserve"> </w:delText>
        </w:r>
        <w:r w:rsidRPr="00332FBD" w:rsidDel="001C7004">
          <w:delText>elle</w:delText>
        </w:r>
        <w:r w:rsidRPr="00332FBD" w:rsidDel="001C7004">
          <w:rPr>
            <w:spacing w:val="21"/>
          </w:rPr>
          <w:delText xml:space="preserve"> </w:delText>
        </w:r>
        <w:r w:rsidRPr="00332FBD" w:rsidDel="001C7004">
          <w:delText>est</w:delText>
        </w:r>
        <w:r w:rsidRPr="00332FBD" w:rsidDel="001C7004">
          <w:rPr>
            <w:spacing w:val="21"/>
          </w:rPr>
          <w:delText xml:space="preserve"> </w:delText>
        </w:r>
        <w:r w:rsidRPr="00332FBD" w:rsidDel="001C7004">
          <w:delText>à</w:delText>
        </w:r>
        <w:r w:rsidRPr="00332FBD" w:rsidDel="001C7004">
          <w:rPr>
            <w:spacing w:val="21"/>
          </w:rPr>
          <w:delText xml:space="preserve"> </w:delText>
        </w:r>
        <w:r w:rsidRPr="00332FBD" w:rsidDel="001C7004">
          <w:delText>la</w:delText>
        </w:r>
        <w:r w:rsidRPr="00332FBD" w:rsidDel="001C7004">
          <w:rPr>
            <w:spacing w:val="21"/>
          </w:rPr>
          <w:delText xml:space="preserve"> </w:delText>
        </w:r>
        <w:r w:rsidRPr="00332FBD" w:rsidDel="001C7004">
          <w:delText>fois</w:delText>
        </w:r>
        <w:r w:rsidRPr="00332FBD" w:rsidDel="001C7004">
          <w:rPr>
            <w:spacing w:val="21"/>
          </w:rPr>
          <w:delText xml:space="preserve"> </w:delText>
        </w:r>
        <w:r w:rsidRPr="00332FBD" w:rsidDel="001C7004">
          <w:delText>pionnière, du fait de l’influence précoce des politiques bismarckiennes, mais restera, tout au long de son histoire, relativement limitée dans la provision de prestations par le public, non seulement du fait de limites objectives et volontaires de la part des autorités centrales, mais aussi du fait du rôle</w:delText>
        </w:r>
        <w:r w:rsidRPr="00332FBD" w:rsidDel="001C7004">
          <w:rPr>
            <w:spacing w:val="-4"/>
          </w:rPr>
          <w:delText xml:space="preserve"> </w:delText>
        </w:r>
        <w:r w:rsidRPr="00332FBD" w:rsidDel="001C7004">
          <w:delText>prépondérant</w:delText>
        </w:r>
        <w:r w:rsidRPr="00332FBD" w:rsidDel="001C7004">
          <w:rPr>
            <w:spacing w:val="-4"/>
          </w:rPr>
          <w:delText xml:space="preserve"> </w:delText>
        </w:r>
        <w:r w:rsidRPr="00332FBD" w:rsidDel="001C7004">
          <w:delText>joué</w:delText>
        </w:r>
        <w:r w:rsidRPr="00332FBD" w:rsidDel="001C7004">
          <w:rPr>
            <w:spacing w:val="-4"/>
          </w:rPr>
          <w:delText xml:space="preserve"> </w:delText>
        </w:r>
        <w:r w:rsidRPr="00332FBD" w:rsidDel="001C7004">
          <w:delText>par</w:delText>
        </w:r>
        <w:r w:rsidRPr="00332FBD" w:rsidDel="001C7004">
          <w:rPr>
            <w:spacing w:val="-4"/>
          </w:rPr>
          <w:delText xml:space="preserve"> </w:delText>
        </w:r>
        <w:r w:rsidRPr="00332FBD" w:rsidDel="001C7004">
          <w:delText>le</w:delText>
        </w:r>
        <w:r w:rsidRPr="00332FBD" w:rsidDel="001C7004">
          <w:rPr>
            <w:spacing w:val="-4"/>
          </w:rPr>
          <w:delText xml:space="preserve"> </w:delText>
        </w:r>
        <w:r w:rsidRPr="00332FBD" w:rsidDel="001C7004">
          <w:delText>privé,</w:delText>
        </w:r>
        <w:r w:rsidRPr="00332FBD" w:rsidDel="001C7004">
          <w:rPr>
            <w:spacing w:val="-4"/>
          </w:rPr>
          <w:delText xml:space="preserve"> </w:delText>
        </w:r>
        <w:r w:rsidRPr="00332FBD" w:rsidDel="001C7004">
          <w:delText>une</w:delText>
        </w:r>
        <w:r w:rsidRPr="00332FBD" w:rsidDel="001C7004">
          <w:rPr>
            <w:spacing w:val="-4"/>
          </w:rPr>
          <w:delText xml:space="preserve"> </w:delText>
        </w:r>
        <w:r w:rsidRPr="00332FBD" w:rsidDel="001C7004">
          <w:delText>constante</w:delText>
        </w:r>
        <w:r w:rsidRPr="00332FBD" w:rsidDel="001C7004">
          <w:rPr>
            <w:spacing w:val="-4"/>
          </w:rPr>
          <w:delText xml:space="preserve"> </w:delText>
        </w:r>
        <w:r w:rsidRPr="00332FBD" w:rsidDel="001C7004">
          <w:delText>dans</w:delText>
        </w:r>
        <w:r w:rsidRPr="00332FBD" w:rsidDel="001C7004">
          <w:rPr>
            <w:spacing w:val="-4"/>
          </w:rPr>
          <w:delText xml:space="preserve"> </w:delText>
        </w:r>
        <w:r w:rsidRPr="00332FBD" w:rsidDel="001C7004">
          <w:delText>l’histoire</w:delText>
        </w:r>
        <w:r w:rsidRPr="00332FBD" w:rsidDel="001C7004">
          <w:rPr>
            <w:spacing w:val="-4"/>
          </w:rPr>
          <w:delText xml:space="preserve"> </w:delText>
        </w:r>
        <w:r w:rsidRPr="00332FBD" w:rsidDel="001C7004">
          <w:delText>de</w:delText>
        </w:r>
        <w:r w:rsidRPr="00332FBD" w:rsidDel="001C7004">
          <w:rPr>
            <w:spacing w:val="-4"/>
          </w:rPr>
          <w:delText xml:space="preserve"> </w:delText>
        </w:r>
        <w:r w:rsidRPr="00332FBD" w:rsidDel="001C7004">
          <w:delText>l’assurance</w:delText>
        </w:r>
        <w:r w:rsidRPr="00332FBD" w:rsidDel="001C7004">
          <w:rPr>
            <w:spacing w:val="-4"/>
          </w:rPr>
          <w:delText xml:space="preserve"> </w:delText>
        </w:r>
        <w:r w:rsidRPr="00332FBD" w:rsidDel="001C7004">
          <w:delText>maladie</w:delText>
        </w:r>
        <w:r w:rsidRPr="00332FBD" w:rsidDel="001C7004">
          <w:rPr>
            <w:spacing w:val="-4"/>
          </w:rPr>
          <w:delText xml:space="preserve"> </w:delText>
        </w:r>
        <w:r w:rsidRPr="00332FBD" w:rsidDel="001C7004">
          <w:delText>suisse, qui rappelle l’insistance de</w:delText>
        </w:r>
        <w:r w:rsidR="00A937F4" w:rsidRPr="00332FBD" w:rsidDel="001C7004">
          <w:delText xml:space="preserve"> </w:delText>
        </w:r>
        <w:r w:rsidR="00A937F4" w:rsidRPr="00332FBD" w:rsidDel="001C7004">
          <w:fldChar w:fldCharType="begin"/>
        </w:r>
        <w:r w:rsidR="00E568D0" w:rsidRPr="00332FBD" w:rsidDel="001C7004">
          <w:delInstrText xml:space="preserve"> ADDIN ZOTERO_ITEM CSL_CITATION {"citationID":"bUJ6LMEO","properties":{"formattedCitation":"(Leimgruber 2008)","plainCitation":"(Leimgruber 2008)","dontUpdate":true,"noteIndex":0},"citationItems":[{"id":5951,"uris":["http://zotero.org/groups/6347865/items/W4AXX3WX"],"itemData":{"id":5951,"type":"book","citation-key":"leimgruberSolidarityStateBusiness2008","DOI":"10.1017/CBO9780511497094.007","ISBN":"978-0-521-87540-0","language":"eng","note":"DOI: 10.1017/CBO9780511497094.007","publisher":"Cambridge University Press","source":"www.zora.uzh.ch","title":"Solidarity without the state?: business and the shaping of the Swiss welfare state, 1890-2000","title-short":"Solidarity without the state?","URL":"https://www.zora.uzh.ch/handle/20.500.14742/111080","author":[{"family":"Leimgruber","given":"Matthieu"}],"accessed":{"date-parts":[["2026",1,29]]},"issued":{"date-parts":[["2008"]]}}}],"schema":"https://github.com/citation-style-language/schema/raw/master/csl-citation.json"} </w:delInstrText>
        </w:r>
        <w:r w:rsidR="00A937F4" w:rsidRPr="00332FBD" w:rsidDel="001C7004">
          <w:fldChar w:fldCharType="separate"/>
        </w:r>
        <w:r w:rsidR="00A937F4" w:rsidRPr="00332FBD" w:rsidDel="001C7004">
          <w:delText>Leimgruber (2008)</w:delText>
        </w:r>
        <w:r w:rsidR="00A937F4" w:rsidRPr="00332FBD" w:rsidDel="001C7004">
          <w:fldChar w:fldCharType="end"/>
        </w:r>
        <w:r w:rsidRPr="00332FBD" w:rsidDel="001C7004">
          <w:delText xml:space="preserve"> sur le rôle prépondérant du privé dans l’état social suisse. Deux autres caractéristiques institutionnelles du modèle suisse sont centrales dans l’analyse de ce développement historique des assurances </w:delText>
        </w:r>
        <w:r w:rsidR="0071627E" w:rsidRPr="00332FBD" w:rsidDel="001C7004">
          <w:delText>sociales :</w:delText>
        </w:r>
        <w:r w:rsidRPr="00332FBD" w:rsidDel="001C7004">
          <w:delText xml:space="preserve"> le fédéralisme et la forme semi-directe de la démocratie.</w:delText>
        </w:r>
      </w:del>
    </w:p>
    <w:p w14:paraId="5BDD6A4F" w14:textId="7DB752CA" w:rsidR="001C7004" w:rsidRPr="00332FBD" w:rsidRDefault="00000000">
      <w:pPr>
        <w:pStyle w:val="Corpsdetexte"/>
        <w:spacing w:before="196" w:line="283" w:lineRule="auto"/>
        <w:ind w:left="0" w:right="98"/>
        <w:rPr>
          <w:ins w:id="189" w:author="Auteur"/>
        </w:rPr>
        <w:pPrChange w:id="190" w:author="Auteur">
          <w:pPr>
            <w:pStyle w:val="Corpsdetexte"/>
            <w:spacing w:before="194" w:line="283" w:lineRule="auto"/>
            <w:ind w:left="0" w:right="95"/>
          </w:pPr>
        </w:pPrChange>
      </w:pPr>
      <w:del w:id="191" w:author="Auteur">
        <w:r w:rsidRPr="00332FBD" w:rsidDel="001C7004">
          <w:delText>Ces mêmes facteurs se retrouvent dans le cadre du développement de l’assurance-maladie. Geoffroy</w:delText>
        </w:r>
        <w:r w:rsidRPr="00332FBD" w:rsidDel="001C7004">
          <w:rPr>
            <w:spacing w:val="-10"/>
          </w:rPr>
          <w:delText xml:space="preserve"> </w:delText>
        </w:r>
        <w:r w:rsidRPr="00332FBD" w:rsidDel="001C7004">
          <w:delText>Legentilhomme</w:delText>
        </w:r>
        <w:r w:rsidRPr="00332FBD" w:rsidDel="001C7004">
          <w:rPr>
            <w:spacing w:val="-10"/>
          </w:rPr>
          <w:delText xml:space="preserve"> </w:delText>
        </w:r>
        <w:r w:rsidRPr="00332FBD" w:rsidDel="001C7004">
          <w:delText>montre</w:delText>
        </w:r>
        <w:r w:rsidRPr="00332FBD" w:rsidDel="001C7004">
          <w:rPr>
            <w:spacing w:val="-10"/>
          </w:rPr>
          <w:delText xml:space="preserve"> </w:delText>
        </w:r>
        <w:r w:rsidRPr="00332FBD" w:rsidDel="001C7004">
          <w:delText>en</w:delText>
        </w:r>
        <w:r w:rsidRPr="00332FBD" w:rsidDel="001C7004">
          <w:rPr>
            <w:spacing w:val="-10"/>
          </w:rPr>
          <w:delText xml:space="preserve"> </w:delText>
        </w:r>
        <w:r w:rsidRPr="00332FBD" w:rsidDel="001C7004">
          <w:delText>effet</w:delText>
        </w:r>
        <w:r w:rsidRPr="00332FBD" w:rsidDel="001C7004">
          <w:rPr>
            <w:spacing w:val="-10"/>
          </w:rPr>
          <w:delText xml:space="preserve"> </w:delText>
        </w:r>
        <w:r w:rsidRPr="00332FBD" w:rsidDel="001C7004">
          <w:delText>que</w:delText>
        </w:r>
        <w:r w:rsidRPr="00332FBD" w:rsidDel="001C7004">
          <w:rPr>
            <w:spacing w:val="-10"/>
          </w:rPr>
          <w:delText xml:space="preserve"> </w:delText>
        </w:r>
        <w:r w:rsidRPr="00332FBD" w:rsidDel="001C7004">
          <w:delText>celui-ci</w:delText>
        </w:r>
        <w:r w:rsidRPr="00332FBD" w:rsidDel="001C7004">
          <w:rPr>
            <w:spacing w:val="-10"/>
          </w:rPr>
          <w:delText xml:space="preserve"> </w:delText>
        </w:r>
        <w:r w:rsidRPr="00332FBD" w:rsidDel="001C7004">
          <w:delText>est</w:delText>
        </w:r>
        <w:r w:rsidRPr="00332FBD" w:rsidDel="001C7004">
          <w:rPr>
            <w:spacing w:val="-10"/>
          </w:rPr>
          <w:delText xml:space="preserve"> </w:delText>
        </w:r>
        <w:r w:rsidRPr="00332FBD" w:rsidDel="001C7004">
          <w:delText>issu</w:delText>
        </w:r>
        <w:r w:rsidRPr="00332FBD" w:rsidDel="001C7004">
          <w:rPr>
            <w:spacing w:val="-10"/>
          </w:rPr>
          <w:delText xml:space="preserve"> </w:delText>
        </w:r>
        <w:r w:rsidRPr="00332FBD" w:rsidDel="001C7004">
          <w:delText>du</w:delText>
        </w:r>
        <w:r w:rsidRPr="00332FBD" w:rsidDel="001C7004">
          <w:rPr>
            <w:spacing w:val="-10"/>
          </w:rPr>
          <w:delText xml:space="preserve"> </w:delText>
        </w:r>
        <w:r w:rsidRPr="00332FBD" w:rsidDel="001C7004">
          <w:delText>système</w:delText>
        </w:r>
        <w:r w:rsidRPr="00332FBD" w:rsidDel="001C7004">
          <w:rPr>
            <w:spacing w:val="-10"/>
          </w:rPr>
          <w:delText xml:space="preserve"> </w:delText>
        </w:r>
        <w:r w:rsidRPr="00332FBD" w:rsidDel="001C7004">
          <w:delText>des</w:delText>
        </w:r>
        <w:r w:rsidRPr="00332FBD" w:rsidDel="001C7004">
          <w:rPr>
            <w:spacing w:val="-10"/>
          </w:rPr>
          <w:delText xml:space="preserve"> </w:delText>
        </w:r>
        <w:r w:rsidRPr="00332FBD" w:rsidDel="001C7004">
          <w:delText>caisses</w:delText>
        </w:r>
        <w:r w:rsidRPr="00332FBD" w:rsidDel="001C7004">
          <w:rPr>
            <w:spacing w:val="-10"/>
          </w:rPr>
          <w:delText xml:space="preserve"> </w:delText>
        </w:r>
        <w:r w:rsidRPr="00332FBD" w:rsidDel="001C7004">
          <w:delText>d’entraide et des caisses professionnelles, des organisations privées, locales et le plus souvent liées à l’affiliation</w:delText>
        </w:r>
        <w:r w:rsidRPr="00332FBD" w:rsidDel="001C7004">
          <w:rPr>
            <w:spacing w:val="-15"/>
          </w:rPr>
          <w:delText xml:space="preserve"> </w:delText>
        </w:r>
        <w:r w:rsidRPr="00332FBD" w:rsidDel="001C7004">
          <w:delText>professionnelle,</w:delText>
        </w:r>
        <w:r w:rsidRPr="00332FBD" w:rsidDel="001C7004">
          <w:rPr>
            <w:spacing w:val="-15"/>
          </w:rPr>
          <w:delText xml:space="preserve"> </w:delText>
        </w:r>
        <w:r w:rsidRPr="00332FBD" w:rsidDel="001C7004">
          <w:delText>qui</w:delText>
        </w:r>
        <w:r w:rsidRPr="00332FBD" w:rsidDel="001C7004">
          <w:rPr>
            <w:spacing w:val="-15"/>
          </w:rPr>
          <w:delText xml:space="preserve"> </w:delText>
        </w:r>
        <w:r w:rsidRPr="00332FBD" w:rsidDel="001C7004">
          <w:delText>se</w:delText>
        </w:r>
        <w:r w:rsidRPr="00332FBD" w:rsidDel="001C7004">
          <w:rPr>
            <w:spacing w:val="-15"/>
          </w:rPr>
          <w:delText xml:space="preserve"> </w:delText>
        </w:r>
        <w:r w:rsidRPr="00332FBD" w:rsidDel="001C7004">
          <w:delText>développent</w:delText>
        </w:r>
        <w:r w:rsidRPr="00332FBD" w:rsidDel="001C7004">
          <w:rPr>
            <w:spacing w:val="-15"/>
          </w:rPr>
          <w:delText xml:space="preserve"> </w:delText>
        </w:r>
        <w:r w:rsidRPr="00332FBD" w:rsidDel="001C7004">
          <w:delText>après</w:delText>
        </w:r>
        <w:r w:rsidRPr="00332FBD" w:rsidDel="001C7004">
          <w:rPr>
            <w:spacing w:val="-15"/>
          </w:rPr>
          <w:delText xml:space="preserve"> </w:delText>
        </w:r>
        <w:r w:rsidRPr="00332FBD" w:rsidDel="001C7004">
          <w:delText>les</w:delText>
        </w:r>
        <w:r w:rsidRPr="00332FBD" w:rsidDel="001C7004">
          <w:rPr>
            <w:spacing w:val="-15"/>
          </w:rPr>
          <w:delText xml:space="preserve"> </w:delText>
        </w:r>
        <w:r w:rsidRPr="00332FBD" w:rsidDel="001C7004">
          <w:delText>années</w:delText>
        </w:r>
        <w:r w:rsidRPr="00332FBD" w:rsidDel="001C7004">
          <w:rPr>
            <w:spacing w:val="-15"/>
          </w:rPr>
          <w:delText xml:space="preserve"> </w:delText>
        </w:r>
        <w:r w:rsidRPr="00332FBD" w:rsidDel="001C7004">
          <w:delText>1840</w:delText>
        </w:r>
        <w:r w:rsidR="00A937F4" w:rsidRPr="00332FBD" w:rsidDel="001C7004">
          <w:delText xml:space="preserve"> </w:delText>
        </w:r>
        <w:r w:rsidR="00A937F4" w:rsidRPr="00332FBD" w:rsidDel="001C7004">
          <w:fldChar w:fldCharType="begin"/>
        </w:r>
        <w:r w:rsidR="00E568D0" w:rsidRPr="00332FBD" w:rsidDel="001C7004">
          <w:delInstrText xml:space="preserve"> ADDIN ZOTERO_ITEM CSL_CITATION {"citationID":"EglDk9Nd","properties":{"formattedCitation":"(Legentilhomme 2024)","plainCitation":"(Legentilhomme 2024)","dontUpdate":true,"noteIndex":0},"citationItems":[{"id":5917,"uris":["http://zotero.org/groups/6347865/items/4EM92H4N"],"itemData":{"id":5917,"type":"book","citation-key":"legentilhommeEntreMutualismeMarche2024","edition":"Alphil-Presses universitaires suisses","publisher-place":"Neuchâtel","title":"Entre mutualisme et marché : le développemet du système suisse d'assurance maladie","author":[{"family":"Legentilhomme","given":"Geoffroy"}],"issued":{"date-parts":[["2024"]]}}}],"schema":"https://github.com/citation-style-language/schema/raw/master/csl-citation.json"} </w:delInstrText>
        </w:r>
        <w:r w:rsidR="00A937F4" w:rsidRPr="00332FBD" w:rsidDel="001C7004">
          <w:fldChar w:fldCharType="separate"/>
        </w:r>
        <w:r w:rsidR="00A937F4" w:rsidRPr="00332FBD" w:rsidDel="001C7004">
          <w:delText>(Legentilhomme, 2024</w:delText>
        </w:r>
        <w:r w:rsidR="000D429B" w:rsidRPr="00332FBD" w:rsidDel="001C7004">
          <w:delText>a</w:delText>
        </w:r>
        <w:r w:rsidR="00A937F4" w:rsidRPr="00332FBD" w:rsidDel="001C7004">
          <w:delText>)</w:delText>
        </w:r>
        <w:r w:rsidR="00A937F4" w:rsidRPr="00332FBD" w:rsidDel="001C7004">
          <w:fldChar w:fldCharType="end"/>
        </w:r>
        <w:r w:rsidRPr="00332FBD" w:rsidDel="001C7004">
          <w:delText>.</w:delText>
        </w:r>
        <w:r w:rsidR="00C5376E" w:rsidRPr="00332FBD" w:rsidDel="001C7004">
          <w:rPr>
            <w:spacing w:val="-15"/>
          </w:rPr>
          <w:delText xml:space="preserve"> </w:delText>
        </w:r>
        <w:r w:rsidR="00565F91" w:rsidRPr="00332FBD" w:rsidDel="001C7004">
          <w:rPr>
            <w:spacing w:val="-15"/>
          </w:rPr>
          <w:delText xml:space="preserve">À la </w:delText>
        </w:r>
        <w:r w:rsidR="00565F91" w:rsidRPr="00332FBD" w:rsidDel="001C7004">
          <w:delText>fin</w:delText>
        </w:r>
        <w:r w:rsidR="00565F91" w:rsidRPr="00332FBD" w:rsidDel="001C7004">
          <w:rPr>
            <w:spacing w:val="-7"/>
          </w:rPr>
          <w:delText xml:space="preserve"> </w:delText>
        </w:r>
        <w:r w:rsidR="00565F91" w:rsidRPr="00332FBD" w:rsidDel="001C7004">
          <w:delText>du</w:delText>
        </w:r>
        <w:r w:rsidR="00565F91" w:rsidRPr="00332FBD" w:rsidDel="001C7004">
          <w:rPr>
            <w:spacing w:val="-7"/>
          </w:rPr>
          <w:delText xml:space="preserve"> </w:delText>
        </w:r>
        <w:r w:rsidR="00565F91" w:rsidRPr="00332FBD" w:rsidDel="001C7004">
          <w:delText>XIXe</w:delText>
        </w:r>
        <w:r w:rsidR="00565F91" w:rsidRPr="00332FBD" w:rsidDel="001C7004">
          <w:rPr>
            <w:spacing w:val="-7"/>
          </w:rPr>
          <w:delText xml:space="preserve"> </w:delText>
        </w:r>
        <w:r w:rsidR="00565F91" w:rsidRPr="00332FBD" w:rsidDel="001C7004">
          <w:delText>siècle,</w:delText>
        </w:r>
        <w:r w:rsidR="00565F91" w:rsidRPr="00332FBD" w:rsidDel="001C7004">
          <w:rPr>
            <w:spacing w:val="-7"/>
          </w:rPr>
          <w:delText xml:space="preserve"> </w:delText>
        </w:r>
        <w:r w:rsidR="00565F91" w:rsidRPr="00332FBD" w:rsidDel="001C7004">
          <w:delText>des</w:delText>
        </w:r>
        <w:r w:rsidR="00565F91" w:rsidRPr="00332FBD" w:rsidDel="001C7004">
          <w:rPr>
            <w:spacing w:val="-7"/>
          </w:rPr>
          <w:delText xml:space="preserve"> </w:delText>
        </w:r>
        <w:r w:rsidR="00565F91" w:rsidRPr="00332FBD" w:rsidDel="001C7004">
          <w:delText>pressions</w:delText>
        </w:r>
        <w:r w:rsidR="00565F91" w:rsidRPr="00332FBD" w:rsidDel="001C7004">
          <w:rPr>
            <w:spacing w:val="-7"/>
          </w:rPr>
          <w:delText xml:space="preserve"> </w:delText>
        </w:r>
        <w:r w:rsidR="00565F91" w:rsidRPr="00332FBD" w:rsidDel="001C7004">
          <w:delText>radicales</w:delText>
        </w:r>
        <w:r w:rsidR="00565F91" w:rsidRPr="00332FBD" w:rsidDel="001C7004">
          <w:rPr>
            <w:spacing w:val="-7"/>
          </w:rPr>
          <w:delText xml:space="preserve"> </w:delText>
        </w:r>
        <w:r w:rsidR="00565F91" w:rsidRPr="00332FBD" w:rsidDel="001C7004">
          <w:delText>et</w:delText>
        </w:r>
        <w:r w:rsidR="00565F91" w:rsidRPr="00332FBD" w:rsidDel="001C7004">
          <w:rPr>
            <w:spacing w:val="-7"/>
          </w:rPr>
          <w:delText xml:space="preserve"> </w:delText>
        </w:r>
        <w:r w:rsidR="00565F91" w:rsidRPr="00332FBD" w:rsidDel="001C7004">
          <w:delText>des</w:delText>
        </w:r>
        <w:r w:rsidR="00565F91" w:rsidRPr="00332FBD" w:rsidDel="001C7004">
          <w:rPr>
            <w:spacing w:val="-7"/>
          </w:rPr>
          <w:delText xml:space="preserve"> </w:delText>
        </w:r>
        <w:r w:rsidR="00565F91" w:rsidRPr="00332FBD" w:rsidDel="001C7004">
          <w:delText>syndicats</w:delText>
        </w:r>
        <w:r w:rsidR="00565F91" w:rsidRPr="00332FBD" w:rsidDel="001C7004">
          <w:rPr>
            <w:spacing w:val="-7"/>
          </w:rPr>
          <w:delText xml:space="preserve"> </w:delText>
        </w:r>
        <w:r w:rsidR="00565F91" w:rsidRPr="00332FBD" w:rsidDel="001C7004">
          <w:delText>poussent</w:delText>
        </w:r>
        <w:r w:rsidR="00565F91" w:rsidRPr="00332FBD" w:rsidDel="001C7004">
          <w:rPr>
            <w:spacing w:val="-7"/>
          </w:rPr>
          <w:delText xml:space="preserve"> </w:delText>
        </w:r>
        <w:r w:rsidR="00565F91" w:rsidRPr="00332FBD" w:rsidDel="001C7004">
          <w:delText>pour</w:delText>
        </w:r>
        <w:r w:rsidR="00565F91" w:rsidRPr="00332FBD" w:rsidDel="001C7004">
          <w:rPr>
            <w:spacing w:val="-7"/>
          </w:rPr>
          <w:delText xml:space="preserve"> </w:delText>
        </w:r>
        <w:r w:rsidR="00565F91" w:rsidRPr="00332FBD" w:rsidDel="001C7004">
          <w:delText>une</w:delText>
        </w:r>
        <w:r w:rsidR="00565F91" w:rsidRPr="00332FBD" w:rsidDel="001C7004">
          <w:rPr>
            <w:spacing w:val="-7"/>
          </w:rPr>
          <w:delText xml:space="preserve"> </w:delText>
        </w:r>
        <w:r w:rsidR="00565F91" w:rsidRPr="00332FBD" w:rsidDel="001C7004">
          <w:delText xml:space="preserve">réglementation des prestations, </w:delText>
        </w:r>
        <w:r w:rsidR="005D0B38" w:rsidRPr="00332FBD" w:rsidDel="001C7004">
          <w:delText>à la suite de</w:delText>
        </w:r>
        <w:r w:rsidR="00565F91" w:rsidRPr="00332FBD" w:rsidDel="001C7004">
          <w:delText xml:space="preserve"> manquements financiers dans la gestion des caisses, et dans le sillage des premières impulsions pour le développement de la protection sociale en Europe, notamment en Allemagne. Les soins sont au centre de la première tentative d’instaurer une politique sociale, dans le cadre de l’élaboration de la Loi Forrer, du nom d’un politicien du parti Radical, acceptée par le parlement en 1889. Celle-ci prévoit une couverture obligatoire pour les soins et les accidents, notamment par le biais de caisses publiques, ainsi qu’une harmonisation des prestations (</w:delText>
        </w:r>
        <w:r w:rsidR="00565F91" w:rsidRPr="00332FBD" w:rsidDel="001C7004">
          <w:fldChar w:fldCharType="begin"/>
        </w:r>
        <w:r w:rsidR="00565F91" w:rsidRPr="00332FBD" w:rsidDel="001C7004">
          <w:delInstrText>HYPERLINK \l "_bookmark58"</w:delInstrText>
        </w:r>
        <w:r w:rsidR="00565F91" w:rsidRPr="00332FBD" w:rsidDel="001C7004">
          <w:fldChar w:fldCharType="separate"/>
        </w:r>
        <w:r w:rsidR="00565F91" w:rsidRPr="00332FBD" w:rsidDel="001C7004">
          <w:delText>Legentilhomme</w:delText>
        </w:r>
        <w:r w:rsidR="00A937F4" w:rsidRPr="00332FBD" w:rsidDel="001C7004">
          <w:delText>,</w:delText>
        </w:r>
        <w:r w:rsidR="00565F91" w:rsidRPr="00332FBD" w:rsidDel="001C7004">
          <w:delText xml:space="preserve"> 2024</w:delText>
        </w:r>
        <w:r w:rsidR="00565F91" w:rsidRPr="00332FBD" w:rsidDel="001C7004">
          <w:fldChar w:fldCharType="end"/>
        </w:r>
        <w:r w:rsidR="000D429B" w:rsidRPr="00332FBD" w:rsidDel="001C7004">
          <w:delText>a</w:delText>
        </w:r>
        <w:r w:rsidR="00565F91" w:rsidRPr="00332FBD" w:rsidDel="001C7004">
          <w:delText>). Elle suscite une importante opposition de la part d’un groupe aux intérêts hétéroclites, des mutuelles aux représentants des médecins, ainsi</w:delText>
        </w:r>
        <w:r w:rsidR="00565F91" w:rsidRPr="00332FBD" w:rsidDel="001C7004">
          <w:rPr>
            <w:spacing w:val="-1"/>
          </w:rPr>
          <w:delText xml:space="preserve"> </w:delText>
        </w:r>
        <w:r w:rsidR="00565F91" w:rsidRPr="00332FBD" w:rsidDel="001C7004">
          <w:delText>que</w:delText>
        </w:r>
        <w:r w:rsidR="00565F91" w:rsidRPr="00332FBD" w:rsidDel="001C7004">
          <w:rPr>
            <w:spacing w:val="-2"/>
          </w:rPr>
          <w:delText xml:space="preserve"> </w:delText>
        </w:r>
        <w:r w:rsidR="00565F91" w:rsidRPr="00332FBD" w:rsidDel="001C7004">
          <w:delText>des</w:delText>
        </w:r>
        <w:r w:rsidR="00565F91" w:rsidRPr="00332FBD" w:rsidDel="001C7004">
          <w:rPr>
            <w:spacing w:val="-1"/>
          </w:rPr>
          <w:delText xml:space="preserve"> </w:delText>
        </w:r>
        <w:r w:rsidR="00565F91" w:rsidRPr="00332FBD" w:rsidDel="001C7004">
          <w:delText>syndicats</w:delText>
        </w:r>
        <w:r w:rsidR="00565F91" w:rsidRPr="00332FBD" w:rsidDel="001C7004">
          <w:rPr>
            <w:spacing w:val="-2"/>
          </w:rPr>
          <w:delText xml:space="preserve"> </w:delText>
        </w:r>
        <w:r w:rsidR="00565F91" w:rsidRPr="00332FBD" w:rsidDel="001C7004">
          <w:delText>et</w:delText>
        </w:r>
        <w:r w:rsidR="00565F91" w:rsidRPr="00332FBD" w:rsidDel="001C7004">
          <w:rPr>
            <w:spacing w:val="-1"/>
          </w:rPr>
          <w:delText xml:space="preserve"> </w:delText>
        </w:r>
        <w:r w:rsidR="00565F91" w:rsidRPr="00332FBD" w:rsidDel="001C7004">
          <w:delText>partis</w:delText>
        </w:r>
        <w:r w:rsidR="00565F91" w:rsidRPr="00332FBD" w:rsidDel="001C7004">
          <w:rPr>
            <w:spacing w:val="-2"/>
          </w:rPr>
          <w:delText xml:space="preserve"> </w:delText>
        </w:r>
        <w:r w:rsidR="00565F91" w:rsidRPr="00332FBD" w:rsidDel="001C7004">
          <w:delText>de</w:delText>
        </w:r>
        <w:r w:rsidR="00565F91" w:rsidRPr="00332FBD" w:rsidDel="001C7004">
          <w:rPr>
            <w:spacing w:val="-1"/>
          </w:rPr>
          <w:delText xml:space="preserve"> </w:delText>
        </w:r>
        <w:r w:rsidR="00565F91" w:rsidRPr="00332FBD" w:rsidDel="001C7004">
          <w:delText>la</w:delText>
        </w:r>
        <w:r w:rsidR="00565F91" w:rsidRPr="00332FBD" w:rsidDel="001C7004">
          <w:rPr>
            <w:spacing w:val="-2"/>
          </w:rPr>
          <w:delText xml:space="preserve"> </w:delText>
        </w:r>
        <w:r w:rsidR="00565F91" w:rsidRPr="00332FBD" w:rsidDel="001C7004">
          <w:delText>droite</w:delText>
        </w:r>
        <w:r w:rsidR="00A937F4" w:rsidRPr="00332FBD" w:rsidDel="001C7004">
          <w:delText xml:space="preserve"> </w:delText>
        </w:r>
        <w:r w:rsidR="00A937F4" w:rsidRPr="00332FBD" w:rsidDel="001C7004">
          <w:fldChar w:fldCharType="begin"/>
        </w:r>
        <w:r w:rsidR="00E568D0" w:rsidRPr="00332FBD" w:rsidDel="001C7004">
          <w:delInstrText xml:space="preserve"> ADDIN ZOTERO_ITEM CSL_CITATION {"citationID":"SDAaeEvC","properties":{"formattedCitation":"(Bonoli et Fossati 2024)","plainCitation":"(Bonoli et Fossati 2024)","dontUpdate":true,"noteIndex":0},"citationItems":[{"id":5746,"uris":["http://zotero.org/groups/6347865/items/NYFGDRZ4"],"itemData":{"id":5746,"type":"chapter","call-number":"320.949 4","citation-key":"bonoliSocialPolicy2024","collection-title":"Oxford handbooks","container-title":"The Oxford handbook of Swiss politics","ISBN":"978-0-19-287178-7","language":"en","publisher":"Oxford university press","publisher-place":"Oxford","source":"BnF ISBN","title":"Social policy","author":[{"family":"Bonoli","given":"Giuliano"},{"family":"Fossati","given":"Flavia"}],"issued":{"date-parts":[["2024"]]}}}],"schema":"https://github.com/citation-style-language/schema/raw/master/csl-citation.json"} </w:delInstrText>
        </w:r>
        <w:r w:rsidR="00A937F4" w:rsidRPr="00332FBD" w:rsidDel="001C7004">
          <w:fldChar w:fldCharType="separate"/>
        </w:r>
        <w:r w:rsidR="00A937F4" w:rsidRPr="00332FBD" w:rsidDel="001C7004">
          <w:delText>(Bonoli &amp; Fossati, 2024)</w:delText>
        </w:r>
        <w:r w:rsidR="00A937F4" w:rsidRPr="00332FBD" w:rsidDel="001C7004">
          <w:fldChar w:fldCharType="end"/>
        </w:r>
        <w:r w:rsidR="00565F91" w:rsidRPr="00332FBD" w:rsidDel="001C7004">
          <w:delText>.</w:delText>
        </w:r>
        <w:r w:rsidR="00565F91" w:rsidRPr="00332FBD" w:rsidDel="001C7004">
          <w:rPr>
            <w:spacing w:val="-1"/>
          </w:rPr>
          <w:delText xml:space="preserve"> </w:delText>
        </w:r>
        <w:r w:rsidR="00565F91" w:rsidRPr="00332FBD" w:rsidDel="001C7004">
          <w:delText>Si</w:delText>
        </w:r>
        <w:r w:rsidR="00565F91" w:rsidRPr="00332FBD" w:rsidDel="001C7004">
          <w:rPr>
            <w:spacing w:val="-2"/>
          </w:rPr>
          <w:delText xml:space="preserve"> </w:delText>
        </w:r>
        <w:r w:rsidR="00565F91" w:rsidRPr="00332FBD" w:rsidDel="001C7004">
          <w:delText>la</w:delText>
        </w:r>
        <w:r w:rsidR="00565F91" w:rsidRPr="00332FBD" w:rsidDel="001C7004">
          <w:rPr>
            <w:spacing w:val="-1"/>
          </w:rPr>
          <w:delText xml:space="preserve"> </w:delText>
        </w:r>
        <w:r w:rsidR="00565F91" w:rsidRPr="00332FBD" w:rsidDel="001C7004">
          <w:delText>loi</w:delText>
        </w:r>
        <w:r w:rsidR="00565F91" w:rsidRPr="00332FBD" w:rsidDel="001C7004">
          <w:rPr>
            <w:spacing w:val="-2"/>
          </w:rPr>
          <w:delText xml:space="preserve"> </w:delText>
        </w:r>
        <w:r w:rsidR="00565F91" w:rsidRPr="00332FBD" w:rsidDel="001C7004">
          <w:delText>Forrer</w:delText>
        </w:r>
        <w:r w:rsidR="00565F91" w:rsidRPr="00332FBD" w:rsidDel="001C7004">
          <w:rPr>
            <w:spacing w:val="-1"/>
          </w:rPr>
          <w:delText xml:space="preserve"> </w:delText>
        </w:r>
        <w:r w:rsidR="00565F91" w:rsidRPr="00332FBD" w:rsidDel="001C7004">
          <w:delText>est</w:delText>
        </w:r>
        <w:r w:rsidR="00565F91" w:rsidRPr="00332FBD" w:rsidDel="001C7004">
          <w:rPr>
            <w:spacing w:val="-2"/>
          </w:rPr>
          <w:delText xml:space="preserve"> </w:delText>
        </w:r>
        <w:r w:rsidR="00565F91" w:rsidRPr="00332FBD" w:rsidDel="001C7004">
          <w:delText>rejetée par un référendum populaire en 1900, sa discussion aura donné une impulsion à la coalition d’assureurs qui s’organise afin de militer pour son rejet, notamment par la Fédération des Sociétés de secours mutuels de la Suisse Romande, composée des associations d’entraide de</w:delText>
        </w:r>
        <w:r w:rsidR="00565F91" w:rsidRPr="00332FBD" w:rsidDel="001C7004">
          <w:rPr>
            <w:spacing w:val="80"/>
          </w:rPr>
          <w:delText xml:space="preserve"> </w:delText>
        </w:r>
        <w:r w:rsidR="00565F91" w:rsidRPr="00332FBD" w:rsidDel="001C7004">
          <w:delText>la</w:delText>
        </w:r>
        <w:r w:rsidR="00565F91" w:rsidRPr="00332FBD" w:rsidDel="001C7004">
          <w:rPr>
            <w:spacing w:val="39"/>
          </w:rPr>
          <w:delText xml:space="preserve"> </w:delText>
        </w:r>
        <w:r w:rsidR="00565F91" w:rsidRPr="00332FBD" w:rsidDel="001C7004">
          <w:delText>Suisse</w:delText>
        </w:r>
        <w:r w:rsidR="00565F91" w:rsidRPr="00332FBD" w:rsidDel="001C7004">
          <w:rPr>
            <w:spacing w:val="39"/>
          </w:rPr>
          <w:delText xml:space="preserve"> </w:delText>
        </w:r>
        <w:r w:rsidR="00565F91" w:rsidRPr="00332FBD" w:rsidDel="001C7004">
          <w:delText>francophone.</w:delText>
        </w:r>
        <w:r w:rsidR="00565F91" w:rsidRPr="00332FBD" w:rsidDel="001C7004">
          <w:rPr>
            <w:spacing w:val="39"/>
          </w:rPr>
          <w:delText xml:space="preserve"> </w:delText>
        </w:r>
        <w:r w:rsidR="00565F91" w:rsidRPr="00332FBD" w:rsidDel="001C7004">
          <w:delText>Alliée</w:delText>
        </w:r>
        <w:r w:rsidR="00565F91" w:rsidRPr="00332FBD" w:rsidDel="001C7004">
          <w:rPr>
            <w:spacing w:val="39"/>
          </w:rPr>
          <w:delText xml:space="preserve"> </w:delText>
        </w:r>
        <w:r w:rsidR="00565F91" w:rsidRPr="00332FBD" w:rsidDel="001C7004">
          <w:delText>à</w:delText>
        </w:r>
        <w:r w:rsidR="00565F91" w:rsidRPr="00332FBD" w:rsidDel="001C7004">
          <w:rPr>
            <w:spacing w:val="39"/>
          </w:rPr>
          <w:delText xml:space="preserve"> </w:delText>
        </w:r>
        <w:r w:rsidR="00565F91" w:rsidRPr="00332FBD" w:rsidDel="001C7004">
          <w:delText>ses</w:delText>
        </w:r>
        <w:r w:rsidR="00565F91" w:rsidRPr="00332FBD" w:rsidDel="001C7004">
          <w:rPr>
            <w:spacing w:val="39"/>
          </w:rPr>
          <w:delText xml:space="preserve"> </w:delText>
        </w:r>
        <w:r w:rsidR="00565F91" w:rsidRPr="00332FBD" w:rsidDel="001C7004">
          <w:delText>homologues</w:delText>
        </w:r>
        <w:r w:rsidR="00565F91" w:rsidRPr="00332FBD" w:rsidDel="001C7004">
          <w:rPr>
            <w:spacing w:val="39"/>
          </w:rPr>
          <w:delText xml:space="preserve"> </w:delText>
        </w:r>
        <w:r w:rsidR="00565F91" w:rsidRPr="00332FBD" w:rsidDel="001C7004">
          <w:delText>germaniques,</w:delText>
        </w:r>
        <w:r w:rsidR="00565F91" w:rsidRPr="00332FBD" w:rsidDel="001C7004">
          <w:rPr>
            <w:spacing w:val="39"/>
          </w:rPr>
          <w:delText xml:space="preserve"> </w:delText>
        </w:r>
        <w:r w:rsidR="00565F91" w:rsidRPr="00332FBD" w:rsidDel="001C7004">
          <w:delText>cette</w:delText>
        </w:r>
        <w:r w:rsidR="00565F91" w:rsidRPr="00332FBD" w:rsidDel="001C7004">
          <w:rPr>
            <w:spacing w:val="39"/>
          </w:rPr>
          <w:delText xml:space="preserve"> </w:delText>
        </w:r>
        <w:r w:rsidR="00565F91" w:rsidRPr="00332FBD" w:rsidDel="001C7004">
          <w:delText>coalition</w:delText>
        </w:r>
        <w:r w:rsidR="00565F91" w:rsidRPr="00332FBD" w:rsidDel="001C7004">
          <w:rPr>
            <w:spacing w:val="39"/>
          </w:rPr>
          <w:delText xml:space="preserve"> </w:delText>
        </w:r>
        <w:r w:rsidR="00565F91" w:rsidRPr="00332FBD" w:rsidDel="001C7004">
          <w:delText>mène</w:delText>
        </w:r>
        <w:r w:rsidR="00565F91" w:rsidRPr="00332FBD" w:rsidDel="001C7004">
          <w:rPr>
            <w:spacing w:val="39"/>
          </w:rPr>
          <w:delText xml:space="preserve"> </w:delText>
        </w:r>
        <w:r w:rsidR="00565F91" w:rsidRPr="00332FBD" w:rsidDel="001C7004">
          <w:delText>ensuite une politique coordonnée dans les commissions extra-parlementaires chargées d’élaborer une alternative</w:delText>
        </w:r>
        <w:r w:rsidR="00565F91" w:rsidRPr="00332FBD" w:rsidDel="001C7004">
          <w:rPr>
            <w:spacing w:val="-6"/>
          </w:rPr>
          <w:delText xml:space="preserve"> </w:delText>
        </w:r>
        <w:r w:rsidR="00565F91" w:rsidRPr="00332FBD" w:rsidDel="001C7004">
          <w:delText>à</w:delText>
        </w:r>
        <w:r w:rsidR="00565F91" w:rsidRPr="00332FBD" w:rsidDel="001C7004">
          <w:rPr>
            <w:spacing w:val="-6"/>
          </w:rPr>
          <w:delText xml:space="preserve"> </w:delText>
        </w:r>
        <w:r w:rsidR="00565F91" w:rsidRPr="00332FBD" w:rsidDel="001C7004">
          <w:delText>la</w:delText>
        </w:r>
        <w:r w:rsidR="00565F91" w:rsidRPr="00332FBD" w:rsidDel="001C7004">
          <w:rPr>
            <w:spacing w:val="-6"/>
          </w:rPr>
          <w:delText xml:space="preserve"> </w:delText>
        </w:r>
        <w:r w:rsidR="00565F91" w:rsidRPr="00332FBD" w:rsidDel="001C7004">
          <w:delText>loi,</w:delText>
        </w:r>
        <w:r w:rsidR="00565F91" w:rsidRPr="00332FBD" w:rsidDel="001C7004">
          <w:rPr>
            <w:spacing w:val="-6"/>
          </w:rPr>
          <w:delText xml:space="preserve"> </w:delText>
        </w:r>
        <w:r w:rsidR="00565F91" w:rsidRPr="00332FBD" w:rsidDel="001C7004">
          <w:delText>qui</w:delText>
        </w:r>
        <w:r w:rsidR="00565F91" w:rsidRPr="00332FBD" w:rsidDel="001C7004">
          <w:rPr>
            <w:spacing w:val="-6"/>
          </w:rPr>
          <w:delText xml:space="preserve"> </w:delText>
        </w:r>
        <w:r w:rsidR="00565F91" w:rsidRPr="00332FBD" w:rsidDel="001C7004">
          <w:delText>prendra</w:delText>
        </w:r>
        <w:r w:rsidR="00565F91" w:rsidRPr="00332FBD" w:rsidDel="001C7004">
          <w:rPr>
            <w:spacing w:val="-6"/>
          </w:rPr>
          <w:delText xml:space="preserve"> </w:delText>
        </w:r>
        <w:r w:rsidR="00565F91" w:rsidRPr="00332FBD" w:rsidDel="001C7004">
          <w:delText>la</w:delText>
        </w:r>
        <w:r w:rsidR="00565F91" w:rsidRPr="00332FBD" w:rsidDel="001C7004">
          <w:rPr>
            <w:spacing w:val="-6"/>
          </w:rPr>
          <w:delText xml:space="preserve"> </w:delText>
        </w:r>
        <w:r w:rsidR="00565F91" w:rsidRPr="00332FBD" w:rsidDel="001C7004">
          <w:delText>forme</w:delText>
        </w:r>
        <w:r w:rsidR="00565F91" w:rsidRPr="00332FBD" w:rsidDel="001C7004">
          <w:rPr>
            <w:spacing w:val="-6"/>
          </w:rPr>
          <w:delText xml:space="preserve"> </w:delText>
        </w:r>
        <w:r w:rsidR="00565F91" w:rsidRPr="00332FBD" w:rsidDel="001C7004">
          <w:delText>nouvelle</w:delText>
        </w:r>
        <w:r w:rsidR="00565F91" w:rsidRPr="00332FBD" w:rsidDel="001C7004">
          <w:rPr>
            <w:spacing w:val="-6"/>
          </w:rPr>
          <w:delText xml:space="preserve"> </w:delText>
        </w:r>
        <w:r w:rsidR="00565F91" w:rsidRPr="00332FBD" w:rsidDel="001C7004">
          <w:delText>Loi</w:delText>
        </w:r>
        <w:r w:rsidR="00565F91" w:rsidRPr="00332FBD" w:rsidDel="001C7004">
          <w:rPr>
            <w:spacing w:val="-6"/>
          </w:rPr>
          <w:delText xml:space="preserve"> </w:delText>
        </w:r>
        <w:r w:rsidR="00565F91" w:rsidRPr="00332FBD" w:rsidDel="001C7004">
          <w:delText>fédérale</w:delText>
        </w:r>
        <w:r w:rsidR="00565F91" w:rsidRPr="00332FBD" w:rsidDel="001C7004">
          <w:rPr>
            <w:spacing w:val="-6"/>
          </w:rPr>
          <w:delText xml:space="preserve"> </w:delText>
        </w:r>
        <w:r w:rsidR="00565F91" w:rsidRPr="00332FBD" w:rsidDel="001C7004">
          <w:delText>sur</w:delText>
        </w:r>
        <w:r w:rsidR="00565F91" w:rsidRPr="00332FBD" w:rsidDel="001C7004">
          <w:rPr>
            <w:spacing w:val="-6"/>
          </w:rPr>
          <w:delText xml:space="preserve"> </w:delText>
        </w:r>
        <w:r w:rsidR="00565F91" w:rsidRPr="00332FBD" w:rsidDel="001C7004">
          <w:delText>l’assurance</w:delText>
        </w:r>
        <w:r w:rsidR="00565F91" w:rsidRPr="00332FBD" w:rsidDel="001C7004">
          <w:rPr>
            <w:spacing w:val="-6"/>
          </w:rPr>
          <w:delText xml:space="preserve"> </w:delText>
        </w:r>
        <w:r w:rsidR="00565F91" w:rsidRPr="00332FBD" w:rsidDel="001C7004">
          <w:delText>en</w:delText>
        </w:r>
        <w:r w:rsidR="00565F91" w:rsidRPr="00332FBD" w:rsidDel="001C7004">
          <w:rPr>
            <w:spacing w:val="-6"/>
          </w:rPr>
          <w:delText xml:space="preserve"> </w:delText>
        </w:r>
        <w:r w:rsidR="00565F91" w:rsidRPr="00332FBD" w:rsidDel="001C7004">
          <w:delText>cas</w:delText>
        </w:r>
        <w:r w:rsidR="00565F91" w:rsidRPr="00332FBD" w:rsidDel="001C7004">
          <w:rPr>
            <w:spacing w:val="-6"/>
          </w:rPr>
          <w:delText xml:space="preserve"> </w:delText>
        </w:r>
        <w:r w:rsidR="00565F91" w:rsidRPr="00332FBD" w:rsidDel="001C7004">
          <w:delText>de</w:delText>
        </w:r>
        <w:r w:rsidR="00565F91" w:rsidRPr="00332FBD" w:rsidDel="001C7004">
          <w:rPr>
            <w:spacing w:val="-6"/>
          </w:rPr>
          <w:delText xml:space="preserve"> </w:delText>
        </w:r>
        <w:r w:rsidR="00565F91" w:rsidRPr="00332FBD" w:rsidDel="001C7004">
          <w:delText>maladie et d’accidents en (LAMA). Acceptée en 1912, celle-ci ne comprend pas de caisses maladies publiques</w:delText>
        </w:r>
        <w:r w:rsidR="00565F91" w:rsidRPr="00332FBD" w:rsidDel="001C7004">
          <w:rPr>
            <w:spacing w:val="32"/>
          </w:rPr>
          <w:delText xml:space="preserve"> </w:delText>
        </w:r>
        <w:r w:rsidR="00565F91" w:rsidRPr="00332FBD" w:rsidDel="001C7004">
          <w:delText>au</w:delText>
        </w:r>
        <w:r w:rsidR="00565F91" w:rsidRPr="00332FBD" w:rsidDel="001C7004">
          <w:rPr>
            <w:spacing w:val="32"/>
          </w:rPr>
          <w:delText xml:space="preserve"> </w:delText>
        </w:r>
        <w:r w:rsidR="00565F91" w:rsidRPr="00332FBD" w:rsidDel="001C7004">
          <w:delText>niveau</w:delText>
        </w:r>
        <w:r w:rsidR="00565F91" w:rsidRPr="00332FBD" w:rsidDel="001C7004">
          <w:rPr>
            <w:spacing w:val="32"/>
          </w:rPr>
          <w:delText xml:space="preserve"> </w:delText>
        </w:r>
        <w:r w:rsidR="00565F91" w:rsidRPr="00332FBD" w:rsidDel="001C7004">
          <w:delText>fédéral,</w:delText>
        </w:r>
        <w:r w:rsidR="00565F91" w:rsidRPr="00332FBD" w:rsidDel="001C7004">
          <w:rPr>
            <w:spacing w:val="32"/>
          </w:rPr>
          <w:delText xml:space="preserve"> </w:delText>
        </w:r>
        <w:r w:rsidR="00565F91" w:rsidRPr="00332FBD" w:rsidDel="001C7004">
          <w:delText>ni</w:delText>
        </w:r>
        <w:r w:rsidR="00565F91" w:rsidRPr="00332FBD" w:rsidDel="001C7004">
          <w:rPr>
            <w:spacing w:val="32"/>
          </w:rPr>
          <w:delText xml:space="preserve"> </w:delText>
        </w:r>
        <w:r w:rsidR="00565F91" w:rsidRPr="00332FBD" w:rsidDel="001C7004">
          <w:lastRenderedPageBreak/>
          <w:delText>d’obligation</w:delText>
        </w:r>
        <w:r w:rsidR="00565F91" w:rsidRPr="00332FBD" w:rsidDel="001C7004">
          <w:rPr>
            <w:spacing w:val="32"/>
          </w:rPr>
          <w:delText xml:space="preserve"> </w:delText>
        </w:r>
        <w:r w:rsidR="00565F91" w:rsidRPr="00332FBD" w:rsidDel="001C7004">
          <w:delText>de</w:delText>
        </w:r>
        <w:r w:rsidR="00565F91" w:rsidRPr="00332FBD" w:rsidDel="001C7004">
          <w:rPr>
            <w:spacing w:val="32"/>
          </w:rPr>
          <w:delText xml:space="preserve"> </w:delText>
        </w:r>
        <w:r w:rsidR="00565F91" w:rsidRPr="00332FBD" w:rsidDel="001C7004">
          <w:delText>souscription</w:delText>
        </w:r>
        <w:r w:rsidR="00565F91" w:rsidRPr="00332FBD" w:rsidDel="001C7004">
          <w:rPr>
            <w:spacing w:val="32"/>
          </w:rPr>
          <w:delText xml:space="preserve"> </w:delText>
        </w:r>
        <w:r w:rsidR="00565F91" w:rsidRPr="00332FBD" w:rsidDel="001C7004">
          <w:delText>à</w:delText>
        </w:r>
        <w:r w:rsidR="00565F91" w:rsidRPr="00332FBD" w:rsidDel="001C7004">
          <w:rPr>
            <w:spacing w:val="32"/>
          </w:rPr>
          <w:delText xml:space="preserve"> </w:delText>
        </w:r>
        <w:r w:rsidR="00565F91" w:rsidRPr="00332FBD" w:rsidDel="001C7004">
          <w:delText>une</w:delText>
        </w:r>
        <w:r w:rsidR="00565F91" w:rsidRPr="00332FBD" w:rsidDel="001C7004">
          <w:rPr>
            <w:spacing w:val="32"/>
          </w:rPr>
          <w:delText xml:space="preserve"> </w:delText>
        </w:r>
        <w:r w:rsidR="00565F91" w:rsidRPr="00332FBD" w:rsidDel="001C7004">
          <w:delText>assurance,</w:delText>
        </w:r>
        <w:r w:rsidR="00565F91" w:rsidRPr="00332FBD" w:rsidDel="001C7004">
          <w:rPr>
            <w:spacing w:val="32"/>
          </w:rPr>
          <w:delText xml:space="preserve"> </w:delText>
        </w:r>
        <w:r w:rsidR="00565F91" w:rsidRPr="00332FBD" w:rsidDel="001C7004">
          <w:delText xml:space="preserve">contrairement à la loi Forrer précédemment </w:delText>
        </w:r>
        <w:r w:rsidR="0071627E" w:rsidRPr="00332FBD" w:rsidDel="001C7004">
          <w:delText>décrite ;</w:delText>
        </w:r>
        <w:r w:rsidR="00565F91" w:rsidRPr="00332FBD" w:rsidDel="001C7004">
          <w:delText xml:space="preserve"> elle limite, pour les soins, à des subsides fédéraux qui impliquent également une forme d’harmonisation des prestations (</w:delText>
        </w:r>
        <w:r w:rsidR="00565F91" w:rsidRPr="00332FBD" w:rsidDel="001C7004">
          <w:fldChar w:fldCharType="begin"/>
        </w:r>
        <w:r w:rsidR="00565F91" w:rsidRPr="00332FBD" w:rsidDel="001C7004">
          <w:delInstrText>HYPERLINK \l "_bookmark58"</w:delInstrText>
        </w:r>
        <w:r w:rsidR="00565F91" w:rsidRPr="00332FBD" w:rsidDel="001C7004">
          <w:fldChar w:fldCharType="separate"/>
        </w:r>
        <w:r w:rsidR="00565F91" w:rsidRPr="00332FBD" w:rsidDel="001C7004">
          <w:delText>Legentilhomme</w:delText>
        </w:r>
        <w:r w:rsidR="00DC1E0E" w:rsidRPr="00332FBD" w:rsidDel="001C7004">
          <w:delText>,</w:delText>
        </w:r>
        <w:r w:rsidR="00565F91" w:rsidRPr="00332FBD" w:rsidDel="001C7004">
          <w:delText xml:space="preserve"> 2024</w:delText>
        </w:r>
        <w:r w:rsidR="00565F91" w:rsidRPr="00332FBD" w:rsidDel="001C7004">
          <w:fldChar w:fldCharType="end"/>
        </w:r>
        <w:r w:rsidR="000D429B" w:rsidRPr="00332FBD" w:rsidDel="001C7004">
          <w:delText>a</w:delText>
        </w:r>
        <w:r w:rsidR="00565F91" w:rsidRPr="00332FBD" w:rsidDel="001C7004">
          <w:delText>).</w:delText>
        </w:r>
      </w:del>
      <w:ins w:id="192" w:author="Auteur">
        <w:r w:rsidR="001C7004" w:rsidRPr="00332FBD">
          <w:t xml:space="preserve">La persistance des tentatives de </w:t>
        </w:r>
        <w:del w:id="193" w:author="Auteur">
          <w:r w:rsidR="001C7004" w:rsidRPr="00332FBD" w:rsidDel="00913C56">
            <w:delText>révision</w:delText>
          </w:r>
        </w:del>
        <w:r w:rsidR="00913C56">
          <w:t>réforme</w:t>
        </w:r>
        <w:r w:rsidR="001C7004" w:rsidRPr="00332FBD">
          <w:t xml:space="preserve"> montre un consensus politique autour de la nécessité de révision du modèle, mais une forte opposition sur les alternatives. Pour Dietmar </w:t>
        </w:r>
        <w:r w:rsidR="001C7004" w:rsidRPr="00332FBD">
          <w:fldChar w:fldCharType="begin"/>
        </w:r>
        <w:r w:rsidR="001C7004" w:rsidRPr="00332FBD">
          <w:instrText>HYPERLINK \l "_bookmark41"</w:instrText>
        </w:r>
        <w:r w:rsidR="001C7004" w:rsidRPr="00332FBD">
          <w:fldChar w:fldCharType="separate"/>
        </w:r>
        <w:r w:rsidR="001C7004" w:rsidRPr="00332FBD">
          <w:t>Braun et Björn Uhlmann (2009)</w:t>
        </w:r>
        <w:r w:rsidR="001C7004" w:rsidRPr="00332FBD">
          <w:fldChar w:fldCharType="end"/>
        </w:r>
        <w:r w:rsidR="001C7004" w:rsidRPr="00332FBD">
          <w:t>, deux dimensions cristallisent les principaux points de controverse. D’abord, la détermination du modèle le plus adapté à contenir les coûts pose la question de l’articulation entre le public et le privé (</w:t>
        </w:r>
        <w:proofErr w:type="spellStart"/>
        <w:r w:rsidR="001C7004" w:rsidRPr="00E32EF4">
          <w:rPr>
            <w:rPrChange w:id="194" w:author="Auteur">
              <w:rPr>
                <w:i/>
                <w:iCs/>
              </w:rPr>
            </w:rPrChange>
          </w:rPr>
          <w:t>organization</w:t>
        </w:r>
        <w:proofErr w:type="spellEnd"/>
        <w:r w:rsidR="001C7004" w:rsidRPr="00332FBD">
          <w:t>). Ensuite, on s’affronte</w:t>
        </w:r>
        <w:r w:rsidR="001C7004" w:rsidRPr="00332FBD">
          <w:rPr>
            <w:spacing w:val="40"/>
          </w:rPr>
          <w:t xml:space="preserve"> </w:t>
        </w:r>
        <w:r w:rsidR="001C7004" w:rsidRPr="00332FBD">
          <w:t>sur</w:t>
        </w:r>
        <w:r w:rsidR="001C7004" w:rsidRPr="00332FBD">
          <w:rPr>
            <w:spacing w:val="-2"/>
          </w:rPr>
          <w:t xml:space="preserve"> </w:t>
        </w:r>
        <w:r w:rsidR="001C7004" w:rsidRPr="00332FBD">
          <w:t>la répartition des coûts (</w:t>
        </w:r>
        <w:proofErr w:type="spellStart"/>
        <w:r w:rsidR="001C7004" w:rsidRPr="00E32EF4">
          <w:rPr>
            <w:rPrChange w:id="195" w:author="Auteur">
              <w:rPr>
                <w:i/>
                <w:iCs/>
              </w:rPr>
            </w:rPrChange>
          </w:rPr>
          <w:t>equity</w:t>
        </w:r>
        <w:proofErr w:type="spellEnd"/>
        <w:r w:rsidR="001C7004" w:rsidRPr="00332FBD">
          <w:t>) (Braum &amp; Uhlmann, 2009). Dans ces débats, les partis de gauche (principalement</w:t>
        </w:r>
        <w:r w:rsidR="001C7004" w:rsidRPr="00332FBD">
          <w:rPr>
            <w:spacing w:val="40"/>
          </w:rPr>
          <w:t xml:space="preserve"> </w:t>
        </w:r>
        <w:r w:rsidR="001C7004" w:rsidRPr="00332FBD">
          <w:t>le PS et le PDT) et les syndicats se positionnent en faveur d’un modèle plus centraliste et redistributif, s’y opposent le « bloc bourg</w:t>
        </w:r>
        <w:r w:rsidR="00377597">
          <w:t>e</w:t>
        </w:r>
        <w:r w:rsidR="001C7004" w:rsidRPr="00332FBD">
          <w:t xml:space="preserve">ois », soit  partis conservateurs et libéraux,  associations patronales ainsi qu’une partie des organisations de médecins </w:t>
        </w:r>
        <w:r w:rsidR="001C7004" w:rsidRPr="00332FBD">
          <w:fldChar w:fldCharType="begin"/>
        </w:r>
      </w:ins>
      <w:r w:rsidR="007450B8">
        <w:instrText xml:space="preserve"> ADDIN ZOTERO_ITEM CSL_CITATION {"citationID":"5e4Qa39O","properties":{"formattedCitation":"(Philipp Trein et al. 2023)","plainCitation":"(Philipp Trein et al. 2023)","dontUpdate":true,"noteIndex":0},"citationItems":[{"id":638,"uris":["http://zotero.org/groups/5121315/items/AN82TUDQ"],"itemData":{"id":638,"type":"chapter","abstract":"This chapter analyses the structures, processes, and actors of health policy in Switzerland. In international comparison, Switzerland has a very well-developed health system with universal insurance coverage and high-quality care services. The regulation, financing, and provision of health care are characterized by three features: federalism—an important role for subnational governments (cantons); liberalism—high importance for economic freedom and individual responsibility; and subsidiarity—the provision of services by the lowest level of government and non-state actors that are close to the recipients of services. Against this background, this chapter analyses the politics of Swiss health policy in three steps. Firstly, the text discusses the various actors and explains their roles for health policy-making. Secondly, the chapter provides a historical overview of health policy reforms and outlines the development of institutions and policies in this field. Thirdly, the chapter discusses political factors that impact health policy reforms in Switzerland. New national policies and large encompassing reforms for the entire country are difficult to implement, due to the strong power of interest groups and voters, and as the cantons enjoy extensive autonomy in the implementation of health policy. Finally, the chapter concludes with a discussion of the challenges for Swiss health policy: rising costs and how to deal with them as well as the growing significance of the federal government.","container-title":"The Oxford Handbook of Swiss Politics","DOI":"10.1093/oxfordhb/9780192871787.013.37","ISBN":"978-0-19-287178-7","page":"0","publisher":"Oxford University Press","source":"Silverchair","title":"Health Policy","URL":"https://doi.org/10.1093/oxfordhb/9780192871787.013.37","author":[{"family":"Trein","given":"Philipp"},{"family":"Rüefli","given":"Christian"},{"family":"Vatter","given":"Adrian"}],"editor":[{"family":"Emmenegger","given":"Patrick"},{"family":"Fossati","given":"Flavia"},{"family":"Häusermann","given":"Silja"},{"family":"Papadopoulos","given":"Yannis"},{"family":"Sciarini","given":"Pascal"},{"family":"Vatter","given":"Adrian"}],"accessed":{"date-parts":[["2024",4,18]]},"issued":{"date-parts":[["2023",12,14]]}}}],"schema":"https://github.com/citation-style-language/schema/raw/master/csl-citation.json"} </w:instrText>
      </w:r>
      <w:ins w:id="196" w:author="Auteur">
        <w:r w:rsidR="001C7004" w:rsidRPr="00332FBD">
          <w:fldChar w:fldCharType="separate"/>
        </w:r>
        <w:r w:rsidR="001C7004" w:rsidRPr="00332FBD">
          <w:t>(Trein, Rüefli &amp; Vatter, 2023)</w:t>
        </w:r>
        <w:r w:rsidR="001C7004" w:rsidRPr="00332FBD">
          <w:fldChar w:fldCharType="end"/>
        </w:r>
        <w:r w:rsidR="001C7004" w:rsidRPr="00332FBD">
          <w:t>.</w:t>
        </w:r>
        <w:r w:rsidR="001C7004" w:rsidRPr="00E32EF4">
          <w:rPr>
            <w:rPrChange w:id="197" w:author="Auteur">
              <w:rPr>
                <w:u w:val="single"/>
              </w:rPr>
            </w:rPrChange>
          </w:rPr>
          <w:t xml:space="preserve"> </w:t>
        </w:r>
        <w:r w:rsidR="001C7004" w:rsidRPr="00332FBD">
          <w:t>Cet équilibre change</w:t>
        </w:r>
        <w:r w:rsidR="00884136">
          <w:t xml:space="preserve"> </w:t>
        </w:r>
        <w:r w:rsidR="001C7004" w:rsidRPr="00332FBD">
          <w:t xml:space="preserve">avec l’adoption, en 1994, de la LAMAL cadre juridique encore en vigueur. En effet, le processus voit se nouer une alliance entre des partis initialement opposés sur le modèle de réforme : le </w:t>
        </w:r>
        <w:r w:rsidR="0069576F">
          <w:t>Parti socialiste</w:t>
        </w:r>
        <w:del w:id="198" w:author="Auteur">
          <w:r w:rsidR="001C7004" w:rsidRPr="00332FBD" w:rsidDel="0069576F">
            <w:delText>PS</w:delText>
          </w:r>
        </w:del>
        <w:r w:rsidR="001C7004" w:rsidRPr="00332FBD">
          <w:t xml:space="preserve">, le </w:t>
        </w:r>
        <w:r w:rsidR="0069576F">
          <w:t>Parti libéral-radical</w:t>
        </w:r>
        <w:del w:id="199" w:author="Auteur">
          <w:r w:rsidR="001C7004" w:rsidRPr="00332FBD" w:rsidDel="0069576F">
            <w:delText>PLR</w:delText>
          </w:r>
        </w:del>
        <w:r w:rsidR="001C7004" w:rsidRPr="00332FBD">
          <w:t xml:space="preserve"> et </w:t>
        </w:r>
        <w:del w:id="200" w:author="Auteur">
          <w:r w:rsidR="001C7004" w:rsidRPr="00332FBD" w:rsidDel="0069576F">
            <w:delText>PDC</w:delText>
          </w:r>
        </w:del>
        <w:r w:rsidR="0069576F">
          <w:t>Parti démocrate-chrétien</w:t>
        </w:r>
        <w:r w:rsidR="001C7004" w:rsidRPr="00332FBD">
          <w:t xml:space="preserve">. </w:t>
        </w:r>
      </w:ins>
    </w:p>
    <w:p w14:paraId="7C75FA2C" w14:textId="1419A8BB" w:rsidR="001C7004" w:rsidRPr="00E32EF4" w:rsidRDefault="001C7004">
      <w:pPr>
        <w:pStyle w:val="Corpsdetexte"/>
        <w:spacing w:before="194"/>
        <w:ind w:left="0" w:right="95"/>
        <w:rPr>
          <w:rPrChange w:id="201" w:author="Auteur">
            <w:rPr>
              <w:spacing w:val="-15"/>
            </w:rPr>
          </w:rPrChange>
        </w:rPr>
        <w:pPrChange w:id="202" w:author="Auteur">
          <w:pPr>
            <w:pStyle w:val="Corpsdetexte"/>
            <w:spacing w:line="283" w:lineRule="auto"/>
            <w:ind w:left="0" w:right="98"/>
          </w:pPr>
        </w:pPrChange>
      </w:pPr>
      <w:ins w:id="203" w:author="Auteur">
        <w:r w:rsidRPr="00332FBD">
          <w:t>La réforme de la LAM</w:t>
        </w:r>
        <w:r w:rsidR="00CA3E4F">
          <w:t>al</w:t>
        </w:r>
        <w:r w:rsidRPr="00332FBD">
          <w:t xml:space="preserve"> intervient dans un contexte qui mêle tendances de crise du capitalisme Suisse et nombreuses réformes institutionnelles. Dans les années 1990, les autorités font face à une augmentation du chômage de la population Suisse inédite depuis la crise des années 1930, à une croissance stagnante et à une augmentation de la dette publique (Mach &amp; Trampusch, 2011). Ces éléments poussent</w:t>
        </w:r>
        <w:r w:rsidR="00BE6A73">
          <w:t xml:space="preserve"> </w:t>
        </w:r>
        <w:r w:rsidRPr="00332FBD">
          <w:t>les autorités à prendre une série de réformes sociales en apparence contradictoires, par exemple l’assurance chômage, qui mêlent l’objectif principal de réduction des coûts à des mesures d’extension de la couverture de certains besoins (</w:t>
        </w:r>
        <w:proofErr w:type="spellStart"/>
        <w:r w:rsidRPr="00332FBD">
          <w:t>Bonoli</w:t>
        </w:r>
        <w:proofErr w:type="spellEnd"/>
        <w:r w:rsidRPr="00332FBD">
          <w:t xml:space="preserve">, 1999). </w:t>
        </w:r>
      </w:ins>
    </w:p>
    <w:p w14:paraId="30B23E4A" w14:textId="1665B847" w:rsidR="008725D2" w:rsidRPr="00332FBD" w:rsidDel="001C7004" w:rsidRDefault="001C7004">
      <w:pPr>
        <w:pStyle w:val="Corpsdetexte"/>
        <w:ind w:left="0" w:right="140"/>
        <w:rPr>
          <w:del w:id="204" w:author="Auteur"/>
        </w:rPr>
        <w:pPrChange w:id="205" w:author="Auteur">
          <w:pPr>
            <w:pStyle w:val="Corpsdetexte"/>
            <w:spacing w:line="283" w:lineRule="auto"/>
            <w:ind w:left="0" w:right="140"/>
          </w:pPr>
        </w:pPrChange>
      </w:pPr>
      <w:ins w:id="206" w:author="Auteur">
        <w:r w:rsidRPr="00332FBD">
          <w:t>L’augmentation des coûts une motivation centrale pour le Conseil fédéral lorsqu’il mandate un groupe d’experts pour entamer une révision de la loi sur l’assurance</w:t>
        </w:r>
        <w:r w:rsidR="0021197B">
          <w:t>-</w:t>
        </w:r>
        <w:del w:id="207" w:author="Auteur">
          <w:r w:rsidRPr="00332FBD" w:rsidDel="0021197B">
            <w:delText xml:space="preserve"> </w:delText>
          </w:r>
        </w:del>
        <w:r w:rsidRPr="00332FBD">
          <w:t>maladie en 1991. Le projet de loi est débattu au parlement entre 1992 et 1994, puis accepté par une large majorité des parlementaires. Parmi les changements principaux, notons l’introduction de l’assurance obligatoire, l’extension des prestations couvertes par l’assurance de base, la suppression de la différence de genre comme motif de différenciation des primes et l’introduction d’une compensation des risques entre assurances. L’étendue du changement institutionnel entraînée par cette réforme est discutée par la littérature.</w:t>
        </w:r>
        <w:r w:rsidR="001F58DF">
          <w:t xml:space="preserve"> </w:t>
        </w:r>
        <w:r w:rsidRPr="00332FBD">
          <w:t xml:space="preserve">Bertozzi &amp; Gilardi </w:t>
        </w:r>
        <w:r w:rsidR="001F58DF">
          <w:t>(</w:t>
        </w:r>
        <w:r w:rsidRPr="00332FBD">
          <w:t>2008)</w:t>
        </w:r>
        <w:r w:rsidR="001F58DF">
          <w:t xml:space="preserve"> </w:t>
        </w:r>
        <w:r w:rsidR="001F58DF" w:rsidRPr="00332FBD">
          <w:t>insistent sur la continuité qu’elle représente dans ses aspects libéraux, puisqu’elle conserve un rôle important pour le secteur privé</w:t>
        </w:r>
        <w:r w:rsidRPr="00332FBD">
          <w:t xml:space="preserve">. Braun et Uhlmann </w:t>
        </w:r>
        <w:r w:rsidR="001F58DF">
          <w:t>(</w:t>
        </w:r>
        <w:r w:rsidRPr="00332FBD">
          <w:t>2009)</w:t>
        </w:r>
        <w:r w:rsidR="001F58DF">
          <w:t xml:space="preserve"> </w:t>
        </w:r>
        <w:r w:rsidR="001F58DF" w:rsidRPr="00332FBD">
          <w:t>expliquent que</w:t>
        </w:r>
        <w:r w:rsidR="002E612A">
          <w:t>,</w:t>
        </w:r>
        <w:r w:rsidR="001F58DF" w:rsidRPr="00332FBD">
          <w:t xml:space="preserve"> si le changement est faible dans le modèle de l’assurance (</w:t>
        </w:r>
        <w:proofErr w:type="spellStart"/>
        <w:r w:rsidR="001F58DF" w:rsidRPr="00332FBD">
          <w:t>organization</w:t>
        </w:r>
        <w:proofErr w:type="spellEnd"/>
        <w:r w:rsidR="001F58DF" w:rsidRPr="00332FBD">
          <w:t>), la dimension égalitaire (</w:t>
        </w:r>
        <w:proofErr w:type="spellStart"/>
        <w:r w:rsidR="001F58DF" w:rsidRPr="00332FBD">
          <w:t>equity</w:t>
        </w:r>
        <w:proofErr w:type="spellEnd"/>
        <w:r w:rsidR="001F58DF" w:rsidRPr="00332FBD">
          <w:t xml:space="preserve">) est bien plus présente dans cette réforme. En effet, la réforme de la LAMal introduit une assurance de base dominante et une harmonisation des subsides. Pour ces auteurs, l’articulation de ces deux dimensions explique la possibilité du compromis : les partis du « bloc bourgeois » </w:t>
        </w:r>
        <w:del w:id="208" w:author="Auteur">
          <w:r w:rsidR="001F58DF" w:rsidRPr="00332FBD" w:rsidDel="0066729B">
            <w:delText xml:space="preserve">(PLR et PDC) </w:delText>
          </w:r>
        </w:del>
        <w:r w:rsidR="001F58DF" w:rsidRPr="00332FBD">
          <w:t>fléchissent sur la dimension égalitaire et redistributive précisément parce que la réforme conserve le rôle du privé. Le modèle esquissé par la réforme est alors également considéré comme capable de contenir les coûts</w:t>
        </w:r>
        <w:r w:rsidRPr="00332FBD">
          <w:t xml:space="preserve">. </w:t>
        </w:r>
      </w:ins>
      <w:del w:id="209" w:author="Auteur">
        <w:r w:rsidRPr="00332FBD" w:rsidDel="001C7004">
          <w:delText xml:space="preserve">Le dispositif et la mise en place de </w:delText>
        </w:r>
        <w:r w:rsidR="00DF0116" w:rsidRPr="00332FBD" w:rsidDel="001C7004">
          <w:delText>la LAMa</w:delText>
        </w:r>
        <w:r w:rsidRPr="00332FBD" w:rsidDel="001C7004">
          <w:delText xml:space="preserve"> reflète les trois caractéristiques précédemment</w:delText>
        </w:r>
        <w:r w:rsidRPr="00332FBD" w:rsidDel="001C7004">
          <w:rPr>
            <w:spacing w:val="34"/>
          </w:rPr>
          <w:delText xml:space="preserve"> </w:delText>
        </w:r>
        <w:r w:rsidRPr="00332FBD" w:rsidDel="001C7004">
          <w:delText>mentionnées,</w:delText>
        </w:r>
        <w:r w:rsidRPr="00332FBD" w:rsidDel="001C7004">
          <w:rPr>
            <w:spacing w:val="34"/>
          </w:rPr>
          <w:delText xml:space="preserve"> </w:delText>
        </w:r>
        <w:r w:rsidRPr="00332FBD" w:rsidDel="001C7004">
          <w:delText>paradigmatiques</w:delText>
        </w:r>
        <w:r w:rsidRPr="00332FBD" w:rsidDel="001C7004">
          <w:rPr>
            <w:spacing w:val="34"/>
          </w:rPr>
          <w:delText xml:space="preserve"> </w:delText>
        </w:r>
        <w:r w:rsidRPr="00332FBD" w:rsidDel="001C7004">
          <w:delText>du</w:delText>
        </w:r>
        <w:r w:rsidRPr="00332FBD" w:rsidDel="001C7004">
          <w:rPr>
            <w:spacing w:val="34"/>
          </w:rPr>
          <w:delText xml:space="preserve"> </w:delText>
        </w:r>
        <w:r w:rsidRPr="00332FBD" w:rsidDel="001C7004">
          <w:delText>modèle</w:delText>
        </w:r>
        <w:r w:rsidRPr="00332FBD" w:rsidDel="001C7004">
          <w:rPr>
            <w:spacing w:val="34"/>
          </w:rPr>
          <w:delText xml:space="preserve"> </w:delText>
        </w:r>
        <w:r w:rsidRPr="00332FBD" w:rsidDel="001C7004">
          <w:delText>de</w:delText>
        </w:r>
        <w:r w:rsidRPr="00332FBD" w:rsidDel="001C7004">
          <w:rPr>
            <w:spacing w:val="34"/>
          </w:rPr>
          <w:delText xml:space="preserve"> </w:delText>
        </w:r>
        <w:r w:rsidRPr="00332FBD" w:rsidDel="001C7004">
          <w:delText>la</w:delText>
        </w:r>
        <w:r w:rsidRPr="00332FBD" w:rsidDel="001C7004">
          <w:rPr>
            <w:spacing w:val="34"/>
          </w:rPr>
          <w:delText xml:space="preserve"> </w:delText>
        </w:r>
        <w:r w:rsidRPr="00332FBD" w:rsidDel="001C7004">
          <w:delText>politique</w:delText>
        </w:r>
        <w:r w:rsidRPr="00332FBD" w:rsidDel="001C7004">
          <w:rPr>
            <w:spacing w:val="34"/>
          </w:rPr>
          <w:delText xml:space="preserve"> </w:delText>
        </w:r>
        <w:r w:rsidRPr="00332FBD" w:rsidDel="001C7004">
          <w:delText>sociale</w:delText>
        </w:r>
        <w:r w:rsidRPr="00332FBD" w:rsidDel="001C7004">
          <w:rPr>
            <w:spacing w:val="34"/>
          </w:rPr>
          <w:delText xml:space="preserve"> </w:delText>
        </w:r>
        <w:r w:rsidRPr="00332FBD" w:rsidDel="001C7004">
          <w:delText>suisse.</w:delText>
        </w:r>
        <w:r w:rsidRPr="00332FBD" w:rsidDel="001C7004">
          <w:rPr>
            <w:spacing w:val="34"/>
          </w:rPr>
          <w:delText xml:space="preserve"> </w:delText>
        </w:r>
        <w:r w:rsidRPr="00332FBD" w:rsidDel="001C7004">
          <w:delText>D’abord,</w:delText>
        </w:r>
        <w:r w:rsidRPr="00332FBD" w:rsidDel="001C7004">
          <w:rPr>
            <w:spacing w:val="34"/>
          </w:rPr>
          <w:delText xml:space="preserve"> </w:delText>
        </w:r>
        <w:r w:rsidRPr="00332FBD" w:rsidDel="001C7004">
          <w:delText>elle est décentralisée, puisqu’elle délègue aux cantons une partie de son application et appuie la continuation du modèle des caisses de secours locales. Ensuite, l’assurance-maladie est alors principalement</w:delText>
        </w:r>
        <w:r w:rsidRPr="00332FBD" w:rsidDel="001C7004">
          <w:rPr>
            <w:spacing w:val="-3"/>
          </w:rPr>
          <w:delText xml:space="preserve"> </w:delText>
        </w:r>
        <w:r w:rsidRPr="00332FBD" w:rsidDel="001C7004">
          <w:delText>fondée</w:delText>
        </w:r>
        <w:r w:rsidRPr="00332FBD" w:rsidDel="001C7004">
          <w:rPr>
            <w:spacing w:val="-3"/>
          </w:rPr>
          <w:delText xml:space="preserve"> </w:delText>
        </w:r>
        <w:r w:rsidRPr="00332FBD" w:rsidDel="001C7004">
          <w:delText>sur</w:delText>
        </w:r>
        <w:r w:rsidRPr="00332FBD" w:rsidDel="001C7004">
          <w:rPr>
            <w:spacing w:val="-3"/>
          </w:rPr>
          <w:delText xml:space="preserve"> </w:delText>
        </w:r>
        <w:r w:rsidRPr="00332FBD" w:rsidDel="001C7004">
          <w:delText>les</w:delText>
        </w:r>
        <w:r w:rsidRPr="00332FBD" w:rsidDel="001C7004">
          <w:rPr>
            <w:spacing w:val="-3"/>
          </w:rPr>
          <w:delText xml:space="preserve"> </w:delText>
        </w:r>
        <w:r w:rsidRPr="00332FBD" w:rsidDel="001C7004">
          <w:delText>assureurs</w:delText>
        </w:r>
        <w:r w:rsidRPr="00332FBD" w:rsidDel="001C7004">
          <w:rPr>
            <w:spacing w:val="-3"/>
          </w:rPr>
          <w:delText xml:space="preserve"> </w:delText>
        </w:r>
        <w:r w:rsidRPr="00332FBD" w:rsidDel="001C7004">
          <w:delText>privés,</w:delText>
        </w:r>
        <w:r w:rsidRPr="00332FBD" w:rsidDel="001C7004">
          <w:rPr>
            <w:spacing w:val="-3"/>
          </w:rPr>
          <w:delText xml:space="preserve"> </w:delText>
        </w:r>
        <w:r w:rsidRPr="00332FBD" w:rsidDel="001C7004">
          <w:delText>ici,</w:delText>
        </w:r>
        <w:r w:rsidRPr="00332FBD" w:rsidDel="001C7004">
          <w:rPr>
            <w:spacing w:val="-3"/>
          </w:rPr>
          <w:delText xml:space="preserve"> </w:delText>
        </w:r>
        <w:r w:rsidRPr="00332FBD" w:rsidDel="001C7004">
          <w:delText>principalement</w:delText>
        </w:r>
        <w:r w:rsidRPr="00332FBD" w:rsidDel="001C7004">
          <w:rPr>
            <w:spacing w:val="-3"/>
          </w:rPr>
          <w:delText xml:space="preserve"> </w:delText>
        </w:r>
        <w:r w:rsidRPr="00332FBD" w:rsidDel="001C7004">
          <w:delText>les</w:delText>
        </w:r>
        <w:r w:rsidRPr="00332FBD" w:rsidDel="001C7004">
          <w:rPr>
            <w:spacing w:val="-3"/>
          </w:rPr>
          <w:delText xml:space="preserve"> </w:delText>
        </w:r>
        <w:r w:rsidRPr="00332FBD" w:rsidDel="001C7004">
          <w:delText>caisses</w:delText>
        </w:r>
        <w:r w:rsidRPr="00332FBD" w:rsidDel="001C7004">
          <w:rPr>
            <w:spacing w:val="-3"/>
          </w:rPr>
          <w:delText xml:space="preserve"> </w:delText>
        </w:r>
        <w:r w:rsidRPr="00332FBD" w:rsidDel="001C7004">
          <w:delText>mutuelles.</w:delText>
        </w:r>
        <w:r w:rsidRPr="00332FBD" w:rsidDel="001C7004">
          <w:rPr>
            <w:spacing w:val="-3"/>
          </w:rPr>
          <w:delText xml:space="preserve"> </w:delText>
        </w:r>
        <w:r w:rsidRPr="00332FBD" w:rsidDel="001C7004">
          <w:delText xml:space="preserve">Enfin, le processus le montre l’importance des référendums populaires comme contre-pouvoir à </w:delText>
        </w:r>
        <w:r w:rsidRPr="00332FBD" w:rsidDel="001C7004">
          <w:lastRenderedPageBreak/>
          <w:delText>l’exécutif et au législatif. Ici, on remarque également que l’importance de l’offensive par les caisses privées contre la loi Forrer est claire (</w:delText>
        </w:r>
        <w:r w:rsidR="008725D2" w:rsidRPr="00332FBD" w:rsidDel="001C7004">
          <w:fldChar w:fldCharType="begin"/>
        </w:r>
        <w:r w:rsidR="008725D2" w:rsidRPr="00332FBD" w:rsidDel="001C7004">
          <w:delInstrText>HYPERLINK \l "_bookmark58"</w:delInstrText>
        </w:r>
        <w:r w:rsidR="008725D2" w:rsidRPr="00332FBD" w:rsidDel="001C7004">
          <w:fldChar w:fldCharType="separate"/>
        </w:r>
        <w:r w:rsidR="008725D2" w:rsidRPr="00332FBD" w:rsidDel="001C7004">
          <w:delText>Legentilhomme</w:delText>
        </w:r>
        <w:r w:rsidR="00DC1E0E" w:rsidRPr="00332FBD" w:rsidDel="001C7004">
          <w:delText>,</w:delText>
        </w:r>
        <w:r w:rsidR="008725D2" w:rsidRPr="00332FBD" w:rsidDel="001C7004">
          <w:delText xml:space="preserve"> 2024</w:delText>
        </w:r>
        <w:r w:rsidR="008725D2" w:rsidRPr="00332FBD" w:rsidDel="001C7004">
          <w:fldChar w:fldCharType="end"/>
        </w:r>
        <w:r w:rsidR="000D429B" w:rsidRPr="00332FBD" w:rsidDel="001C7004">
          <w:delText>a</w:delText>
        </w:r>
        <w:r w:rsidRPr="00332FBD" w:rsidDel="001C7004">
          <w:delText>). On remarque également</w:delText>
        </w:r>
        <w:r w:rsidRPr="00332FBD" w:rsidDel="001C7004">
          <w:rPr>
            <w:spacing w:val="40"/>
          </w:rPr>
          <w:delText xml:space="preserve"> </w:delText>
        </w:r>
        <w:r w:rsidRPr="00332FBD" w:rsidDel="001C7004">
          <w:delText>le poids des groupes d’intérêts dans la politique Suisse, tant dans les campagnes de votations, que dans les commissions extra-parlementaires chargées d’élaborer les lois.</w:delText>
        </w:r>
      </w:del>
    </w:p>
    <w:p w14:paraId="0426B3BB" w14:textId="77777777" w:rsidR="001C7004" w:rsidRPr="00E32EF4" w:rsidRDefault="001C7004">
      <w:pPr>
        <w:pStyle w:val="Corpsdetexte"/>
        <w:spacing w:before="197"/>
        <w:ind w:left="0" w:right="95"/>
        <w:rPr>
          <w:ins w:id="210" w:author="Auteur"/>
          <w:rPrChange w:id="211" w:author="Auteur">
            <w:rPr>
              <w:ins w:id="212" w:author="Auteur"/>
              <w:u w:val="single"/>
            </w:rPr>
          </w:rPrChange>
        </w:rPr>
        <w:pPrChange w:id="213" w:author="Auteur">
          <w:pPr>
            <w:pStyle w:val="Corpsdetexte"/>
            <w:spacing w:before="197" w:line="283" w:lineRule="auto"/>
            <w:ind w:left="0" w:right="95"/>
          </w:pPr>
        </w:pPrChange>
      </w:pPr>
      <w:ins w:id="214" w:author="Auteur">
        <w:r w:rsidRPr="00E32EF4">
          <w:rPr>
            <w:rPrChange w:id="215" w:author="Auteur">
              <w:rPr>
                <w:u w:val="single"/>
              </w:rPr>
            </w:rPrChange>
          </w:rPr>
          <w:t xml:space="preserve"> </w:t>
        </w:r>
      </w:ins>
    </w:p>
    <w:p w14:paraId="29F5A97C" w14:textId="13D3F2FF" w:rsidR="001C7004" w:rsidRPr="00332FBD" w:rsidRDefault="001C7004">
      <w:pPr>
        <w:pStyle w:val="Corpsdetexte"/>
        <w:spacing w:before="197"/>
        <w:ind w:left="0" w:right="95"/>
        <w:rPr>
          <w:ins w:id="216" w:author="Auteur"/>
        </w:rPr>
        <w:pPrChange w:id="217" w:author="Auteur">
          <w:pPr>
            <w:pStyle w:val="Corpsdetexte"/>
            <w:spacing w:before="197" w:line="283" w:lineRule="auto"/>
            <w:ind w:right="95"/>
          </w:pPr>
        </w:pPrChange>
      </w:pPr>
      <w:ins w:id="218" w:author="Auteur">
        <w:r w:rsidRPr="00332FBD">
          <w:t>Les prises de position en faveur du référendum, auquel la loi n’échappe pas, reflètent ce compromis. Celui-ci, est lancé par une coalition d’intérêts hétéroclites, notamment composé de certaines caisses maladies. A cette coalition, qui regroupe l’U</w:t>
        </w:r>
        <w:r w:rsidR="00C536F6">
          <w:t>nion Démocratique du Centre</w:t>
        </w:r>
        <w:del w:id="219" w:author="Auteur">
          <w:r w:rsidRPr="00332FBD" w:rsidDel="00C536F6">
            <w:delText>DC</w:delText>
          </w:r>
        </w:del>
        <w:r w:rsidRPr="00332FBD">
          <w:t>, qui avait pourtant voté en faveur au parlement, certains petits partis d’extrême-droites, ainsi que le P</w:t>
        </w:r>
        <w:r w:rsidR="00C536F6">
          <w:t>arti du travail</w:t>
        </w:r>
        <w:del w:id="220" w:author="Auteur">
          <w:r w:rsidRPr="00332FBD" w:rsidDel="00C536F6">
            <w:delText>DT</w:delText>
          </w:r>
        </w:del>
        <w:r w:rsidRPr="00332FBD">
          <w:t>, qui font campagne pour le rejet de la loi, s’opposent le P</w:t>
        </w:r>
        <w:r w:rsidR="00C536F6">
          <w:t>arti socialiste</w:t>
        </w:r>
        <w:del w:id="221" w:author="Auteur">
          <w:r w:rsidRPr="00332FBD" w:rsidDel="00C536F6">
            <w:delText>S</w:delText>
          </w:r>
        </w:del>
        <w:r w:rsidRPr="00332FBD">
          <w:t xml:space="preserve"> et le P</w:t>
        </w:r>
        <w:r w:rsidR="00C536F6">
          <w:t>arti libéral-radical</w:t>
        </w:r>
        <w:del w:id="222" w:author="Auteur">
          <w:r w:rsidRPr="00332FBD" w:rsidDel="00C536F6">
            <w:delText>LR</w:delText>
          </w:r>
        </w:del>
        <w:r w:rsidRPr="00332FBD">
          <w:t xml:space="preserve">, mais également le </w:t>
        </w:r>
        <w:proofErr w:type="spellStart"/>
        <w:r w:rsidRPr="00332FBD">
          <w:t>Vorort</w:t>
        </w:r>
        <w:proofErr w:type="spellEnd"/>
        <w:r w:rsidRPr="00332FBD">
          <w:t>, faîtière des organisations patronales, le concordat des caisses maladies, et l’Union Syndicale Suisse (Delgrande &amp; Linder, 1995). Cette alliance fait la différence puisque la LAMal</w:t>
        </w:r>
        <w:r w:rsidR="001B7DC7">
          <w:t xml:space="preserve"> </w:t>
        </w:r>
        <w:r w:rsidRPr="00332FBD">
          <w:t>est finalement acceptée à 51,8 % des voi</w:t>
        </w:r>
        <w:r w:rsidR="00B54CEE">
          <w:t>x</w:t>
        </w:r>
        <w:del w:id="223" w:author="Auteur">
          <w:r w:rsidRPr="00332FBD" w:rsidDel="00B54CEE">
            <w:delText>es</w:delText>
          </w:r>
        </w:del>
        <w:r w:rsidRPr="00332FBD">
          <w:t>.</w:t>
        </w:r>
      </w:ins>
    </w:p>
    <w:p w14:paraId="5E06DD4E" w14:textId="5073BFA8" w:rsidR="008725D2" w:rsidDel="001C7004" w:rsidRDefault="001C7004">
      <w:pPr>
        <w:pStyle w:val="Corpsdetexte"/>
        <w:spacing w:before="193"/>
        <w:ind w:left="0" w:right="98"/>
        <w:rPr>
          <w:del w:id="224" w:author="Auteur"/>
        </w:rPr>
        <w:pPrChange w:id="225" w:author="Auteur">
          <w:pPr>
            <w:pStyle w:val="Corpsdetexte"/>
            <w:spacing w:before="193" w:line="283" w:lineRule="auto"/>
            <w:ind w:left="0" w:right="98"/>
          </w:pPr>
        </w:pPrChange>
      </w:pPr>
      <w:ins w:id="226" w:author="Auteur">
        <w:r w:rsidRPr="00332FBD">
          <w:t xml:space="preserve">Ainsi, l’histoire de l’assurance-maladie suisse est ponctuée de tentatives de réformes et de blocages institutionnels. Ceux-ci sont expliqués par la littérature comme le fruit de l’impuissance de la gauche face à un </w:t>
        </w:r>
        <w:del w:id="227" w:author="Auteur">
          <w:r w:rsidRPr="00332FBD" w:rsidDel="00A3593F">
            <w:delText xml:space="preserve">« </w:delText>
          </w:r>
        </w:del>
        <w:r w:rsidRPr="00332FBD">
          <w:t>bloc bourgeois</w:t>
        </w:r>
        <w:del w:id="228" w:author="Auteur">
          <w:r w:rsidRPr="00332FBD" w:rsidDel="00A3593F">
            <w:delText xml:space="preserve"> »</w:delText>
          </w:r>
        </w:del>
        <w:r w:rsidRPr="00332FBD">
          <w:t xml:space="preserve"> qui parvient à agréger un soutien politique. Si une alliance est possible dans les années 1990, la LAMal, fruit du compromis, porte également des contradictions internes. Ainsi, dans les premières décennies du XXIème siècle, la structure même du modèle d’assurance-maladie est toujours au centre des controverses. </w:t>
        </w:r>
      </w:ins>
      <w:del w:id="229" w:author="Auteur">
        <w:r w:rsidDel="001C7004">
          <w:delText>Si les caisses privées sont ensuite amenées à changer, en s’étendant hors des corps professionnels et au-delà des barrières cantonales, le fonctionnement reposant sur un système local</w:delText>
        </w:r>
        <w:r w:rsidDel="001C7004">
          <w:rPr>
            <w:spacing w:val="40"/>
          </w:rPr>
          <w:delText xml:space="preserve"> </w:delText>
        </w:r>
        <w:r w:rsidDel="001C7004">
          <w:delText>et</w:delText>
        </w:r>
        <w:r w:rsidDel="001C7004">
          <w:rPr>
            <w:spacing w:val="40"/>
          </w:rPr>
          <w:delText xml:space="preserve"> </w:delText>
        </w:r>
        <w:r w:rsidDel="001C7004">
          <w:delText>principalement</w:delText>
        </w:r>
        <w:r w:rsidDel="001C7004">
          <w:rPr>
            <w:spacing w:val="40"/>
          </w:rPr>
          <w:delText xml:space="preserve"> </w:delText>
        </w:r>
        <w:r w:rsidDel="001C7004">
          <w:delText>privé</w:delText>
        </w:r>
        <w:r w:rsidDel="001C7004">
          <w:rPr>
            <w:spacing w:val="40"/>
          </w:rPr>
          <w:delText xml:space="preserve"> </w:delText>
        </w:r>
        <w:r w:rsidDel="001C7004">
          <w:delText>continue</w:delText>
        </w:r>
        <w:r w:rsidDel="001C7004">
          <w:rPr>
            <w:spacing w:val="40"/>
          </w:rPr>
          <w:delText xml:space="preserve"> </w:delText>
        </w:r>
        <w:r w:rsidDel="001C7004">
          <w:delText>d’être</w:delText>
        </w:r>
        <w:r w:rsidDel="001C7004">
          <w:rPr>
            <w:spacing w:val="40"/>
          </w:rPr>
          <w:delText xml:space="preserve"> </w:delText>
        </w:r>
        <w:r w:rsidDel="001C7004">
          <w:delText>la</w:delText>
        </w:r>
        <w:r w:rsidDel="001C7004">
          <w:rPr>
            <w:spacing w:val="40"/>
          </w:rPr>
          <w:delText xml:space="preserve"> </w:delText>
        </w:r>
        <w:r w:rsidDel="001C7004">
          <w:delText>norme</w:delText>
        </w:r>
        <w:r w:rsidDel="001C7004">
          <w:rPr>
            <w:spacing w:val="40"/>
          </w:rPr>
          <w:delText xml:space="preserve"> </w:delText>
        </w:r>
        <w:r w:rsidDel="001C7004">
          <w:delText>pour</w:delText>
        </w:r>
        <w:r w:rsidDel="001C7004">
          <w:rPr>
            <w:spacing w:val="40"/>
          </w:rPr>
          <w:delText xml:space="preserve"> </w:delText>
        </w:r>
        <w:r w:rsidDel="001C7004">
          <w:delText>les</w:delText>
        </w:r>
        <w:r w:rsidDel="001C7004">
          <w:rPr>
            <w:spacing w:val="40"/>
          </w:rPr>
          <w:delText xml:space="preserve"> </w:delText>
        </w:r>
        <w:r w:rsidDel="001C7004">
          <w:delText>assurances-maladies</w:delText>
        </w:r>
        <w:r w:rsidDel="001C7004">
          <w:rPr>
            <w:spacing w:val="40"/>
          </w:rPr>
          <w:delText xml:space="preserve"> </w:delText>
        </w:r>
        <w:r w:rsidDel="001C7004">
          <w:delText>tout au long du XXème siècle. Ce principe est également connu sous le nom de «</w:delText>
        </w:r>
        <w:r w:rsidDel="001C7004">
          <w:rPr>
            <w:spacing w:val="-15"/>
          </w:rPr>
          <w:delText xml:space="preserve"> </w:delText>
        </w:r>
        <w:r w:rsidDel="001C7004">
          <w:delText>principe de subsidiarité</w:delText>
        </w:r>
        <w:r w:rsidDel="001C7004">
          <w:rPr>
            <w:spacing w:val="-14"/>
          </w:rPr>
          <w:delText xml:space="preserve"> </w:delText>
        </w:r>
        <w:r w:rsidDel="001C7004">
          <w:delText>»</w:delText>
        </w:r>
        <w:r w:rsidR="00B81CC6" w:rsidDel="001C7004">
          <w:delText xml:space="preserve"> </w:delText>
        </w:r>
        <w:r w:rsidR="00B81CC6" w:rsidDel="001C7004">
          <w:fldChar w:fldCharType="begin"/>
        </w:r>
        <w:r w:rsidR="00E568D0" w:rsidDel="001C7004">
          <w:delInstrText xml:space="preserve"> ADDIN ZOTERO_ITEM CSL_CITATION {"citationID":"W4tPR0sg","properties":{"formattedCitation":"(Philip Trein et al. 2023)","plainCitation":"(Philip Trein et al. 2023)","dontUpdate":true,"noteIndex":0},"citationItems":[{"id":5861,"uris":["http://zotero.org/groups/6347865/items/H4NI8GIJ"],"itemData":{"id":5861,"type":"chapter","call-number":"320.949 4","citation-key":"trein38HealthPolicy2023","collection-title":"Oxford handbooks","container-title":"The Oxford handbook of Swiss politics","ISBN":"978-0-19-287178-7","language":"en","page":"714-732","publisher":"Oxford university press","publisher-place":"Oxford","source":"BnF ISBN","title":"38. Health Policy","author":[{"family":"Trein","given":"Philip"},{"family":"Rüefli","given":"Christian"},{"family":"Vatter","given":"Adrian"}],"issued":{"date-parts":[["2023"]]}}}],"schema":"https://github.com/citation-style-language/schema/raw/master/csl-citation.json"} </w:delInstrText>
        </w:r>
        <w:r w:rsidR="00B81CC6" w:rsidDel="001C7004">
          <w:fldChar w:fldCharType="separate"/>
        </w:r>
        <w:r w:rsidR="00B81CC6" w:rsidRPr="00B81CC6" w:rsidDel="001C7004">
          <w:delText xml:space="preserve">(Trein </w:delText>
        </w:r>
        <w:r w:rsidR="00B81CC6" w:rsidRPr="00B81CC6" w:rsidDel="001C7004">
          <w:rPr>
            <w:i/>
            <w:iCs/>
          </w:rPr>
          <w:delText>et al.</w:delText>
        </w:r>
        <w:r w:rsidR="00B81CC6" w:rsidDel="001C7004">
          <w:rPr>
            <w:i/>
            <w:iCs/>
          </w:rPr>
          <w:delText>,</w:delText>
        </w:r>
        <w:r w:rsidR="00B81CC6" w:rsidRPr="00B81CC6" w:rsidDel="001C7004">
          <w:delText xml:space="preserve"> 2023)</w:delText>
        </w:r>
        <w:r w:rsidR="00B81CC6" w:rsidDel="001C7004">
          <w:fldChar w:fldCharType="end"/>
        </w:r>
        <w:r w:rsidDel="001C7004">
          <w:delText>.</w:delText>
        </w:r>
        <w:r w:rsidR="005D0B38" w:rsidDel="001C7004">
          <w:delText xml:space="preserve"> </w:delText>
        </w:r>
        <w:r w:rsidDel="001C7004">
          <w:delText>Les</w:delText>
        </w:r>
        <w:r w:rsidDel="001C7004">
          <w:rPr>
            <w:spacing w:val="-11"/>
          </w:rPr>
          <w:delText xml:space="preserve"> </w:delText>
        </w:r>
        <w:r w:rsidDel="001C7004">
          <w:delText>décennies</w:delText>
        </w:r>
        <w:r w:rsidDel="001C7004">
          <w:rPr>
            <w:spacing w:val="-11"/>
          </w:rPr>
          <w:delText xml:space="preserve"> </w:delText>
        </w:r>
        <w:r w:rsidDel="001C7004">
          <w:delText>suivant</w:delText>
        </w:r>
        <w:r w:rsidDel="001C7004">
          <w:rPr>
            <w:spacing w:val="-11"/>
          </w:rPr>
          <w:delText xml:space="preserve"> </w:delText>
        </w:r>
        <w:r w:rsidDel="001C7004">
          <w:delText>la</w:delText>
        </w:r>
        <w:r w:rsidDel="001C7004">
          <w:rPr>
            <w:spacing w:val="-11"/>
          </w:rPr>
          <w:delText xml:space="preserve"> </w:delText>
        </w:r>
        <w:r w:rsidDel="001C7004">
          <w:delText>LAMA</w:delText>
        </w:r>
        <w:r w:rsidDel="001C7004">
          <w:rPr>
            <w:spacing w:val="-11"/>
          </w:rPr>
          <w:delText xml:space="preserve"> </w:delText>
        </w:r>
        <w:r w:rsidDel="001C7004">
          <w:delText>voient</w:delText>
        </w:r>
        <w:r w:rsidDel="001C7004">
          <w:rPr>
            <w:spacing w:val="-11"/>
          </w:rPr>
          <w:delText xml:space="preserve"> </w:delText>
        </w:r>
        <w:r w:rsidDel="001C7004">
          <w:delText>des</w:delText>
        </w:r>
        <w:r w:rsidDel="001C7004">
          <w:rPr>
            <w:spacing w:val="-11"/>
          </w:rPr>
          <w:delText xml:space="preserve"> </w:delText>
        </w:r>
        <w:r w:rsidDel="001C7004">
          <w:delText>évolutions</w:delText>
        </w:r>
        <w:r w:rsidDel="001C7004">
          <w:rPr>
            <w:spacing w:val="-11"/>
          </w:rPr>
          <w:delText xml:space="preserve"> </w:delText>
        </w:r>
        <w:r w:rsidDel="001C7004">
          <w:delText>décisives</w:delText>
        </w:r>
        <w:r w:rsidDel="001C7004">
          <w:rPr>
            <w:spacing w:val="-11"/>
          </w:rPr>
          <w:delText xml:space="preserve"> </w:delText>
        </w:r>
        <w:r w:rsidDel="001C7004">
          <w:delText>dans</w:delText>
        </w:r>
        <w:r w:rsidDel="001C7004">
          <w:rPr>
            <w:spacing w:val="-11"/>
          </w:rPr>
          <w:delText xml:space="preserve"> </w:delText>
        </w:r>
        <w:r w:rsidDel="001C7004">
          <w:delText>la</w:delText>
        </w:r>
        <w:r w:rsidDel="001C7004">
          <w:rPr>
            <w:spacing w:val="-11"/>
          </w:rPr>
          <w:delText xml:space="preserve"> </w:delText>
        </w:r>
        <w:r w:rsidDel="001C7004">
          <w:delText>prise</w:delText>
        </w:r>
        <w:r w:rsidDel="001C7004">
          <w:rPr>
            <w:spacing w:val="-11"/>
          </w:rPr>
          <w:delText xml:space="preserve"> </w:delText>
        </w:r>
        <w:r w:rsidDel="001C7004">
          <w:delText>en</w:delText>
        </w:r>
        <w:r w:rsidDel="001C7004">
          <w:rPr>
            <w:spacing w:val="-11"/>
          </w:rPr>
          <w:delText xml:space="preserve"> </w:delText>
        </w:r>
        <w:r w:rsidDel="001C7004">
          <w:delText>charges</w:delText>
        </w:r>
        <w:r w:rsidDel="001C7004">
          <w:rPr>
            <w:spacing w:val="-11"/>
          </w:rPr>
          <w:delText xml:space="preserve"> </w:delText>
        </w:r>
        <w:r w:rsidDel="001C7004">
          <w:delText>des soins, notamment par une centralisation de leur organisation et une extension des prestations. Les caisses de secours, progressivement appelées caisses d’assurance-maladie, s’organisent de plus</w:delText>
        </w:r>
        <w:r w:rsidDel="001C7004">
          <w:rPr>
            <w:spacing w:val="33"/>
          </w:rPr>
          <w:delText xml:space="preserve"> </w:delText>
        </w:r>
        <w:r w:rsidDel="001C7004">
          <w:delText>en</w:delText>
        </w:r>
        <w:r w:rsidDel="001C7004">
          <w:rPr>
            <w:spacing w:val="33"/>
          </w:rPr>
          <w:delText xml:space="preserve"> </w:delText>
        </w:r>
        <w:r w:rsidDel="001C7004">
          <w:delText>plus</w:delText>
        </w:r>
        <w:r w:rsidDel="001C7004">
          <w:rPr>
            <w:spacing w:val="33"/>
          </w:rPr>
          <w:delText xml:space="preserve"> </w:delText>
        </w:r>
        <w:r w:rsidDel="001C7004">
          <w:delText>avec</w:delText>
        </w:r>
        <w:r w:rsidDel="001C7004">
          <w:rPr>
            <w:spacing w:val="33"/>
          </w:rPr>
          <w:delText xml:space="preserve"> </w:delText>
        </w:r>
        <w:r w:rsidDel="001C7004">
          <w:delText>les</w:delText>
        </w:r>
        <w:r w:rsidDel="001C7004">
          <w:rPr>
            <w:spacing w:val="33"/>
          </w:rPr>
          <w:delText xml:space="preserve"> </w:delText>
        </w:r>
        <w:r w:rsidDel="001C7004">
          <w:delText>réseaux</w:delText>
        </w:r>
        <w:r w:rsidDel="001C7004">
          <w:rPr>
            <w:spacing w:val="33"/>
          </w:rPr>
          <w:delText xml:space="preserve"> </w:delText>
        </w:r>
        <w:r w:rsidDel="001C7004">
          <w:delText>de</w:delText>
        </w:r>
        <w:r w:rsidDel="001C7004">
          <w:rPr>
            <w:spacing w:val="33"/>
          </w:rPr>
          <w:delText xml:space="preserve"> </w:delText>
        </w:r>
        <w:r w:rsidDel="001C7004">
          <w:delText>médecins,</w:delText>
        </w:r>
        <w:r w:rsidDel="001C7004">
          <w:rPr>
            <w:spacing w:val="33"/>
          </w:rPr>
          <w:delText xml:space="preserve"> </w:delText>
        </w:r>
        <w:r w:rsidDel="001C7004">
          <w:delText>formant</w:delText>
        </w:r>
        <w:r w:rsidDel="001C7004">
          <w:rPr>
            <w:spacing w:val="33"/>
          </w:rPr>
          <w:delText xml:space="preserve"> </w:delText>
        </w:r>
        <w:r w:rsidDel="001C7004">
          <w:delText>notamment</w:delText>
        </w:r>
        <w:r w:rsidDel="001C7004">
          <w:rPr>
            <w:spacing w:val="33"/>
          </w:rPr>
          <w:delText xml:space="preserve"> </w:delText>
        </w:r>
        <w:r w:rsidDel="001C7004">
          <w:delText>des</w:delText>
        </w:r>
        <w:r w:rsidDel="001C7004">
          <w:rPr>
            <w:spacing w:val="33"/>
          </w:rPr>
          <w:delText xml:space="preserve"> </w:delText>
        </w:r>
        <w:r w:rsidDel="001C7004">
          <w:delText>accords</w:delText>
        </w:r>
        <w:r w:rsidDel="001C7004">
          <w:rPr>
            <w:spacing w:val="33"/>
          </w:rPr>
          <w:delText xml:space="preserve"> </w:delText>
        </w:r>
        <w:r w:rsidDel="001C7004">
          <w:delText>sur</w:delText>
        </w:r>
        <w:r w:rsidDel="001C7004">
          <w:rPr>
            <w:spacing w:val="33"/>
          </w:rPr>
          <w:delText xml:space="preserve"> </w:delText>
        </w:r>
        <w:r w:rsidDel="001C7004">
          <w:delText>les</w:delText>
        </w:r>
        <w:r w:rsidDel="001C7004">
          <w:rPr>
            <w:spacing w:val="33"/>
          </w:rPr>
          <w:delText xml:space="preserve"> </w:delText>
        </w:r>
        <w:r w:rsidDel="001C7004">
          <w:delText>prix</w:delText>
        </w:r>
        <w:r w:rsidDel="001C7004">
          <w:rPr>
            <w:spacing w:val="33"/>
          </w:rPr>
          <w:delText xml:space="preserve"> </w:delText>
        </w:r>
        <w:r w:rsidDel="001C7004">
          <w:delText>et une</w:delText>
        </w:r>
        <w:r w:rsidDel="001C7004">
          <w:rPr>
            <w:spacing w:val="40"/>
          </w:rPr>
          <w:delText xml:space="preserve"> </w:delText>
        </w:r>
        <w:r w:rsidDel="001C7004">
          <w:delText>augmentation</w:delText>
        </w:r>
        <w:r w:rsidDel="001C7004">
          <w:rPr>
            <w:spacing w:val="40"/>
          </w:rPr>
          <w:delText xml:space="preserve"> </w:delText>
        </w:r>
        <w:r w:rsidDel="001C7004">
          <w:delText>du</w:delText>
        </w:r>
        <w:r w:rsidDel="001C7004">
          <w:rPr>
            <w:spacing w:val="40"/>
          </w:rPr>
          <w:delText xml:space="preserve"> </w:delText>
        </w:r>
        <w:r w:rsidDel="001C7004">
          <w:delText>remboursement</w:delText>
        </w:r>
        <w:r w:rsidDel="001C7004">
          <w:rPr>
            <w:spacing w:val="40"/>
          </w:rPr>
          <w:delText xml:space="preserve"> </w:delText>
        </w:r>
        <w:r w:rsidDel="001C7004">
          <w:delText>des</w:delText>
        </w:r>
        <w:r w:rsidDel="001C7004">
          <w:rPr>
            <w:spacing w:val="40"/>
          </w:rPr>
          <w:delText xml:space="preserve"> </w:delText>
        </w:r>
        <w:r w:rsidDel="001C7004">
          <w:delText>prestations.</w:delText>
        </w:r>
        <w:r w:rsidR="005D0B38" w:rsidDel="001C7004">
          <w:rPr>
            <w:spacing w:val="40"/>
          </w:rPr>
          <w:delText xml:space="preserve"> </w:delText>
        </w:r>
        <w:r w:rsidDel="001C7004">
          <w:delText>En</w:delText>
        </w:r>
        <w:r w:rsidDel="001C7004">
          <w:rPr>
            <w:spacing w:val="40"/>
          </w:rPr>
          <w:delText xml:space="preserve"> </w:delText>
        </w:r>
        <w:r w:rsidDel="001C7004">
          <w:delText>cause</w:delText>
        </w:r>
        <w:r w:rsidDel="001C7004">
          <w:rPr>
            <w:spacing w:val="40"/>
          </w:rPr>
          <w:delText xml:space="preserve"> </w:delText>
        </w:r>
        <w:r w:rsidDel="001C7004">
          <w:delText>non</w:delText>
        </w:r>
        <w:r w:rsidDel="001C7004">
          <w:rPr>
            <w:spacing w:val="40"/>
          </w:rPr>
          <w:delText xml:space="preserve"> </w:delText>
        </w:r>
        <w:r w:rsidDel="001C7004">
          <w:delText>seulement</w:delText>
        </w:r>
        <w:r w:rsidDel="001C7004">
          <w:rPr>
            <w:spacing w:val="40"/>
          </w:rPr>
          <w:delText xml:space="preserve"> </w:delText>
        </w:r>
        <w:r w:rsidDel="001C7004">
          <w:delText>la</w:delText>
        </w:r>
        <w:r w:rsidDel="001C7004">
          <w:rPr>
            <w:spacing w:val="40"/>
          </w:rPr>
          <w:delText xml:space="preserve"> </w:delText>
        </w:r>
        <w:r w:rsidR="00240AFF" w:rsidDel="001C7004">
          <w:delText xml:space="preserve">nouvelle législation </w:delText>
        </w:r>
        <w:r w:rsidDel="001C7004">
          <w:delText>fédérale</w:delText>
        </w:r>
        <w:r w:rsidDel="001C7004">
          <w:rPr>
            <w:spacing w:val="-7"/>
          </w:rPr>
          <w:delText xml:space="preserve"> </w:delText>
        </w:r>
        <w:r w:rsidDel="001C7004">
          <w:delText>de</w:delText>
        </w:r>
        <w:r w:rsidDel="001C7004">
          <w:rPr>
            <w:spacing w:val="-7"/>
          </w:rPr>
          <w:delText xml:space="preserve"> </w:delText>
        </w:r>
        <w:r w:rsidDel="001C7004">
          <w:delText>1911,</w:delText>
        </w:r>
        <w:r w:rsidDel="001C7004">
          <w:rPr>
            <w:spacing w:val="-7"/>
          </w:rPr>
          <w:delText xml:space="preserve"> </w:delText>
        </w:r>
        <w:r w:rsidDel="001C7004">
          <w:delText>mais</w:delText>
        </w:r>
        <w:r w:rsidDel="001C7004">
          <w:rPr>
            <w:spacing w:val="-7"/>
          </w:rPr>
          <w:delText xml:space="preserve"> </w:delText>
        </w:r>
        <w:r w:rsidDel="001C7004">
          <w:delText>également</w:delText>
        </w:r>
        <w:r w:rsidDel="001C7004">
          <w:rPr>
            <w:spacing w:val="-7"/>
          </w:rPr>
          <w:delText xml:space="preserve"> </w:delText>
        </w:r>
        <w:r w:rsidDel="001C7004">
          <w:delText>l’augmentation</w:delText>
        </w:r>
        <w:r w:rsidDel="001C7004">
          <w:rPr>
            <w:spacing w:val="-7"/>
          </w:rPr>
          <w:delText xml:space="preserve"> </w:delText>
        </w:r>
        <w:r w:rsidDel="001C7004">
          <w:delText>de</w:delText>
        </w:r>
        <w:r w:rsidDel="001C7004">
          <w:rPr>
            <w:spacing w:val="-7"/>
          </w:rPr>
          <w:delText xml:space="preserve"> </w:delText>
        </w:r>
        <w:r w:rsidDel="001C7004">
          <w:delText>la</w:delText>
        </w:r>
        <w:r w:rsidDel="001C7004">
          <w:rPr>
            <w:spacing w:val="-7"/>
          </w:rPr>
          <w:delText xml:space="preserve"> </w:delText>
        </w:r>
        <w:r w:rsidDel="001C7004">
          <w:delText>compétition</w:delText>
        </w:r>
        <w:r w:rsidDel="001C7004">
          <w:rPr>
            <w:spacing w:val="-7"/>
          </w:rPr>
          <w:delText xml:space="preserve"> </w:delText>
        </w:r>
        <w:r w:rsidDel="001C7004">
          <w:delText>entre</w:delText>
        </w:r>
        <w:r w:rsidDel="001C7004">
          <w:rPr>
            <w:spacing w:val="-7"/>
          </w:rPr>
          <w:delText xml:space="preserve"> </w:delText>
        </w:r>
        <w:r w:rsidDel="001C7004">
          <w:delText>les</w:delText>
        </w:r>
        <w:r w:rsidDel="001C7004">
          <w:rPr>
            <w:spacing w:val="-7"/>
          </w:rPr>
          <w:delText xml:space="preserve"> </w:delText>
        </w:r>
        <w:r w:rsidDel="001C7004">
          <w:delText xml:space="preserve">caisses ainsi que les progrès en </w:delText>
        </w:r>
        <w:r w:rsidRPr="00B81CC6" w:rsidDel="001C7004">
          <w:delText>médecine (</w:delText>
        </w:r>
        <w:r w:rsidR="008725D2" w:rsidDel="001C7004">
          <w:fldChar w:fldCharType="begin"/>
        </w:r>
        <w:r w:rsidR="008725D2" w:rsidDel="001C7004">
          <w:delInstrText>HYPERLINK \l "_bookmark58"</w:delInstrText>
        </w:r>
        <w:r w:rsidR="008725D2" w:rsidDel="001C7004">
          <w:fldChar w:fldCharType="separate"/>
        </w:r>
        <w:r w:rsidR="008725D2" w:rsidRPr="00B81CC6" w:rsidDel="001C7004">
          <w:delText>Legentilhomme</w:delText>
        </w:r>
        <w:r w:rsidR="00DC1E0E" w:rsidDel="001C7004">
          <w:delText>,</w:delText>
        </w:r>
        <w:r w:rsidR="008725D2" w:rsidRPr="00B81CC6" w:rsidDel="001C7004">
          <w:delText xml:space="preserve"> 2024</w:delText>
        </w:r>
        <w:r w:rsidR="008725D2" w:rsidDel="001C7004">
          <w:fldChar w:fldCharType="end"/>
        </w:r>
        <w:r w:rsidR="000D429B" w:rsidDel="001C7004">
          <w:delText>a</w:delText>
        </w:r>
        <w:r w:rsidRPr="00B81CC6" w:rsidDel="001C7004">
          <w:delText>).</w:delText>
        </w:r>
      </w:del>
    </w:p>
    <w:p w14:paraId="5631CA9C" w14:textId="77777777" w:rsidR="001C7004" w:rsidRPr="00B81CC6" w:rsidRDefault="001C7004">
      <w:pPr>
        <w:pStyle w:val="Corpsdetexte"/>
        <w:ind w:left="0" w:right="140"/>
        <w:rPr>
          <w:ins w:id="230" w:author="Auteur"/>
        </w:rPr>
        <w:pPrChange w:id="231" w:author="Auteur">
          <w:pPr>
            <w:pStyle w:val="Corpsdetexte"/>
            <w:spacing w:line="283" w:lineRule="auto"/>
            <w:ind w:left="0" w:right="140"/>
          </w:pPr>
        </w:pPrChange>
      </w:pPr>
    </w:p>
    <w:p w14:paraId="4864DB58" w14:textId="657E50C9" w:rsidR="008725D2" w:rsidDel="001C7004" w:rsidRDefault="00000000" w:rsidP="00F979B2">
      <w:pPr>
        <w:pStyle w:val="Corpsdetexte"/>
        <w:spacing w:before="193" w:line="283" w:lineRule="auto"/>
        <w:ind w:left="0" w:right="98"/>
        <w:rPr>
          <w:del w:id="232" w:author="Auteur"/>
        </w:rPr>
      </w:pPr>
      <w:del w:id="233" w:author="Auteur">
        <w:r w:rsidDel="001C7004">
          <w:delText>Dans</w:delText>
        </w:r>
        <w:r w:rsidDel="001C7004">
          <w:rPr>
            <w:spacing w:val="-6"/>
          </w:rPr>
          <w:delText xml:space="preserve"> </w:delText>
        </w:r>
        <w:r w:rsidDel="001C7004">
          <w:delText>l’entre-deux-guerres</w:delText>
        </w:r>
        <w:r w:rsidDel="001C7004">
          <w:rPr>
            <w:spacing w:val="-6"/>
          </w:rPr>
          <w:delText xml:space="preserve"> </w:delText>
        </w:r>
        <w:r w:rsidDel="001C7004">
          <w:delText>puis</w:delText>
        </w:r>
        <w:r w:rsidDel="001C7004">
          <w:rPr>
            <w:spacing w:val="-6"/>
          </w:rPr>
          <w:delText xml:space="preserve"> </w:delText>
        </w:r>
        <w:r w:rsidDel="001C7004">
          <w:delText>dans</w:delText>
        </w:r>
        <w:r w:rsidDel="001C7004">
          <w:rPr>
            <w:spacing w:val="-6"/>
          </w:rPr>
          <w:delText xml:space="preserve"> </w:delText>
        </w:r>
        <w:r w:rsidDel="001C7004">
          <w:delText>les</w:delText>
        </w:r>
        <w:r w:rsidDel="001C7004">
          <w:rPr>
            <w:spacing w:val="-6"/>
          </w:rPr>
          <w:delText xml:space="preserve"> </w:delText>
        </w:r>
        <w:r w:rsidDel="001C7004">
          <w:delText>années</w:delText>
        </w:r>
        <w:r w:rsidDel="001C7004">
          <w:rPr>
            <w:spacing w:val="-6"/>
          </w:rPr>
          <w:delText xml:space="preserve"> </w:delText>
        </w:r>
        <w:r w:rsidDel="001C7004">
          <w:delText>1940,</w:delText>
        </w:r>
        <w:r w:rsidDel="001C7004">
          <w:rPr>
            <w:spacing w:val="-6"/>
          </w:rPr>
          <w:delText xml:space="preserve"> </w:delText>
        </w:r>
        <w:r w:rsidDel="001C7004">
          <w:delText>l</w:delText>
        </w:r>
        <w:r w:rsidR="005D0B38" w:rsidDel="001C7004">
          <w:delText>a</w:delText>
        </w:r>
        <w:r w:rsidDel="001C7004">
          <w:rPr>
            <w:spacing w:val="-6"/>
          </w:rPr>
          <w:delText xml:space="preserve"> </w:delText>
        </w:r>
        <w:r w:rsidDel="001C7004">
          <w:delText>pression</w:delText>
        </w:r>
        <w:r w:rsidDel="001C7004">
          <w:rPr>
            <w:spacing w:val="-6"/>
          </w:rPr>
          <w:delText xml:space="preserve"> </w:delText>
        </w:r>
        <w:r w:rsidDel="001C7004">
          <w:delText>internationale</w:delText>
        </w:r>
        <w:r w:rsidDel="001C7004">
          <w:rPr>
            <w:spacing w:val="-6"/>
          </w:rPr>
          <w:delText xml:space="preserve"> </w:delText>
        </w:r>
        <w:r w:rsidDel="001C7004">
          <w:delText>ainsi</w:delText>
        </w:r>
        <w:r w:rsidDel="001C7004">
          <w:rPr>
            <w:spacing w:val="-6"/>
          </w:rPr>
          <w:delText xml:space="preserve"> </w:delText>
        </w:r>
        <w:r w:rsidDel="001C7004">
          <w:delText>que</w:delText>
        </w:r>
        <w:r w:rsidDel="001C7004">
          <w:rPr>
            <w:spacing w:val="-6"/>
          </w:rPr>
          <w:delText xml:space="preserve"> </w:delText>
        </w:r>
        <w:r w:rsidDel="001C7004">
          <w:delText xml:space="preserve">de nombreux débats internes aux pays donne lieu à différentes controverses au sujet de tentatives </w:delText>
        </w:r>
        <w:r w:rsidDel="001C7004">
          <w:rPr>
            <w:w w:val="105"/>
          </w:rPr>
          <w:delText>de</w:delText>
        </w:r>
        <w:r w:rsidDel="001C7004">
          <w:rPr>
            <w:spacing w:val="-11"/>
            <w:w w:val="105"/>
          </w:rPr>
          <w:delText xml:space="preserve"> </w:delText>
        </w:r>
        <w:r w:rsidDel="001C7004">
          <w:rPr>
            <w:w w:val="105"/>
          </w:rPr>
          <w:delText>réformes</w:delText>
        </w:r>
        <w:r w:rsidDel="001C7004">
          <w:rPr>
            <w:spacing w:val="-11"/>
            <w:w w:val="105"/>
          </w:rPr>
          <w:delText xml:space="preserve"> </w:delText>
        </w:r>
        <w:r w:rsidDel="001C7004">
          <w:rPr>
            <w:w w:val="105"/>
          </w:rPr>
          <w:delText>de</w:delText>
        </w:r>
        <w:r w:rsidDel="001C7004">
          <w:rPr>
            <w:spacing w:val="-11"/>
            <w:w w:val="105"/>
          </w:rPr>
          <w:delText xml:space="preserve"> </w:delText>
        </w:r>
        <w:r w:rsidDel="001C7004">
          <w:rPr>
            <w:w w:val="105"/>
          </w:rPr>
          <w:delText>l’assurance-maladie.</w:delText>
        </w:r>
        <w:r w:rsidDel="001C7004">
          <w:rPr>
            <w:spacing w:val="-11"/>
            <w:w w:val="105"/>
          </w:rPr>
          <w:delText xml:space="preserve"> </w:delText>
        </w:r>
        <w:r w:rsidDel="001C7004">
          <w:rPr>
            <w:w w:val="105"/>
          </w:rPr>
          <w:delText>Plusieurs</w:delText>
        </w:r>
        <w:r w:rsidDel="001C7004">
          <w:rPr>
            <w:spacing w:val="-11"/>
            <w:w w:val="105"/>
          </w:rPr>
          <w:delText xml:space="preserve"> </w:delText>
        </w:r>
        <w:r w:rsidDel="001C7004">
          <w:rPr>
            <w:w w:val="105"/>
          </w:rPr>
          <w:delText>groupes</w:delText>
        </w:r>
        <w:r w:rsidDel="001C7004">
          <w:rPr>
            <w:spacing w:val="-11"/>
            <w:w w:val="105"/>
          </w:rPr>
          <w:delText xml:space="preserve"> </w:delText>
        </w:r>
        <w:r w:rsidDel="001C7004">
          <w:rPr>
            <w:w w:val="105"/>
          </w:rPr>
          <w:delText>d’intérêts</w:delText>
        </w:r>
        <w:r w:rsidDel="001C7004">
          <w:rPr>
            <w:spacing w:val="-11"/>
            <w:w w:val="105"/>
          </w:rPr>
          <w:delText xml:space="preserve"> </w:delText>
        </w:r>
        <w:r w:rsidDel="001C7004">
          <w:rPr>
            <w:w w:val="105"/>
          </w:rPr>
          <w:delText>se</w:delText>
        </w:r>
        <w:r w:rsidDel="001C7004">
          <w:rPr>
            <w:spacing w:val="-11"/>
            <w:w w:val="105"/>
          </w:rPr>
          <w:delText xml:space="preserve"> </w:delText>
        </w:r>
        <w:r w:rsidDel="001C7004">
          <w:rPr>
            <w:w w:val="105"/>
          </w:rPr>
          <w:delText>dessinent.</w:delText>
        </w:r>
        <w:r w:rsidDel="001C7004">
          <w:rPr>
            <w:spacing w:val="-11"/>
            <w:w w:val="105"/>
          </w:rPr>
          <w:delText xml:space="preserve"> </w:delText>
        </w:r>
        <w:r w:rsidDel="001C7004">
          <w:rPr>
            <w:w w:val="105"/>
          </w:rPr>
          <w:delText>En</w:delText>
        </w:r>
        <w:r w:rsidDel="001C7004">
          <w:rPr>
            <w:spacing w:val="-11"/>
            <w:w w:val="105"/>
          </w:rPr>
          <w:delText xml:space="preserve"> </w:delText>
        </w:r>
        <w:r w:rsidDel="001C7004">
          <w:rPr>
            <w:w w:val="105"/>
          </w:rPr>
          <w:delText>1945,</w:delText>
        </w:r>
        <w:r w:rsidDel="001C7004">
          <w:rPr>
            <w:spacing w:val="-11"/>
            <w:w w:val="105"/>
          </w:rPr>
          <w:delText xml:space="preserve"> </w:delText>
        </w:r>
        <w:r w:rsidDel="001C7004">
          <w:rPr>
            <w:w w:val="105"/>
          </w:rPr>
          <w:delText>par exemple,</w:delText>
        </w:r>
        <w:r w:rsidDel="001C7004">
          <w:rPr>
            <w:spacing w:val="-5"/>
            <w:w w:val="105"/>
          </w:rPr>
          <w:delText xml:space="preserve"> </w:delText>
        </w:r>
        <w:r w:rsidDel="001C7004">
          <w:rPr>
            <w:w w:val="105"/>
          </w:rPr>
          <w:delText>le</w:delText>
        </w:r>
        <w:r w:rsidDel="001C7004">
          <w:rPr>
            <w:spacing w:val="-5"/>
            <w:w w:val="105"/>
          </w:rPr>
          <w:delText xml:space="preserve"> </w:delText>
        </w:r>
        <w:r w:rsidDel="001C7004">
          <w:rPr>
            <w:w w:val="105"/>
          </w:rPr>
          <w:delText>Concordat</w:delText>
        </w:r>
        <w:r w:rsidDel="001C7004">
          <w:rPr>
            <w:spacing w:val="-5"/>
            <w:w w:val="105"/>
          </w:rPr>
          <w:delText xml:space="preserve"> </w:delText>
        </w:r>
        <w:r w:rsidDel="001C7004">
          <w:rPr>
            <w:w w:val="105"/>
          </w:rPr>
          <w:delText>des</w:delText>
        </w:r>
        <w:r w:rsidDel="001C7004">
          <w:rPr>
            <w:spacing w:val="-5"/>
            <w:w w:val="105"/>
          </w:rPr>
          <w:delText xml:space="preserve"> </w:delText>
        </w:r>
        <w:r w:rsidDel="001C7004">
          <w:rPr>
            <w:w w:val="105"/>
          </w:rPr>
          <w:delText>assurances</w:delText>
        </w:r>
        <w:r w:rsidDel="001C7004">
          <w:rPr>
            <w:spacing w:val="-5"/>
            <w:w w:val="105"/>
          </w:rPr>
          <w:delText xml:space="preserve"> </w:delText>
        </w:r>
        <w:r w:rsidDel="001C7004">
          <w:rPr>
            <w:w w:val="105"/>
          </w:rPr>
          <w:delText>maladies,</w:delText>
        </w:r>
        <w:r w:rsidDel="001C7004">
          <w:rPr>
            <w:spacing w:val="-5"/>
            <w:w w:val="105"/>
          </w:rPr>
          <w:delText xml:space="preserve"> </w:delText>
        </w:r>
        <w:r w:rsidDel="001C7004">
          <w:rPr>
            <w:w w:val="105"/>
          </w:rPr>
          <w:delText>groupe</w:delText>
        </w:r>
        <w:r w:rsidDel="001C7004">
          <w:rPr>
            <w:spacing w:val="-5"/>
            <w:w w:val="105"/>
          </w:rPr>
          <w:delText xml:space="preserve"> </w:delText>
        </w:r>
        <w:r w:rsidDel="001C7004">
          <w:rPr>
            <w:w w:val="105"/>
          </w:rPr>
          <w:delText>d’intérêt</w:delText>
        </w:r>
        <w:r w:rsidDel="001C7004">
          <w:rPr>
            <w:spacing w:val="-5"/>
            <w:w w:val="105"/>
          </w:rPr>
          <w:delText xml:space="preserve"> </w:delText>
        </w:r>
        <w:r w:rsidDel="001C7004">
          <w:rPr>
            <w:w w:val="105"/>
          </w:rPr>
          <w:delText>des</w:delText>
        </w:r>
        <w:r w:rsidDel="001C7004">
          <w:rPr>
            <w:spacing w:val="-5"/>
            <w:w w:val="105"/>
          </w:rPr>
          <w:delText xml:space="preserve"> </w:delText>
        </w:r>
        <w:r w:rsidDel="001C7004">
          <w:rPr>
            <w:w w:val="105"/>
          </w:rPr>
          <w:delText>assureurs,</w:delText>
        </w:r>
        <w:r w:rsidDel="001C7004">
          <w:rPr>
            <w:spacing w:val="-5"/>
            <w:w w:val="105"/>
          </w:rPr>
          <w:delText xml:space="preserve"> </w:delText>
        </w:r>
        <w:r w:rsidDel="001C7004">
          <w:rPr>
            <w:w w:val="105"/>
          </w:rPr>
          <w:delText>demande</w:delText>
        </w:r>
        <w:r w:rsidDel="001C7004">
          <w:rPr>
            <w:spacing w:val="-5"/>
            <w:w w:val="105"/>
          </w:rPr>
          <w:delText xml:space="preserve"> </w:delText>
        </w:r>
        <w:r w:rsidDel="001C7004">
          <w:rPr>
            <w:w w:val="105"/>
          </w:rPr>
          <w:delText>à l’exécutif</w:delText>
        </w:r>
        <w:r w:rsidDel="001C7004">
          <w:rPr>
            <w:spacing w:val="-16"/>
            <w:w w:val="105"/>
          </w:rPr>
          <w:delText xml:space="preserve"> </w:delText>
        </w:r>
        <w:r w:rsidDel="001C7004">
          <w:rPr>
            <w:w w:val="105"/>
          </w:rPr>
          <w:delText>fédéral</w:delText>
        </w:r>
        <w:r w:rsidDel="001C7004">
          <w:rPr>
            <w:spacing w:val="-16"/>
            <w:w w:val="105"/>
          </w:rPr>
          <w:delText xml:space="preserve"> </w:delText>
        </w:r>
        <w:r w:rsidDel="001C7004">
          <w:rPr>
            <w:w w:val="105"/>
          </w:rPr>
          <w:delText>d’instaurer</w:delText>
        </w:r>
        <w:r w:rsidDel="001C7004">
          <w:rPr>
            <w:spacing w:val="-16"/>
            <w:w w:val="105"/>
          </w:rPr>
          <w:delText xml:space="preserve"> </w:delText>
        </w:r>
        <w:r w:rsidDel="001C7004">
          <w:rPr>
            <w:w w:val="105"/>
          </w:rPr>
          <w:delText>l’obligation</w:delText>
        </w:r>
        <w:r w:rsidDel="001C7004">
          <w:rPr>
            <w:spacing w:val="-15"/>
            <w:w w:val="105"/>
          </w:rPr>
          <w:delText xml:space="preserve"> </w:delText>
        </w:r>
        <w:r w:rsidDel="001C7004">
          <w:rPr>
            <w:w w:val="105"/>
          </w:rPr>
          <w:delText>de</w:delText>
        </w:r>
        <w:r w:rsidDel="001C7004">
          <w:rPr>
            <w:spacing w:val="-16"/>
            <w:w w:val="105"/>
          </w:rPr>
          <w:delText xml:space="preserve"> </w:delText>
        </w:r>
        <w:r w:rsidDel="001C7004">
          <w:rPr>
            <w:w w:val="105"/>
          </w:rPr>
          <w:delText>souscrire</w:delText>
        </w:r>
        <w:r w:rsidDel="001C7004">
          <w:rPr>
            <w:spacing w:val="-16"/>
            <w:w w:val="105"/>
          </w:rPr>
          <w:delText xml:space="preserve"> </w:delText>
        </w:r>
        <w:r w:rsidDel="001C7004">
          <w:rPr>
            <w:w w:val="105"/>
          </w:rPr>
          <w:delText>à</w:delText>
        </w:r>
        <w:r w:rsidDel="001C7004">
          <w:rPr>
            <w:spacing w:val="-16"/>
            <w:w w:val="105"/>
          </w:rPr>
          <w:delText xml:space="preserve"> </w:delText>
        </w:r>
        <w:r w:rsidDel="001C7004">
          <w:rPr>
            <w:w w:val="105"/>
          </w:rPr>
          <w:delText>une</w:delText>
        </w:r>
        <w:r w:rsidDel="001C7004">
          <w:rPr>
            <w:spacing w:val="-15"/>
            <w:w w:val="105"/>
          </w:rPr>
          <w:delText xml:space="preserve"> </w:delText>
        </w:r>
        <w:r w:rsidDel="001C7004">
          <w:rPr>
            <w:w w:val="105"/>
          </w:rPr>
          <w:delText>assurance</w:delText>
        </w:r>
        <w:r w:rsidDel="001C7004">
          <w:rPr>
            <w:spacing w:val="-16"/>
            <w:w w:val="105"/>
          </w:rPr>
          <w:delText xml:space="preserve"> </w:delText>
        </w:r>
        <w:r w:rsidDel="001C7004">
          <w:rPr>
            <w:w w:val="105"/>
          </w:rPr>
          <w:delText>maladie</w:delText>
        </w:r>
        <w:r w:rsidDel="001C7004">
          <w:rPr>
            <w:spacing w:val="-16"/>
            <w:w w:val="105"/>
          </w:rPr>
          <w:delText xml:space="preserve"> </w:delText>
        </w:r>
        <w:r w:rsidDel="001C7004">
          <w:rPr>
            <w:w w:val="105"/>
          </w:rPr>
          <w:delText>pour</w:delText>
        </w:r>
        <w:r w:rsidR="005D0B38" w:rsidDel="001C7004">
          <w:rPr>
            <w:spacing w:val="-16"/>
            <w:w w:val="105"/>
          </w:rPr>
          <w:delText xml:space="preserve"> </w:delText>
        </w:r>
        <w:r w:rsidDel="001C7004">
          <w:rPr>
            <w:w w:val="105"/>
          </w:rPr>
          <w:delText>les couches</w:delText>
        </w:r>
        <w:r w:rsidDel="001C7004">
          <w:rPr>
            <w:spacing w:val="-16"/>
            <w:w w:val="105"/>
          </w:rPr>
          <w:delText xml:space="preserve"> </w:delText>
        </w:r>
        <w:r w:rsidDel="001C7004">
          <w:rPr>
            <w:w w:val="105"/>
          </w:rPr>
          <w:delText>les</w:delText>
        </w:r>
        <w:r w:rsidDel="001C7004">
          <w:rPr>
            <w:spacing w:val="-16"/>
            <w:w w:val="105"/>
          </w:rPr>
          <w:delText xml:space="preserve"> </w:delText>
        </w:r>
        <w:r w:rsidDel="001C7004">
          <w:rPr>
            <w:w w:val="105"/>
          </w:rPr>
          <w:delText>plus</w:delText>
        </w:r>
        <w:r w:rsidDel="001C7004">
          <w:rPr>
            <w:spacing w:val="-16"/>
            <w:w w:val="105"/>
          </w:rPr>
          <w:delText xml:space="preserve"> </w:delText>
        </w:r>
        <w:r w:rsidDel="001C7004">
          <w:rPr>
            <w:w w:val="105"/>
          </w:rPr>
          <w:delText>précaires.</w:delText>
        </w:r>
        <w:r w:rsidDel="001C7004">
          <w:rPr>
            <w:spacing w:val="-15"/>
            <w:w w:val="105"/>
          </w:rPr>
          <w:delText xml:space="preserve"> </w:delText>
        </w:r>
        <w:r w:rsidDel="001C7004">
          <w:rPr>
            <w:w w:val="105"/>
          </w:rPr>
          <w:delText>Il</w:delText>
        </w:r>
        <w:r w:rsidDel="001C7004">
          <w:rPr>
            <w:spacing w:val="-16"/>
            <w:w w:val="105"/>
          </w:rPr>
          <w:delText xml:space="preserve"> </w:delText>
        </w:r>
        <w:r w:rsidDel="001C7004">
          <w:rPr>
            <w:w w:val="105"/>
          </w:rPr>
          <w:delText>se</w:delText>
        </w:r>
        <w:r w:rsidDel="001C7004">
          <w:rPr>
            <w:spacing w:val="-16"/>
            <w:w w:val="105"/>
          </w:rPr>
          <w:delText xml:space="preserve"> </w:delText>
        </w:r>
        <w:r w:rsidDel="001C7004">
          <w:rPr>
            <w:w w:val="105"/>
          </w:rPr>
          <w:delText>positionne</w:delText>
        </w:r>
        <w:r w:rsidDel="001C7004">
          <w:rPr>
            <w:spacing w:val="-16"/>
            <w:w w:val="105"/>
          </w:rPr>
          <w:delText xml:space="preserve"> </w:delText>
        </w:r>
        <w:r w:rsidDel="001C7004">
          <w:rPr>
            <w:w w:val="105"/>
          </w:rPr>
          <w:delText>en</w:delText>
        </w:r>
        <w:r w:rsidDel="001C7004">
          <w:rPr>
            <w:spacing w:val="-15"/>
            <w:w w:val="105"/>
          </w:rPr>
          <w:delText xml:space="preserve"> </w:delText>
        </w:r>
        <w:r w:rsidDel="001C7004">
          <w:rPr>
            <w:w w:val="105"/>
          </w:rPr>
          <w:delText>faveur</w:delText>
        </w:r>
        <w:r w:rsidDel="001C7004">
          <w:rPr>
            <w:spacing w:val="-16"/>
            <w:w w:val="105"/>
          </w:rPr>
          <w:delText xml:space="preserve"> </w:delText>
        </w:r>
        <w:r w:rsidDel="001C7004">
          <w:rPr>
            <w:w w:val="105"/>
          </w:rPr>
          <w:delText>de</w:delText>
        </w:r>
        <w:r w:rsidDel="001C7004">
          <w:rPr>
            <w:spacing w:val="-16"/>
            <w:w w:val="105"/>
          </w:rPr>
          <w:delText xml:space="preserve"> </w:delText>
        </w:r>
        <w:r w:rsidDel="001C7004">
          <w:rPr>
            <w:w w:val="105"/>
          </w:rPr>
          <w:delText>la</w:delText>
        </w:r>
        <w:r w:rsidDel="001C7004">
          <w:rPr>
            <w:spacing w:val="-16"/>
            <w:w w:val="105"/>
          </w:rPr>
          <w:delText xml:space="preserve"> </w:delText>
        </w:r>
        <w:r w:rsidDel="001C7004">
          <w:rPr>
            <w:w w:val="105"/>
          </w:rPr>
          <w:delText>«</w:delText>
        </w:r>
        <w:r w:rsidDel="001C7004">
          <w:rPr>
            <w:spacing w:val="-15"/>
            <w:w w:val="105"/>
          </w:rPr>
          <w:delText xml:space="preserve"> </w:delText>
        </w:r>
        <w:r w:rsidDel="001C7004">
          <w:rPr>
            <w:w w:val="105"/>
          </w:rPr>
          <w:delText>loi</w:delText>
        </w:r>
        <w:r w:rsidDel="001C7004">
          <w:rPr>
            <w:spacing w:val="-16"/>
            <w:w w:val="105"/>
          </w:rPr>
          <w:delText xml:space="preserve"> </w:delText>
        </w:r>
        <w:r w:rsidDel="001C7004">
          <w:rPr>
            <w:w w:val="105"/>
          </w:rPr>
          <w:delText>Bircher</w:delText>
        </w:r>
        <w:r w:rsidDel="001C7004">
          <w:rPr>
            <w:spacing w:val="-16"/>
            <w:w w:val="105"/>
          </w:rPr>
          <w:delText xml:space="preserve"> </w:delText>
        </w:r>
        <w:r w:rsidDel="001C7004">
          <w:rPr>
            <w:w w:val="105"/>
          </w:rPr>
          <w:delText>»,</w:delText>
        </w:r>
        <w:r w:rsidDel="001C7004">
          <w:rPr>
            <w:spacing w:val="-16"/>
            <w:w w:val="105"/>
          </w:rPr>
          <w:delText xml:space="preserve"> </w:delText>
        </w:r>
        <w:r w:rsidDel="001C7004">
          <w:rPr>
            <w:w w:val="105"/>
          </w:rPr>
          <w:delText>qui</w:delText>
        </w:r>
        <w:r w:rsidDel="001C7004">
          <w:rPr>
            <w:spacing w:val="-15"/>
            <w:w w:val="105"/>
          </w:rPr>
          <w:delText xml:space="preserve"> </w:delText>
        </w:r>
        <w:r w:rsidDel="001C7004">
          <w:rPr>
            <w:w w:val="105"/>
          </w:rPr>
          <w:delText>vise</w:delText>
        </w:r>
        <w:r w:rsidDel="001C7004">
          <w:rPr>
            <w:spacing w:val="-16"/>
            <w:w w:val="105"/>
          </w:rPr>
          <w:delText xml:space="preserve"> </w:delText>
        </w:r>
        <w:r w:rsidDel="001C7004">
          <w:rPr>
            <w:w w:val="105"/>
          </w:rPr>
          <w:delText>à</w:delText>
        </w:r>
        <w:r w:rsidDel="001C7004">
          <w:rPr>
            <w:spacing w:val="-16"/>
            <w:w w:val="105"/>
          </w:rPr>
          <w:delText xml:space="preserve"> </w:delText>
        </w:r>
        <w:r w:rsidDel="001C7004">
          <w:rPr>
            <w:w w:val="105"/>
          </w:rPr>
          <w:delText>accroître l’obligation</w:delText>
        </w:r>
        <w:r w:rsidDel="001C7004">
          <w:rPr>
            <w:spacing w:val="-2"/>
            <w:w w:val="105"/>
          </w:rPr>
          <w:delText xml:space="preserve"> </w:delText>
        </w:r>
        <w:r w:rsidDel="001C7004">
          <w:rPr>
            <w:w w:val="105"/>
          </w:rPr>
          <w:delText>d’assurance</w:delText>
        </w:r>
        <w:r w:rsidDel="001C7004">
          <w:rPr>
            <w:spacing w:val="-2"/>
            <w:w w:val="105"/>
          </w:rPr>
          <w:delText xml:space="preserve"> </w:delText>
        </w:r>
        <w:r w:rsidDel="001C7004">
          <w:rPr>
            <w:w w:val="105"/>
          </w:rPr>
          <w:delText>dans</w:delText>
        </w:r>
        <w:r w:rsidDel="001C7004">
          <w:rPr>
            <w:spacing w:val="-2"/>
            <w:w w:val="105"/>
          </w:rPr>
          <w:delText xml:space="preserve"> </w:delText>
        </w:r>
        <w:r w:rsidDel="001C7004">
          <w:rPr>
            <w:w w:val="105"/>
          </w:rPr>
          <w:delText>ce</w:delText>
        </w:r>
        <w:r w:rsidDel="001C7004">
          <w:rPr>
            <w:spacing w:val="-2"/>
            <w:w w:val="105"/>
          </w:rPr>
          <w:delText xml:space="preserve"> </w:delText>
        </w:r>
        <w:r w:rsidDel="001C7004">
          <w:rPr>
            <w:w w:val="105"/>
          </w:rPr>
          <w:delText>sens.</w:delText>
        </w:r>
        <w:r w:rsidDel="001C7004">
          <w:rPr>
            <w:spacing w:val="-2"/>
            <w:w w:val="105"/>
          </w:rPr>
          <w:delText xml:space="preserve"> </w:delText>
        </w:r>
        <w:r w:rsidDel="001C7004">
          <w:rPr>
            <w:w w:val="105"/>
          </w:rPr>
          <w:delText>Contrairement</w:delText>
        </w:r>
        <w:r w:rsidDel="001C7004">
          <w:rPr>
            <w:spacing w:val="-2"/>
            <w:w w:val="105"/>
          </w:rPr>
          <w:delText xml:space="preserve"> </w:delText>
        </w:r>
        <w:r w:rsidDel="001C7004">
          <w:rPr>
            <w:w w:val="105"/>
          </w:rPr>
          <w:delText>à</w:delText>
        </w:r>
        <w:r w:rsidDel="001C7004">
          <w:rPr>
            <w:spacing w:val="-2"/>
            <w:w w:val="105"/>
          </w:rPr>
          <w:delText xml:space="preserve"> </w:delText>
        </w:r>
        <w:r w:rsidDel="001C7004">
          <w:rPr>
            <w:w w:val="105"/>
          </w:rPr>
          <w:delText>1911,</w:delText>
        </w:r>
        <w:r w:rsidDel="001C7004">
          <w:rPr>
            <w:spacing w:val="-2"/>
            <w:w w:val="105"/>
          </w:rPr>
          <w:delText xml:space="preserve"> </w:delText>
        </w:r>
        <w:r w:rsidDel="001C7004">
          <w:rPr>
            <w:w w:val="105"/>
          </w:rPr>
          <w:delText>où</w:delText>
        </w:r>
        <w:r w:rsidDel="001C7004">
          <w:rPr>
            <w:spacing w:val="-2"/>
            <w:w w:val="105"/>
          </w:rPr>
          <w:delText xml:space="preserve"> </w:delText>
        </w:r>
        <w:r w:rsidDel="001C7004">
          <w:rPr>
            <w:w w:val="105"/>
          </w:rPr>
          <w:delText>les</w:delText>
        </w:r>
        <w:r w:rsidDel="001C7004">
          <w:rPr>
            <w:spacing w:val="-2"/>
            <w:w w:val="105"/>
          </w:rPr>
          <w:delText xml:space="preserve"> </w:delText>
        </w:r>
        <w:r w:rsidDel="001C7004">
          <w:rPr>
            <w:w w:val="105"/>
          </w:rPr>
          <w:delText>médecins</w:delText>
        </w:r>
        <w:r w:rsidDel="001C7004">
          <w:rPr>
            <w:spacing w:val="-2"/>
            <w:w w:val="105"/>
          </w:rPr>
          <w:delText xml:space="preserve"> </w:delText>
        </w:r>
        <w:r w:rsidDel="001C7004">
          <w:rPr>
            <w:w w:val="105"/>
          </w:rPr>
          <w:delText>s’allient</w:delText>
        </w:r>
        <w:r w:rsidDel="001C7004">
          <w:rPr>
            <w:spacing w:val="-2"/>
            <w:w w:val="105"/>
          </w:rPr>
          <w:delText xml:space="preserve"> </w:delText>
        </w:r>
        <w:r w:rsidDel="001C7004">
          <w:rPr>
            <w:w w:val="105"/>
          </w:rPr>
          <w:delText>aux assureurs,</w:delText>
        </w:r>
        <w:r w:rsidDel="001C7004">
          <w:rPr>
            <w:spacing w:val="-1"/>
            <w:w w:val="105"/>
          </w:rPr>
          <w:delText xml:space="preserve"> </w:delText>
        </w:r>
        <w:r w:rsidDel="001C7004">
          <w:rPr>
            <w:w w:val="105"/>
          </w:rPr>
          <w:delText>un</w:delText>
        </w:r>
        <w:r w:rsidDel="001C7004">
          <w:rPr>
            <w:spacing w:val="-1"/>
            <w:w w:val="105"/>
          </w:rPr>
          <w:delText xml:space="preserve"> </w:delText>
        </w:r>
        <w:r w:rsidDel="001C7004">
          <w:rPr>
            <w:w w:val="105"/>
          </w:rPr>
          <w:delText>désaccord</w:delText>
        </w:r>
        <w:r w:rsidDel="001C7004">
          <w:rPr>
            <w:spacing w:val="-1"/>
            <w:w w:val="105"/>
          </w:rPr>
          <w:delText xml:space="preserve"> </w:delText>
        </w:r>
        <w:r w:rsidDel="001C7004">
          <w:rPr>
            <w:w w:val="105"/>
          </w:rPr>
          <w:delText>se</w:delText>
        </w:r>
        <w:r w:rsidDel="001C7004">
          <w:rPr>
            <w:spacing w:val="-1"/>
            <w:w w:val="105"/>
          </w:rPr>
          <w:delText xml:space="preserve"> </w:delText>
        </w:r>
        <w:r w:rsidDel="001C7004">
          <w:rPr>
            <w:w w:val="105"/>
          </w:rPr>
          <w:delText>dessine</w:delText>
        </w:r>
        <w:r w:rsidDel="001C7004">
          <w:rPr>
            <w:spacing w:val="-1"/>
            <w:w w:val="105"/>
          </w:rPr>
          <w:delText xml:space="preserve"> </w:delText>
        </w:r>
        <w:r w:rsidDel="001C7004">
          <w:rPr>
            <w:w w:val="105"/>
          </w:rPr>
          <w:delText>avec</w:delText>
        </w:r>
        <w:r w:rsidDel="001C7004">
          <w:rPr>
            <w:spacing w:val="-1"/>
            <w:w w:val="105"/>
          </w:rPr>
          <w:delText xml:space="preserve"> </w:delText>
        </w:r>
        <w:r w:rsidDel="001C7004">
          <w:rPr>
            <w:w w:val="105"/>
          </w:rPr>
          <w:delText>les</w:delText>
        </w:r>
        <w:r w:rsidDel="001C7004">
          <w:rPr>
            <w:spacing w:val="-1"/>
            <w:w w:val="105"/>
          </w:rPr>
          <w:delText xml:space="preserve"> </w:delText>
        </w:r>
        <w:r w:rsidDel="001C7004">
          <w:rPr>
            <w:w w:val="105"/>
          </w:rPr>
          <w:delText>représentants</w:delText>
        </w:r>
        <w:r w:rsidDel="001C7004">
          <w:rPr>
            <w:spacing w:val="-1"/>
            <w:w w:val="105"/>
          </w:rPr>
          <w:delText xml:space="preserve"> </w:delText>
        </w:r>
        <w:r w:rsidDel="001C7004">
          <w:rPr>
            <w:w w:val="105"/>
          </w:rPr>
          <w:delText>des</w:delText>
        </w:r>
        <w:r w:rsidDel="001C7004">
          <w:rPr>
            <w:spacing w:val="-1"/>
            <w:w w:val="105"/>
          </w:rPr>
          <w:delText xml:space="preserve"> </w:delText>
        </w:r>
        <w:r w:rsidDel="001C7004">
          <w:rPr>
            <w:w w:val="105"/>
          </w:rPr>
          <w:delText>médecins.</w:delText>
        </w:r>
        <w:r w:rsidDel="001C7004">
          <w:rPr>
            <w:spacing w:val="-1"/>
            <w:w w:val="105"/>
          </w:rPr>
          <w:delText xml:space="preserve"> </w:delText>
        </w:r>
        <w:r w:rsidDel="001C7004">
          <w:rPr>
            <w:w w:val="105"/>
          </w:rPr>
          <w:delText>En</w:delText>
        </w:r>
        <w:r w:rsidDel="001C7004">
          <w:rPr>
            <w:spacing w:val="-1"/>
            <w:w w:val="105"/>
          </w:rPr>
          <w:delText xml:space="preserve"> </w:delText>
        </w:r>
        <w:r w:rsidDel="001C7004">
          <w:rPr>
            <w:w w:val="105"/>
          </w:rPr>
          <w:delText>1945,</w:delText>
        </w:r>
        <w:r w:rsidDel="001C7004">
          <w:rPr>
            <w:spacing w:val="-1"/>
            <w:w w:val="105"/>
          </w:rPr>
          <w:delText xml:space="preserve"> </w:delText>
        </w:r>
        <w:r w:rsidDel="001C7004">
          <w:rPr>
            <w:w w:val="105"/>
          </w:rPr>
          <w:delText>la</w:delText>
        </w:r>
        <w:r w:rsidDel="001C7004">
          <w:rPr>
            <w:spacing w:val="-1"/>
            <w:w w:val="105"/>
          </w:rPr>
          <w:delText xml:space="preserve"> </w:delText>
        </w:r>
        <w:r w:rsidDel="001C7004">
          <w:rPr>
            <w:w w:val="105"/>
          </w:rPr>
          <w:delText>loi</w:delText>
        </w:r>
        <w:r w:rsidDel="001C7004">
          <w:rPr>
            <w:spacing w:val="-1"/>
            <w:w w:val="105"/>
          </w:rPr>
          <w:delText xml:space="preserve"> </w:delText>
        </w:r>
        <w:r w:rsidDel="001C7004">
          <w:rPr>
            <w:w w:val="105"/>
          </w:rPr>
          <w:delText xml:space="preserve">est </w:delText>
        </w:r>
        <w:r w:rsidDel="001C7004">
          <w:rPr>
            <w:spacing w:val="-2"/>
            <w:w w:val="105"/>
          </w:rPr>
          <w:delText>soumise</w:delText>
        </w:r>
        <w:r w:rsidDel="001C7004">
          <w:rPr>
            <w:spacing w:val="-8"/>
            <w:w w:val="105"/>
          </w:rPr>
          <w:delText xml:space="preserve"> </w:delText>
        </w:r>
        <w:r w:rsidDel="001C7004">
          <w:rPr>
            <w:spacing w:val="-2"/>
            <w:w w:val="105"/>
          </w:rPr>
          <w:delText>au</w:delText>
        </w:r>
        <w:r w:rsidDel="001C7004">
          <w:rPr>
            <w:spacing w:val="-8"/>
            <w:w w:val="105"/>
          </w:rPr>
          <w:delText xml:space="preserve"> </w:delText>
        </w:r>
        <w:r w:rsidDel="001C7004">
          <w:rPr>
            <w:spacing w:val="-2"/>
            <w:w w:val="105"/>
          </w:rPr>
          <w:delText>vote,</w:delText>
        </w:r>
        <w:r w:rsidDel="001C7004">
          <w:rPr>
            <w:spacing w:val="-8"/>
            <w:w w:val="105"/>
          </w:rPr>
          <w:delText xml:space="preserve"> </w:delText>
        </w:r>
        <w:r w:rsidDel="001C7004">
          <w:rPr>
            <w:spacing w:val="-2"/>
            <w:w w:val="105"/>
          </w:rPr>
          <w:delText>et</w:delText>
        </w:r>
        <w:r w:rsidDel="001C7004">
          <w:rPr>
            <w:spacing w:val="-8"/>
            <w:w w:val="105"/>
          </w:rPr>
          <w:delText xml:space="preserve"> </w:delText>
        </w:r>
        <w:r w:rsidDel="001C7004">
          <w:rPr>
            <w:spacing w:val="-2"/>
            <w:w w:val="105"/>
          </w:rPr>
          <w:delText>est</w:delText>
        </w:r>
        <w:r w:rsidDel="001C7004">
          <w:rPr>
            <w:spacing w:val="-8"/>
            <w:w w:val="105"/>
          </w:rPr>
          <w:delText xml:space="preserve"> </w:delText>
        </w:r>
        <w:r w:rsidDel="001C7004">
          <w:rPr>
            <w:spacing w:val="-2"/>
            <w:w w:val="105"/>
          </w:rPr>
          <w:delText>refusée</w:delText>
        </w:r>
        <w:r w:rsidDel="001C7004">
          <w:rPr>
            <w:spacing w:val="-8"/>
            <w:w w:val="105"/>
          </w:rPr>
          <w:delText xml:space="preserve"> </w:delText>
        </w:r>
        <w:r w:rsidDel="001C7004">
          <w:rPr>
            <w:spacing w:val="-2"/>
            <w:w w:val="105"/>
          </w:rPr>
          <w:delText>par</w:delText>
        </w:r>
        <w:r w:rsidDel="001C7004">
          <w:rPr>
            <w:spacing w:val="-8"/>
            <w:w w:val="105"/>
          </w:rPr>
          <w:delText xml:space="preserve"> </w:delText>
        </w:r>
        <w:r w:rsidDel="001C7004">
          <w:rPr>
            <w:spacing w:val="-2"/>
            <w:w w:val="105"/>
          </w:rPr>
          <w:delText>une</w:delText>
        </w:r>
        <w:r w:rsidDel="001C7004">
          <w:rPr>
            <w:spacing w:val="-8"/>
            <w:w w:val="105"/>
          </w:rPr>
          <w:delText xml:space="preserve"> </w:delText>
        </w:r>
        <w:r w:rsidDel="001C7004">
          <w:rPr>
            <w:spacing w:val="-2"/>
            <w:w w:val="105"/>
          </w:rPr>
          <w:delText>large</w:delText>
        </w:r>
        <w:r w:rsidDel="001C7004">
          <w:rPr>
            <w:spacing w:val="-8"/>
            <w:w w:val="105"/>
          </w:rPr>
          <w:delText xml:space="preserve"> </w:delText>
        </w:r>
        <w:r w:rsidDel="001C7004">
          <w:rPr>
            <w:spacing w:val="-2"/>
            <w:w w:val="105"/>
          </w:rPr>
          <w:delText>majorité</w:delText>
        </w:r>
        <w:r w:rsidDel="001C7004">
          <w:rPr>
            <w:spacing w:val="-8"/>
            <w:w w:val="105"/>
          </w:rPr>
          <w:delText xml:space="preserve"> </w:delText>
        </w:r>
        <w:r w:rsidDel="001C7004">
          <w:rPr>
            <w:spacing w:val="-2"/>
            <w:w w:val="105"/>
          </w:rPr>
          <w:delText>des</w:delText>
        </w:r>
        <w:r w:rsidDel="001C7004">
          <w:rPr>
            <w:spacing w:val="-8"/>
            <w:w w:val="105"/>
          </w:rPr>
          <w:delText xml:space="preserve"> </w:delText>
        </w:r>
        <w:r w:rsidDel="001C7004">
          <w:rPr>
            <w:spacing w:val="-2"/>
            <w:w w:val="105"/>
          </w:rPr>
          <w:delText>votants</w:delText>
        </w:r>
        <w:r w:rsidDel="001C7004">
          <w:rPr>
            <w:spacing w:val="-8"/>
            <w:w w:val="105"/>
          </w:rPr>
          <w:delText xml:space="preserve"> </w:delText>
        </w:r>
        <w:r w:rsidRPr="00DC1E0E" w:rsidDel="001C7004">
          <w:rPr>
            <w:spacing w:val="-2"/>
            <w:w w:val="105"/>
          </w:rPr>
          <w:delText>(</w:delText>
        </w:r>
        <w:r w:rsidR="008725D2" w:rsidDel="001C7004">
          <w:fldChar w:fldCharType="begin"/>
        </w:r>
        <w:r w:rsidR="008725D2" w:rsidDel="001C7004">
          <w:delInstrText>HYPERLINK \l "_bookmark58"</w:delInstrText>
        </w:r>
        <w:r w:rsidR="008725D2" w:rsidDel="001C7004">
          <w:fldChar w:fldCharType="separate"/>
        </w:r>
        <w:r w:rsidR="008725D2" w:rsidRPr="00DC1E0E" w:rsidDel="001C7004">
          <w:rPr>
            <w:spacing w:val="-2"/>
            <w:w w:val="105"/>
          </w:rPr>
          <w:delText>Legentilhomme</w:delText>
        </w:r>
        <w:r w:rsidR="000D429B" w:rsidDel="001C7004">
          <w:rPr>
            <w:spacing w:val="-2"/>
            <w:w w:val="105"/>
          </w:rPr>
          <w:delText>,</w:delText>
        </w:r>
        <w:r w:rsidR="008725D2" w:rsidRPr="00DC1E0E" w:rsidDel="001C7004">
          <w:rPr>
            <w:spacing w:val="-8"/>
            <w:w w:val="105"/>
          </w:rPr>
          <w:delText xml:space="preserve"> </w:delText>
        </w:r>
        <w:r w:rsidR="008725D2" w:rsidRPr="00DC1E0E" w:rsidDel="001C7004">
          <w:rPr>
            <w:spacing w:val="-2"/>
            <w:w w:val="105"/>
          </w:rPr>
          <w:delText>2024</w:delText>
        </w:r>
        <w:r w:rsidR="008725D2" w:rsidDel="001C7004">
          <w:fldChar w:fldCharType="end"/>
        </w:r>
        <w:r w:rsidR="000D429B" w:rsidDel="001C7004">
          <w:delText>a</w:delText>
        </w:r>
        <w:r w:rsidRPr="00DC1E0E" w:rsidDel="001C7004">
          <w:rPr>
            <w:spacing w:val="-2"/>
            <w:w w:val="105"/>
          </w:rPr>
          <w:delText>)</w:delText>
        </w:r>
        <w:r w:rsidDel="001C7004">
          <w:rPr>
            <w:spacing w:val="-2"/>
            <w:w w:val="105"/>
          </w:rPr>
          <w:delText>.</w:delText>
        </w:r>
        <w:r w:rsidDel="001C7004">
          <w:rPr>
            <w:spacing w:val="-8"/>
            <w:w w:val="105"/>
          </w:rPr>
          <w:delText xml:space="preserve"> </w:delText>
        </w:r>
        <w:r w:rsidDel="001C7004">
          <w:rPr>
            <w:spacing w:val="-2"/>
            <w:w w:val="105"/>
          </w:rPr>
          <w:delText xml:space="preserve">En </w:delText>
        </w:r>
        <w:r w:rsidDel="001C7004">
          <w:delText>1949,</w:delText>
        </w:r>
        <w:r w:rsidDel="001C7004">
          <w:rPr>
            <w:spacing w:val="-13"/>
          </w:rPr>
          <w:delText xml:space="preserve"> </w:delText>
        </w:r>
        <w:r w:rsidDel="001C7004">
          <w:delText>le</w:delText>
        </w:r>
        <w:r w:rsidDel="001C7004">
          <w:rPr>
            <w:spacing w:val="-13"/>
          </w:rPr>
          <w:delText xml:space="preserve"> </w:delText>
        </w:r>
        <w:r w:rsidDel="001C7004">
          <w:delText>refus</w:delText>
        </w:r>
        <w:r w:rsidDel="001C7004">
          <w:rPr>
            <w:spacing w:val="-13"/>
          </w:rPr>
          <w:delText xml:space="preserve"> </w:delText>
        </w:r>
        <w:r w:rsidDel="001C7004">
          <w:delText>par</w:delText>
        </w:r>
        <w:r w:rsidDel="001C7004">
          <w:rPr>
            <w:spacing w:val="-13"/>
          </w:rPr>
          <w:delText xml:space="preserve"> </w:delText>
        </w:r>
        <w:r w:rsidDel="001C7004">
          <w:delText>75%</w:delText>
        </w:r>
        <w:r w:rsidDel="001C7004">
          <w:rPr>
            <w:spacing w:val="-13"/>
          </w:rPr>
          <w:delText xml:space="preserve"> </w:delText>
        </w:r>
        <w:r w:rsidDel="001C7004">
          <w:delText>des</w:delText>
        </w:r>
        <w:r w:rsidDel="001C7004">
          <w:rPr>
            <w:spacing w:val="-13"/>
          </w:rPr>
          <w:delText xml:space="preserve"> </w:delText>
        </w:r>
        <w:r w:rsidDel="001C7004">
          <w:delText>votants</w:delText>
        </w:r>
        <w:r w:rsidDel="001C7004">
          <w:rPr>
            <w:spacing w:val="-13"/>
          </w:rPr>
          <w:delText xml:space="preserve"> </w:delText>
        </w:r>
        <w:r w:rsidDel="001C7004">
          <w:delText>des</w:delText>
        </w:r>
        <w:r w:rsidDel="001C7004">
          <w:rPr>
            <w:spacing w:val="-13"/>
          </w:rPr>
          <w:delText xml:space="preserve"> </w:delText>
        </w:r>
        <w:r w:rsidDel="001C7004">
          <w:delText>votants</w:delText>
        </w:r>
        <w:r w:rsidDel="001C7004">
          <w:rPr>
            <w:spacing w:val="-13"/>
          </w:rPr>
          <w:delText xml:space="preserve"> </w:delText>
        </w:r>
        <w:r w:rsidDel="001C7004">
          <w:delText>du</w:delText>
        </w:r>
        <w:r w:rsidDel="001C7004">
          <w:rPr>
            <w:spacing w:val="-13"/>
          </w:rPr>
          <w:delText xml:space="preserve"> </w:delText>
        </w:r>
        <w:r w:rsidDel="001C7004">
          <w:delText>complément</w:delText>
        </w:r>
        <w:r w:rsidDel="001C7004">
          <w:rPr>
            <w:spacing w:val="-13"/>
          </w:rPr>
          <w:delText xml:space="preserve"> </w:delText>
        </w:r>
        <w:r w:rsidDel="001C7004">
          <w:delText>à</w:delText>
        </w:r>
        <w:r w:rsidDel="001C7004">
          <w:rPr>
            <w:spacing w:val="-13"/>
          </w:rPr>
          <w:delText xml:space="preserve"> </w:delText>
        </w:r>
        <w:r w:rsidDel="001C7004">
          <w:delText>la</w:delText>
        </w:r>
        <w:r w:rsidDel="001C7004">
          <w:rPr>
            <w:spacing w:val="-13"/>
          </w:rPr>
          <w:delText xml:space="preserve"> </w:delText>
        </w:r>
        <w:r w:rsidDel="001C7004">
          <w:delText>loi</w:delText>
        </w:r>
        <w:r w:rsidDel="001C7004">
          <w:rPr>
            <w:spacing w:val="-13"/>
          </w:rPr>
          <w:delText xml:space="preserve"> </w:delText>
        </w:r>
        <w:r w:rsidDel="001C7004">
          <w:delText>fédérale</w:delText>
        </w:r>
        <w:r w:rsidDel="001C7004">
          <w:rPr>
            <w:spacing w:val="-13"/>
          </w:rPr>
          <w:delText xml:space="preserve"> </w:delText>
        </w:r>
        <w:r w:rsidDel="001C7004">
          <w:delText>sur</w:delText>
        </w:r>
        <w:r w:rsidDel="001C7004">
          <w:rPr>
            <w:spacing w:val="-13"/>
          </w:rPr>
          <w:delText xml:space="preserve"> </w:delText>
        </w:r>
        <w:r w:rsidDel="001C7004">
          <w:delText>la</w:delText>
        </w:r>
        <w:r w:rsidDel="001C7004">
          <w:rPr>
            <w:spacing w:val="-13"/>
          </w:rPr>
          <w:delText xml:space="preserve"> </w:delText>
        </w:r>
        <w:r w:rsidDel="001C7004">
          <w:delText>tuberculose marque</w:delText>
        </w:r>
        <w:r w:rsidDel="001C7004">
          <w:rPr>
            <w:spacing w:val="-7"/>
          </w:rPr>
          <w:delText xml:space="preserve"> </w:delText>
        </w:r>
        <w:r w:rsidDel="001C7004">
          <w:delText>un</w:delText>
        </w:r>
        <w:r w:rsidDel="001C7004">
          <w:rPr>
            <w:spacing w:val="-7"/>
          </w:rPr>
          <w:delText xml:space="preserve"> </w:delText>
        </w:r>
        <w:r w:rsidDel="001C7004">
          <w:delText>nouvel</w:delText>
        </w:r>
        <w:r w:rsidDel="001C7004">
          <w:rPr>
            <w:spacing w:val="-7"/>
          </w:rPr>
          <w:delText xml:space="preserve"> </w:delText>
        </w:r>
        <w:r w:rsidDel="001C7004">
          <w:delText>échec</w:delText>
        </w:r>
        <w:r w:rsidDel="001C7004">
          <w:rPr>
            <w:spacing w:val="-7"/>
          </w:rPr>
          <w:delText xml:space="preserve"> </w:delText>
        </w:r>
        <w:r w:rsidDel="001C7004">
          <w:delText>pour</w:delText>
        </w:r>
        <w:r w:rsidDel="001C7004">
          <w:rPr>
            <w:spacing w:val="-7"/>
          </w:rPr>
          <w:delText xml:space="preserve"> </w:delText>
        </w:r>
        <w:r w:rsidDel="001C7004">
          <w:delText>l’extension</w:delText>
        </w:r>
        <w:r w:rsidDel="001C7004">
          <w:rPr>
            <w:spacing w:val="-7"/>
          </w:rPr>
          <w:delText xml:space="preserve"> </w:delText>
        </w:r>
        <w:r w:rsidDel="001C7004">
          <w:delText>de</w:delText>
        </w:r>
        <w:r w:rsidDel="001C7004">
          <w:rPr>
            <w:spacing w:val="-7"/>
          </w:rPr>
          <w:delText xml:space="preserve"> </w:delText>
        </w:r>
        <w:r w:rsidDel="001C7004">
          <w:delText>la</w:delText>
        </w:r>
        <w:r w:rsidDel="001C7004">
          <w:rPr>
            <w:spacing w:val="-7"/>
          </w:rPr>
          <w:delText xml:space="preserve"> </w:delText>
        </w:r>
        <w:r w:rsidDel="001C7004">
          <w:delText>couverture</w:delText>
        </w:r>
        <w:r w:rsidDel="001C7004">
          <w:rPr>
            <w:spacing w:val="-7"/>
          </w:rPr>
          <w:delText xml:space="preserve"> </w:delText>
        </w:r>
        <w:r w:rsidDel="001C7004">
          <w:delText>obligatoire.</w:delText>
        </w:r>
        <w:r w:rsidDel="001C7004">
          <w:rPr>
            <w:spacing w:val="-7"/>
          </w:rPr>
          <w:delText xml:space="preserve"> </w:delText>
        </w:r>
        <w:r w:rsidDel="001C7004">
          <w:delText>Selon</w:delText>
        </w:r>
        <w:r w:rsidR="00DC1E0E" w:rsidDel="001C7004">
          <w:delText xml:space="preserve"> </w:delText>
        </w:r>
        <w:r w:rsidR="00DC1E0E" w:rsidDel="001C7004">
          <w:fldChar w:fldCharType="begin"/>
        </w:r>
        <w:r w:rsidR="00E568D0" w:rsidDel="001C7004">
          <w:delInstrText xml:space="preserve"> ADDIN ZOTERO_ITEM CSL_CITATION {"citationID":"5tXS3Q7F","properties":{"formattedCitation":"(Buclin 2020)","plainCitation":"(Buclin 2020)","dontUpdate":true,"noteIndex":0},"citationItems":[{"id":5899,"uris":["http://zotero.org/groups/6347865/items/I3RPKQS9"],"itemData":{"id":5899,"type":"article-journal","abstract":"Gesnerus 77 (2020) 103 cial funding that would provide a wide risk coverage. In fact, shortly after the vote, the emerging economic crisis rather reinforced the advocates of a limitation of social welfare benefits. This durably hindered the political Left’s hopes of transforming in depth the Swiss healthcare system. The 1974 failure of the socialist initiative thus contributed to strengthen the conservative model, which received support from right-wing forces and the business community.","citation-key":"buclinAssurancemaladieLiberalismeEconomique2020","container-title":"Gesnerus","DOI":"10.24894/Gesn-fr.2020.77004","ISSN":"0016-9161, 2297-7953","issue":"1","journalAbbreviation":"GES","language":"fr","page":"102-122","source":"DOI.org (Crossref)","title":"Assurance-maladie et libéralisme économique: l’échec de l’initiative populaire du Parti socialiste suisse de 1974","title-short":"Assurance-maladie et libéralisme économique","volume":"77","author":[{"family":"Buclin","given":"Hadrien"}],"issued":{"date-parts":[["2020",11,6]]}}}],"schema":"https://github.com/citation-style-language/schema/raw/master/csl-citation.json"} </w:delInstrText>
        </w:r>
        <w:r w:rsidR="00DC1E0E" w:rsidDel="001C7004">
          <w:fldChar w:fldCharType="separate"/>
        </w:r>
        <w:r w:rsidR="00DC1E0E" w:rsidRPr="00DC1E0E" w:rsidDel="001C7004">
          <w:delText xml:space="preserve">Buclin </w:delText>
        </w:r>
        <w:r w:rsidR="00DC1E0E" w:rsidDel="001C7004">
          <w:delText>(</w:delText>
        </w:r>
        <w:r w:rsidR="00DC1E0E" w:rsidRPr="00DC1E0E" w:rsidDel="001C7004">
          <w:delText>2020)</w:delText>
        </w:r>
        <w:r w:rsidR="00DC1E0E" w:rsidDel="001C7004">
          <w:fldChar w:fldCharType="end"/>
        </w:r>
        <w:r w:rsidDel="001C7004">
          <w:delText>,</w:delText>
        </w:r>
        <w:r w:rsidDel="001C7004">
          <w:rPr>
            <w:spacing w:val="-7"/>
          </w:rPr>
          <w:delText xml:space="preserve"> </w:delText>
        </w:r>
        <w:r w:rsidDel="001C7004">
          <w:delText xml:space="preserve">ces </w:delText>
        </w:r>
        <w:r w:rsidDel="001C7004">
          <w:lastRenderedPageBreak/>
          <w:delText xml:space="preserve">échecs s’expliquent, tout comme la prédominance du modèle libéral dans l’État social suisse, par la faiblesse structurelle des forces socialistes et communistes. Cette infériorité, constante </w:delText>
        </w:r>
        <w:r w:rsidDel="001C7004">
          <w:rPr>
            <w:w w:val="105"/>
          </w:rPr>
          <w:delText>depuis l’entre-deux-guerres et particulièrement marquée en comparaison avec le reste de l’Europe</w:delText>
        </w:r>
        <w:r w:rsidDel="001C7004">
          <w:rPr>
            <w:spacing w:val="-16"/>
            <w:w w:val="105"/>
          </w:rPr>
          <w:delText xml:space="preserve"> </w:delText>
        </w:r>
        <w:r w:rsidDel="001C7004">
          <w:rPr>
            <w:w w:val="105"/>
          </w:rPr>
          <w:delText>occidentale,</w:delText>
        </w:r>
        <w:r w:rsidDel="001C7004">
          <w:rPr>
            <w:spacing w:val="-16"/>
            <w:w w:val="105"/>
          </w:rPr>
          <w:delText xml:space="preserve"> </w:delText>
        </w:r>
        <w:r w:rsidDel="001C7004">
          <w:rPr>
            <w:w w:val="105"/>
          </w:rPr>
          <w:delText>s’exerce</w:delText>
        </w:r>
        <w:r w:rsidDel="001C7004">
          <w:rPr>
            <w:spacing w:val="-16"/>
            <w:w w:val="105"/>
          </w:rPr>
          <w:delText xml:space="preserve"> </w:delText>
        </w:r>
        <w:r w:rsidDel="001C7004">
          <w:rPr>
            <w:w w:val="105"/>
          </w:rPr>
          <w:delText>face</w:delText>
        </w:r>
        <w:r w:rsidDel="001C7004">
          <w:rPr>
            <w:spacing w:val="-15"/>
            <w:w w:val="105"/>
          </w:rPr>
          <w:delText xml:space="preserve"> </w:delText>
        </w:r>
        <w:r w:rsidDel="001C7004">
          <w:rPr>
            <w:w w:val="105"/>
          </w:rPr>
          <w:delText>à</w:delText>
        </w:r>
        <w:r w:rsidDel="001C7004">
          <w:rPr>
            <w:spacing w:val="-16"/>
            <w:w w:val="105"/>
          </w:rPr>
          <w:delText xml:space="preserve"> </w:delText>
        </w:r>
        <w:r w:rsidDel="001C7004">
          <w:rPr>
            <w:w w:val="105"/>
          </w:rPr>
          <w:delText>l’alliance</w:delText>
        </w:r>
        <w:r w:rsidDel="001C7004">
          <w:rPr>
            <w:spacing w:val="-16"/>
            <w:w w:val="105"/>
          </w:rPr>
          <w:delText xml:space="preserve"> </w:delText>
        </w:r>
        <w:r w:rsidDel="001C7004">
          <w:rPr>
            <w:w w:val="105"/>
          </w:rPr>
          <w:delText>durable</w:delText>
        </w:r>
        <w:r w:rsidDel="001C7004">
          <w:rPr>
            <w:spacing w:val="-16"/>
            <w:w w:val="105"/>
          </w:rPr>
          <w:delText xml:space="preserve"> </w:delText>
        </w:r>
        <w:r w:rsidDel="001C7004">
          <w:rPr>
            <w:w w:val="105"/>
          </w:rPr>
          <w:delText>entre</w:delText>
        </w:r>
        <w:r w:rsidDel="001C7004">
          <w:rPr>
            <w:spacing w:val="-15"/>
            <w:w w:val="105"/>
          </w:rPr>
          <w:delText xml:space="preserve"> </w:delText>
        </w:r>
        <w:r w:rsidDel="001C7004">
          <w:rPr>
            <w:w w:val="105"/>
          </w:rPr>
          <w:delText>les</w:delText>
        </w:r>
        <w:r w:rsidDel="001C7004">
          <w:rPr>
            <w:spacing w:val="-16"/>
            <w:w w:val="105"/>
          </w:rPr>
          <w:delText xml:space="preserve"> </w:delText>
        </w:r>
        <w:r w:rsidDel="001C7004">
          <w:rPr>
            <w:w w:val="105"/>
          </w:rPr>
          <w:delText>partis</w:delText>
        </w:r>
        <w:r w:rsidDel="001C7004">
          <w:rPr>
            <w:spacing w:val="-16"/>
            <w:w w:val="105"/>
          </w:rPr>
          <w:delText xml:space="preserve"> </w:delText>
        </w:r>
        <w:r w:rsidDel="001C7004">
          <w:rPr>
            <w:w w:val="105"/>
          </w:rPr>
          <w:delText>de</w:delText>
        </w:r>
        <w:r w:rsidDel="001C7004">
          <w:rPr>
            <w:spacing w:val="-16"/>
            <w:w w:val="105"/>
          </w:rPr>
          <w:delText xml:space="preserve"> </w:delText>
        </w:r>
        <w:r w:rsidDel="001C7004">
          <w:rPr>
            <w:w w:val="105"/>
          </w:rPr>
          <w:delText>la</w:delText>
        </w:r>
        <w:r w:rsidDel="001C7004">
          <w:rPr>
            <w:spacing w:val="-15"/>
            <w:w w:val="105"/>
          </w:rPr>
          <w:delText xml:space="preserve"> </w:delText>
        </w:r>
        <w:r w:rsidDel="001C7004">
          <w:rPr>
            <w:w w:val="105"/>
          </w:rPr>
          <w:delText>droite</w:delText>
        </w:r>
        <w:r w:rsidDel="001C7004">
          <w:rPr>
            <w:spacing w:val="-16"/>
            <w:w w:val="105"/>
          </w:rPr>
          <w:delText xml:space="preserve"> </w:delText>
        </w:r>
        <w:r w:rsidDel="001C7004">
          <w:rPr>
            <w:w w:val="105"/>
          </w:rPr>
          <w:delText>libérale</w:delText>
        </w:r>
        <w:r w:rsidDel="001C7004">
          <w:rPr>
            <w:spacing w:val="-16"/>
            <w:w w:val="105"/>
          </w:rPr>
          <w:delText xml:space="preserve"> </w:delText>
        </w:r>
        <w:r w:rsidDel="001C7004">
          <w:rPr>
            <w:w w:val="105"/>
          </w:rPr>
          <w:delText>et les</w:delText>
        </w:r>
        <w:r w:rsidDel="001C7004">
          <w:rPr>
            <w:spacing w:val="-3"/>
            <w:w w:val="105"/>
          </w:rPr>
          <w:delText xml:space="preserve"> </w:delText>
        </w:r>
        <w:r w:rsidDel="001C7004">
          <w:rPr>
            <w:w w:val="105"/>
          </w:rPr>
          <w:delText>représentants</w:delText>
        </w:r>
        <w:r w:rsidDel="001C7004">
          <w:rPr>
            <w:spacing w:val="-3"/>
            <w:w w:val="105"/>
          </w:rPr>
          <w:delText xml:space="preserve"> </w:delText>
        </w:r>
        <w:r w:rsidDel="001C7004">
          <w:rPr>
            <w:w w:val="105"/>
          </w:rPr>
          <w:delText>du</w:delText>
        </w:r>
        <w:r w:rsidDel="001C7004">
          <w:rPr>
            <w:spacing w:val="-3"/>
            <w:w w:val="105"/>
          </w:rPr>
          <w:delText xml:space="preserve"> </w:delText>
        </w:r>
        <w:r w:rsidDel="001C7004">
          <w:rPr>
            <w:w w:val="105"/>
          </w:rPr>
          <w:delText>monde</w:delText>
        </w:r>
        <w:r w:rsidDel="001C7004">
          <w:rPr>
            <w:spacing w:val="-3"/>
            <w:w w:val="105"/>
          </w:rPr>
          <w:delText xml:space="preserve"> </w:delText>
        </w:r>
        <w:r w:rsidDel="001C7004">
          <w:rPr>
            <w:w w:val="105"/>
          </w:rPr>
          <w:delText>agricole,</w:delText>
        </w:r>
        <w:r w:rsidDel="001C7004">
          <w:rPr>
            <w:spacing w:val="-3"/>
            <w:w w:val="105"/>
          </w:rPr>
          <w:delText xml:space="preserve"> </w:delText>
        </w:r>
        <w:r w:rsidDel="001C7004">
          <w:rPr>
            <w:w w:val="105"/>
          </w:rPr>
          <w:delText>le</w:delText>
        </w:r>
        <w:r w:rsidDel="001C7004">
          <w:rPr>
            <w:spacing w:val="-3"/>
            <w:w w:val="105"/>
          </w:rPr>
          <w:delText xml:space="preserve"> </w:delText>
        </w:r>
        <w:r w:rsidDel="001C7004">
          <w:rPr>
            <w:w w:val="105"/>
          </w:rPr>
          <w:delText>«</w:delText>
        </w:r>
        <w:r w:rsidDel="001C7004">
          <w:rPr>
            <w:spacing w:val="-3"/>
            <w:w w:val="105"/>
          </w:rPr>
          <w:delText xml:space="preserve"> </w:delText>
        </w:r>
        <w:r w:rsidDel="001C7004">
          <w:rPr>
            <w:w w:val="105"/>
          </w:rPr>
          <w:delText>bloc</w:delText>
        </w:r>
        <w:r w:rsidDel="001C7004">
          <w:rPr>
            <w:spacing w:val="-3"/>
            <w:w w:val="105"/>
          </w:rPr>
          <w:delText xml:space="preserve"> </w:delText>
        </w:r>
        <w:r w:rsidDel="001C7004">
          <w:rPr>
            <w:w w:val="105"/>
          </w:rPr>
          <w:delText>bourgeois</w:delText>
        </w:r>
        <w:r w:rsidDel="001C7004">
          <w:rPr>
            <w:spacing w:val="-3"/>
            <w:w w:val="105"/>
          </w:rPr>
          <w:delText xml:space="preserve"> </w:delText>
        </w:r>
        <w:r w:rsidDel="001C7004">
          <w:rPr>
            <w:w w:val="105"/>
          </w:rPr>
          <w:delText>»</w:delText>
        </w:r>
        <w:r w:rsidDel="001C7004">
          <w:rPr>
            <w:spacing w:val="-3"/>
            <w:w w:val="105"/>
          </w:rPr>
          <w:delText xml:space="preserve"> </w:delText>
        </w:r>
        <w:r w:rsidDel="001C7004">
          <w:rPr>
            <w:w w:val="105"/>
          </w:rPr>
          <w:delText>présenté</w:delText>
        </w:r>
        <w:r w:rsidDel="001C7004">
          <w:rPr>
            <w:spacing w:val="-3"/>
            <w:w w:val="105"/>
          </w:rPr>
          <w:delText xml:space="preserve"> </w:delText>
        </w:r>
        <w:r w:rsidDel="001C7004">
          <w:rPr>
            <w:w w:val="105"/>
          </w:rPr>
          <w:delText>plus</w:delText>
        </w:r>
        <w:r w:rsidDel="001C7004">
          <w:rPr>
            <w:spacing w:val="-3"/>
            <w:w w:val="105"/>
          </w:rPr>
          <w:delText xml:space="preserve"> </w:delText>
        </w:r>
        <w:r w:rsidDel="001C7004">
          <w:rPr>
            <w:w w:val="105"/>
          </w:rPr>
          <w:delText>tôt.</w:delText>
        </w:r>
      </w:del>
    </w:p>
    <w:p w14:paraId="603F9463" w14:textId="5409020E" w:rsidR="008725D2" w:rsidDel="001C7004" w:rsidRDefault="00000000" w:rsidP="00F979B2">
      <w:pPr>
        <w:pStyle w:val="Corpsdetexte"/>
        <w:spacing w:before="196" w:line="283" w:lineRule="auto"/>
        <w:ind w:left="0" w:right="98"/>
        <w:rPr>
          <w:del w:id="234" w:author="Auteur"/>
        </w:rPr>
      </w:pPr>
      <w:del w:id="235" w:author="Auteur">
        <w:r w:rsidDel="001C7004">
          <w:delText>La deuxième partie du siècle, notamment après une révision mineure de la loi en 1964,</w:delText>
        </w:r>
        <w:r w:rsidDel="001C7004">
          <w:rPr>
            <w:spacing w:val="40"/>
          </w:rPr>
          <w:delText xml:space="preserve"> </w:delText>
        </w:r>
        <w:r w:rsidDel="001C7004">
          <w:delText>voit une augmentation croissante de la pression en faveur d’un changement. La hausse des coûts de la santé et le développement de la sécurité sociale dans les pays Européens dévoilent encore les conséquences du modèle suisse pour le pouvoir d’achat des plus bas revenus. Si, en 1971,</w:delText>
        </w:r>
        <w:r w:rsidDel="001C7004">
          <w:rPr>
            <w:spacing w:val="-3"/>
          </w:rPr>
          <w:delText xml:space="preserve"> </w:delText>
        </w:r>
        <w:r w:rsidDel="001C7004">
          <w:delText>90%</w:delText>
        </w:r>
        <w:r w:rsidDel="001C7004">
          <w:rPr>
            <w:spacing w:val="-3"/>
          </w:rPr>
          <w:delText xml:space="preserve"> </w:delText>
        </w:r>
        <w:r w:rsidDel="001C7004">
          <w:delText>de</w:delText>
        </w:r>
        <w:r w:rsidDel="001C7004">
          <w:rPr>
            <w:spacing w:val="-3"/>
          </w:rPr>
          <w:delText xml:space="preserve"> </w:delText>
        </w:r>
        <w:r w:rsidDel="001C7004">
          <w:delText>la</w:delText>
        </w:r>
        <w:r w:rsidDel="001C7004">
          <w:rPr>
            <w:spacing w:val="-3"/>
          </w:rPr>
          <w:delText xml:space="preserve"> </w:delText>
        </w:r>
        <w:r w:rsidDel="001C7004">
          <w:delText>population</w:delText>
        </w:r>
        <w:r w:rsidDel="001C7004">
          <w:rPr>
            <w:spacing w:val="-3"/>
          </w:rPr>
          <w:delText xml:space="preserve"> </w:delText>
        </w:r>
        <w:r w:rsidDel="001C7004">
          <w:delText>est</w:delText>
        </w:r>
        <w:r w:rsidDel="001C7004">
          <w:rPr>
            <w:spacing w:val="-3"/>
          </w:rPr>
          <w:delText xml:space="preserve"> </w:delText>
        </w:r>
        <w:r w:rsidDel="001C7004">
          <w:delText>assurée,</w:delText>
        </w:r>
        <w:r w:rsidDel="001C7004">
          <w:rPr>
            <w:spacing w:val="-3"/>
          </w:rPr>
          <w:delText xml:space="preserve"> </w:delText>
        </w:r>
        <w:r w:rsidDel="001C7004">
          <w:delText>contre</w:delText>
        </w:r>
        <w:r w:rsidDel="001C7004">
          <w:rPr>
            <w:spacing w:val="-3"/>
          </w:rPr>
          <w:delText xml:space="preserve"> </w:delText>
        </w:r>
        <w:r w:rsidDel="001C7004">
          <w:delText>48%</w:delText>
        </w:r>
        <w:r w:rsidDel="001C7004">
          <w:rPr>
            <w:spacing w:val="-3"/>
          </w:rPr>
          <w:delText xml:space="preserve"> </w:delText>
        </w:r>
        <w:r w:rsidDel="001C7004">
          <w:delText>en</w:delText>
        </w:r>
        <w:r w:rsidDel="001C7004">
          <w:rPr>
            <w:spacing w:val="-3"/>
          </w:rPr>
          <w:delText xml:space="preserve"> </w:delText>
        </w:r>
        <w:r w:rsidDel="001C7004">
          <w:delText>1945,</w:delText>
        </w:r>
        <w:r w:rsidDel="001C7004">
          <w:rPr>
            <w:spacing w:val="-3"/>
          </w:rPr>
          <w:delText xml:space="preserve"> </w:delText>
        </w:r>
        <w:r w:rsidDel="001C7004">
          <w:delText>l’absence</w:delText>
        </w:r>
        <w:r w:rsidDel="001C7004">
          <w:rPr>
            <w:spacing w:val="-3"/>
          </w:rPr>
          <w:delText xml:space="preserve"> </w:delText>
        </w:r>
        <w:r w:rsidDel="001C7004">
          <w:delText>d’affiliation</w:delText>
        </w:r>
        <w:r w:rsidDel="001C7004">
          <w:rPr>
            <w:spacing w:val="-3"/>
          </w:rPr>
          <w:delText xml:space="preserve"> </w:delText>
        </w:r>
        <w:r w:rsidDel="001C7004">
          <w:delText>obligatoire et la possibilité de faire varier les franchises entraînent des inégalités, puisque les assurances peuvent refuser ou augmenter les cotisation</w:delText>
        </w:r>
        <w:r w:rsidR="005D0B38" w:rsidDel="001C7004">
          <w:delText>s</w:delText>
        </w:r>
        <w:r w:rsidDel="001C7004">
          <w:delText xml:space="preserve"> des personnes jugées les plus à risque </w:delText>
        </w:r>
        <w:r w:rsidRPr="00DC1E0E" w:rsidDel="001C7004">
          <w:delText>(</w:delText>
        </w:r>
        <w:r w:rsidR="008725D2" w:rsidRPr="00DC1E0E" w:rsidDel="001C7004">
          <w:fldChar w:fldCharType="begin"/>
        </w:r>
        <w:r w:rsidR="008725D2" w:rsidRPr="00DC1E0E" w:rsidDel="001C7004">
          <w:delInstrText>HYPERLINK \l "_bookmark42"</w:delInstrText>
        </w:r>
        <w:r w:rsidR="008725D2" w:rsidRPr="00DC1E0E" w:rsidDel="001C7004">
          <w:fldChar w:fldCharType="separate"/>
        </w:r>
        <w:r w:rsidR="008725D2" w:rsidRPr="00DC1E0E" w:rsidDel="001C7004">
          <w:delText>Buclin</w:delText>
        </w:r>
        <w:r w:rsidR="008725D2" w:rsidRPr="00DC1E0E" w:rsidDel="001C7004">
          <w:fldChar w:fldCharType="end"/>
        </w:r>
        <w:r w:rsidR="00DC1E0E" w:rsidRPr="00DC1E0E" w:rsidDel="001C7004">
          <w:delText>,</w:delText>
        </w:r>
        <w:r w:rsidRPr="00DC1E0E" w:rsidDel="001C7004">
          <w:delText xml:space="preserve"> </w:delText>
        </w:r>
        <w:r w:rsidR="008725D2" w:rsidDel="001C7004">
          <w:fldChar w:fldCharType="begin"/>
        </w:r>
        <w:r w:rsidR="008725D2" w:rsidDel="001C7004">
          <w:delInstrText>HYPERLINK \l "_bookmark42"</w:delInstrText>
        </w:r>
        <w:r w:rsidR="008725D2" w:rsidDel="001C7004">
          <w:fldChar w:fldCharType="separate"/>
        </w:r>
        <w:r w:rsidR="008725D2" w:rsidRPr="00DC1E0E" w:rsidDel="001C7004">
          <w:delText>2020</w:delText>
        </w:r>
        <w:r w:rsidR="008725D2" w:rsidDel="001C7004">
          <w:fldChar w:fldCharType="end"/>
        </w:r>
        <w:r w:rsidRPr="00DC1E0E" w:rsidDel="001C7004">
          <w:delText xml:space="preserve">). Des réformes ont lieu au niveau cantonal, et instaurent ainsi des disparités </w:delText>
        </w:r>
        <w:r w:rsidDel="001C7004">
          <w:delText>entre</w:delText>
        </w:r>
        <w:r w:rsidDel="001C7004">
          <w:rPr>
            <w:spacing w:val="80"/>
          </w:rPr>
          <w:delText xml:space="preserve"> </w:delText>
        </w:r>
        <w:r w:rsidRPr="00DC1E0E" w:rsidDel="001C7004">
          <w:delText>cantons (</w:delText>
        </w:r>
        <w:r w:rsidR="008725D2" w:rsidRPr="00DC1E0E" w:rsidDel="001C7004">
          <w:fldChar w:fldCharType="begin"/>
        </w:r>
        <w:r w:rsidR="008725D2" w:rsidRPr="00DC1E0E" w:rsidDel="001C7004">
          <w:delInstrText>HYPERLINK \l "_bookmark39"</w:delInstrText>
        </w:r>
        <w:r w:rsidR="008725D2" w:rsidRPr="00DC1E0E" w:rsidDel="001C7004">
          <w:fldChar w:fldCharType="separate"/>
        </w:r>
        <w:r w:rsidR="008725D2" w:rsidRPr="00DC1E0E" w:rsidDel="001C7004">
          <w:delText xml:space="preserve">Bolgiani </w:delText>
        </w:r>
        <w:r w:rsidR="008725D2" w:rsidRPr="00DC1E0E" w:rsidDel="001C7004">
          <w:rPr>
            <w:i/>
            <w:iCs/>
          </w:rPr>
          <w:delText>et al.</w:delText>
        </w:r>
        <w:r w:rsidR="00DC1E0E" w:rsidRPr="00DC1E0E" w:rsidDel="001C7004">
          <w:delText>,</w:delText>
        </w:r>
        <w:r w:rsidR="008725D2" w:rsidRPr="00DC1E0E" w:rsidDel="001C7004">
          <w:delText xml:space="preserve"> 2006</w:delText>
        </w:r>
        <w:r w:rsidR="008725D2" w:rsidRPr="00DC1E0E" w:rsidDel="001C7004">
          <w:fldChar w:fldCharType="end"/>
        </w:r>
        <w:r w:rsidRPr="00DC1E0E" w:rsidDel="001C7004">
          <w:delText xml:space="preserve">). </w:delText>
        </w:r>
        <w:r w:rsidDel="001C7004">
          <w:delText xml:space="preserve">De ce fait, la réforme du modèle fédéral d’assurance-maladie devient une priorité pour les partis de gauche, notamment le </w:delText>
        </w:r>
        <w:r w:rsidR="00DC1E0E" w:rsidDel="001C7004">
          <w:delText>PS et PDT</w:delText>
        </w:r>
        <w:r w:rsidDel="001C7004">
          <w:delText xml:space="preserve">. Suivent des tentatives d’instauration de l’affiliation obligatoire et d’extension des prestations échouent au niveau fédéral. Notons par exemple une initiative populaire du </w:delText>
        </w:r>
        <w:r w:rsidR="00DC1E0E" w:rsidDel="001C7004">
          <w:delText xml:space="preserve">PS </w:delText>
        </w:r>
        <w:r w:rsidDel="001C7004">
          <w:delText>refusée</w:delText>
        </w:r>
        <w:r w:rsidDel="001C7004">
          <w:rPr>
            <w:spacing w:val="-4"/>
          </w:rPr>
          <w:delText xml:space="preserve"> </w:delText>
        </w:r>
        <w:r w:rsidDel="001C7004">
          <w:delText>par</w:delText>
        </w:r>
        <w:r w:rsidDel="001C7004">
          <w:rPr>
            <w:spacing w:val="-4"/>
          </w:rPr>
          <w:delText xml:space="preserve"> </w:delText>
        </w:r>
        <w:r w:rsidDel="001C7004">
          <w:delText>70</w:delText>
        </w:r>
        <w:r w:rsidDel="001C7004">
          <w:rPr>
            <w:spacing w:val="-4"/>
          </w:rPr>
          <w:delText xml:space="preserve"> </w:delText>
        </w:r>
        <w:r w:rsidDel="001C7004">
          <w:delText>%</w:delText>
        </w:r>
        <w:r w:rsidDel="001C7004">
          <w:rPr>
            <w:spacing w:val="-4"/>
          </w:rPr>
          <w:delText xml:space="preserve"> </w:delText>
        </w:r>
        <w:r w:rsidDel="001C7004">
          <w:delText>des</w:delText>
        </w:r>
        <w:r w:rsidDel="001C7004">
          <w:rPr>
            <w:spacing w:val="-4"/>
          </w:rPr>
          <w:delText xml:space="preserve"> </w:delText>
        </w:r>
        <w:r w:rsidDel="001C7004">
          <w:delText>votants</w:delText>
        </w:r>
        <w:r w:rsidDel="001C7004">
          <w:rPr>
            <w:spacing w:val="-4"/>
          </w:rPr>
          <w:delText xml:space="preserve"> </w:delText>
        </w:r>
        <w:r w:rsidDel="001C7004">
          <w:delText>en</w:delText>
        </w:r>
        <w:r w:rsidDel="001C7004">
          <w:rPr>
            <w:spacing w:val="-4"/>
          </w:rPr>
          <w:delText xml:space="preserve"> </w:delText>
        </w:r>
        <w:r w:rsidDel="001C7004">
          <w:delText>1974,</w:delText>
        </w:r>
        <w:r w:rsidDel="001C7004">
          <w:rPr>
            <w:spacing w:val="-4"/>
          </w:rPr>
          <w:delText xml:space="preserve"> </w:delText>
        </w:r>
        <w:r w:rsidDel="001C7004">
          <w:delText>qui</w:delText>
        </w:r>
        <w:r w:rsidDel="001C7004">
          <w:rPr>
            <w:spacing w:val="-4"/>
          </w:rPr>
          <w:delText xml:space="preserve"> </w:delText>
        </w:r>
        <w:r w:rsidDel="001C7004">
          <w:delText>vise</w:delText>
        </w:r>
        <w:r w:rsidDel="001C7004">
          <w:rPr>
            <w:spacing w:val="-4"/>
          </w:rPr>
          <w:delText xml:space="preserve"> </w:delText>
        </w:r>
        <w:r w:rsidDel="001C7004">
          <w:delText>à</w:delText>
        </w:r>
        <w:r w:rsidDel="001C7004">
          <w:rPr>
            <w:spacing w:val="-4"/>
          </w:rPr>
          <w:delText xml:space="preserve"> </w:delText>
        </w:r>
        <w:r w:rsidDel="001C7004">
          <w:delText>étendre</w:delText>
        </w:r>
        <w:r w:rsidDel="001C7004">
          <w:rPr>
            <w:spacing w:val="-4"/>
          </w:rPr>
          <w:delText xml:space="preserve"> </w:delText>
        </w:r>
        <w:r w:rsidDel="001C7004">
          <w:delText>la</w:delText>
        </w:r>
        <w:r w:rsidDel="001C7004">
          <w:rPr>
            <w:spacing w:val="-4"/>
          </w:rPr>
          <w:delText xml:space="preserve"> </w:delText>
        </w:r>
        <w:r w:rsidDel="001C7004">
          <w:delText>prise</w:delText>
        </w:r>
        <w:r w:rsidDel="001C7004">
          <w:rPr>
            <w:spacing w:val="-4"/>
          </w:rPr>
          <w:delText xml:space="preserve"> </w:delText>
        </w:r>
        <w:r w:rsidDel="001C7004">
          <w:delText>en</w:delText>
        </w:r>
        <w:r w:rsidDel="001C7004">
          <w:rPr>
            <w:spacing w:val="-4"/>
          </w:rPr>
          <w:delText xml:space="preserve"> </w:delText>
        </w:r>
        <w:r w:rsidDel="001C7004">
          <w:delText>charge et</w:delText>
        </w:r>
        <w:r w:rsidDel="001C7004">
          <w:rPr>
            <w:spacing w:val="-6"/>
          </w:rPr>
          <w:delText xml:space="preserve"> </w:delText>
        </w:r>
        <w:r w:rsidDel="001C7004">
          <w:delText>à</w:delText>
        </w:r>
        <w:r w:rsidDel="001C7004">
          <w:rPr>
            <w:spacing w:val="-6"/>
          </w:rPr>
          <w:delText xml:space="preserve"> </w:delText>
        </w:r>
        <w:r w:rsidDel="001C7004">
          <w:delText>rendre</w:delText>
        </w:r>
        <w:r w:rsidDel="001C7004">
          <w:rPr>
            <w:spacing w:val="-6"/>
          </w:rPr>
          <w:delText xml:space="preserve"> </w:delText>
        </w:r>
        <w:r w:rsidDel="001C7004">
          <w:delText>l’affiliation</w:delText>
        </w:r>
        <w:r w:rsidDel="001C7004">
          <w:rPr>
            <w:spacing w:val="-6"/>
          </w:rPr>
          <w:delText xml:space="preserve"> </w:delText>
        </w:r>
        <w:r w:rsidDel="001C7004">
          <w:delText>obligatoire.</w:delText>
        </w:r>
        <w:r w:rsidDel="001C7004">
          <w:rPr>
            <w:spacing w:val="-6"/>
          </w:rPr>
          <w:delText xml:space="preserve"> </w:delText>
        </w:r>
        <w:r w:rsidR="00DC1E0E" w:rsidDel="001C7004">
          <w:delText>À</w:delText>
        </w:r>
        <w:r w:rsidDel="001C7004">
          <w:rPr>
            <w:spacing w:val="-6"/>
          </w:rPr>
          <w:delText xml:space="preserve"> </w:delText>
        </w:r>
        <w:r w:rsidDel="001C7004">
          <w:delText>noter</w:delText>
        </w:r>
        <w:r w:rsidDel="001C7004">
          <w:rPr>
            <w:spacing w:val="-6"/>
          </w:rPr>
          <w:delText xml:space="preserve"> </w:delText>
        </w:r>
        <w:r w:rsidDel="001C7004">
          <w:delText>que</w:delText>
        </w:r>
        <w:r w:rsidDel="001C7004">
          <w:rPr>
            <w:spacing w:val="-6"/>
          </w:rPr>
          <w:delText xml:space="preserve"> </w:delText>
        </w:r>
        <w:r w:rsidDel="001C7004">
          <w:delText>le</w:delText>
        </w:r>
        <w:r w:rsidDel="001C7004">
          <w:rPr>
            <w:spacing w:val="-6"/>
          </w:rPr>
          <w:delText xml:space="preserve"> </w:delText>
        </w:r>
        <w:r w:rsidDel="001C7004">
          <w:delText>contre-projet</w:delText>
        </w:r>
        <w:r w:rsidDel="001C7004">
          <w:rPr>
            <w:spacing w:val="-6"/>
          </w:rPr>
          <w:delText xml:space="preserve"> </w:delText>
        </w:r>
        <w:r w:rsidDel="001C7004">
          <w:delText>proposé</w:delText>
        </w:r>
        <w:r w:rsidDel="001C7004">
          <w:rPr>
            <w:spacing w:val="-6"/>
          </w:rPr>
          <w:delText xml:space="preserve"> </w:delText>
        </w:r>
        <w:r w:rsidDel="001C7004">
          <w:delText>par</w:delText>
        </w:r>
        <w:r w:rsidDel="001C7004">
          <w:rPr>
            <w:spacing w:val="-6"/>
          </w:rPr>
          <w:delText xml:space="preserve"> </w:delText>
        </w:r>
        <w:r w:rsidDel="001C7004">
          <w:delText>le</w:delText>
        </w:r>
        <w:r w:rsidDel="001C7004">
          <w:rPr>
            <w:spacing w:val="-6"/>
          </w:rPr>
          <w:delText xml:space="preserve"> </w:delText>
        </w:r>
        <w:r w:rsidDel="001C7004">
          <w:delText>conseil</w:delText>
        </w:r>
        <w:r w:rsidDel="001C7004">
          <w:rPr>
            <w:spacing w:val="-6"/>
          </w:rPr>
          <w:delText xml:space="preserve"> </w:delText>
        </w:r>
        <w:r w:rsidDel="001C7004">
          <w:delText>fédéral</w:delText>
        </w:r>
        <w:r w:rsidDel="001C7004">
          <w:rPr>
            <w:spacing w:val="-6"/>
          </w:rPr>
          <w:delText xml:space="preserve"> </w:delText>
        </w:r>
        <w:r w:rsidDel="001C7004">
          <w:delText>et soumis au vote à cette même occasion, qui est plus souple et ne prévoit l’affiliation obligatoire que pour des minorités, est également refusée. Deux programmes d’urgence pour la maîtrise des coûts, proposés par le gouvernement, sont rejetés par référendum en 1977 et 1987</w:delText>
        </w:r>
        <w:r w:rsidR="00DC1E0E" w:rsidDel="001C7004">
          <w:delText xml:space="preserve"> </w:delText>
        </w:r>
        <w:r w:rsidR="00DC1E0E" w:rsidDel="001C7004">
          <w:fldChar w:fldCharType="begin"/>
        </w:r>
        <w:r w:rsidR="00E568D0" w:rsidDel="001C7004">
          <w:delInstrText xml:space="preserve"> ADDIN ZOTERO_ITEM CSL_CITATION {"citationID":"bBCmcaDJ","properties":{"formattedCitation":"(Braun et Uhlmann 2009)","plainCitation":"(Braun et Uhlmann 2009)","dontUpdate":true,"noteIndex":0},"citationItems":[{"id":5656,"uris":["http://zotero.org/groups/6347865/items/J4Z9JTNS"],"itemData":{"id":5656,"type":"article-journal","abstract":"The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Reforms","volume":"15","author":[{"family":"Braun","given":"Dietmar"},{"family":"Uhlmann","given":"Björn"}],"issued":{"date-parts":[["2009"]]}}}],"schema":"https://github.com/citation-style-language/schema/raw/master/csl-citation.json"} </w:delInstrText>
        </w:r>
        <w:r w:rsidR="00DC1E0E" w:rsidDel="001C7004">
          <w:fldChar w:fldCharType="separate"/>
        </w:r>
        <w:r w:rsidR="00DC1E0E" w:rsidRPr="00DC1E0E" w:rsidDel="001C7004">
          <w:delText xml:space="preserve">(Braun </w:delText>
        </w:r>
        <w:r w:rsidR="00DC1E0E" w:rsidDel="001C7004">
          <w:delText>&amp;</w:delText>
        </w:r>
        <w:r w:rsidR="00DC1E0E" w:rsidRPr="00DC1E0E" w:rsidDel="001C7004">
          <w:delText xml:space="preserve"> Uhlmann</w:delText>
        </w:r>
        <w:r w:rsidR="00DC1E0E" w:rsidDel="001C7004">
          <w:delText>,</w:delText>
        </w:r>
        <w:r w:rsidR="00DC1E0E" w:rsidRPr="00DC1E0E" w:rsidDel="001C7004">
          <w:delText xml:space="preserve"> 2009)</w:delText>
        </w:r>
        <w:r w:rsidR="00DC1E0E" w:rsidDel="001C7004">
          <w:fldChar w:fldCharType="end"/>
        </w:r>
        <w:r w:rsidDel="001C7004">
          <w:delText>.</w:delText>
        </w:r>
      </w:del>
    </w:p>
    <w:p w14:paraId="4AD373AF" w14:textId="52B5DDD8" w:rsidR="008725D2" w:rsidDel="001C7004" w:rsidRDefault="00000000" w:rsidP="00F979B2">
      <w:pPr>
        <w:pStyle w:val="Corpsdetexte"/>
        <w:spacing w:before="197" w:line="283" w:lineRule="auto"/>
        <w:ind w:left="0" w:right="140"/>
        <w:rPr>
          <w:del w:id="236" w:author="Auteur"/>
        </w:rPr>
      </w:pPr>
      <w:del w:id="237" w:author="Auteur">
        <w:r w:rsidDel="001C7004">
          <w:delText>Une autre initiative populaire, votée en 1994 et cette fois-ci appuyée par les syndicats, est également rejetée. Le Concordat des caisses-maladies suisses échoue également à augmenter les subventions fédérales dans</w:delText>
        </w:r>
        <w:r w:rsidR="005D0B38" w:rsidDel="001C7004">
          <w:delText xml:space="preserve"> </w:delText>
        </w:r>
        <w:r w:rsidDel="001C7004">
          <w:delText>une initiative votée en 1992, qui, alors qu’elle bat le record</w:delText>
        </w:r>
        <w:r w:rsidDel="001C7004">
          <w:rPr>
            <w:spacing w:val="15"/>
          </w:rPr>
          <w:delText xml:space="preserve"> </w:delText>
        </w:r>
        <w:r w:rsidDel="001C7004">
          <w:delText>du</w:delText>
        </w:r>
        <w:r w:rsidDel="001C7004">
          <w:rPr>
            <w:spacing w:val="15"/>
          </w:rPr>
          <w:delText xml:space="preserve"> </w:delText>
        </w:r>
        <w:r w:rsidDel="001C7004">
          <w:delText>plus</w:delText>
        </w:r>
        <w:r w:rsidDel="001C7004">
          <w:rPr>
            <w:spacing w:val="15"/>
          </w:rPr>
          <w:delText xml:space="preserve"> </w:delText>
        </w:r>
        <w:r w:rsidDel="001C7004">
          <w:delText>grand</w:delText>
        </w:r>
        <w:r w:rsidDel="001C7004">
          <w:rPr>
            <w:spacing w:val="15"/>
          </w:rPr>
          <w:delText xml:space="preserve"> </w:delText>
        </w:r>
        <w:r w:rsidDel="001C7004">
          <w:delText>nombre</w:delText>
        </w:r>
        <w:r w:rsidDel="001C7004">
          <w:rPr>
            <w:spacing w:val="15"/>
          </w:rPr>
          <w:delText xml:space="preserve"> </w:delText>
        </w:r>
        <w:r w:rsidDel="001C7004">
          <w:delText>de</w:delText>
        </w:r>
        <w:r w:rsidDel="001C7004">
          <w:rPr>
            <w:spacing w:val="15"/>
          </w:rPr>
          <w:delText xml:space="preserve"> </w:delText>
        </w:r>
        <w:r w:rsidDel="001C7004">
          <w:delText>signatures</w:delText>
        </w:r>
        <w:r w:rsidDel="001C7004">
          <w:rPr>
            <w:spacing w:val="15"/>
          </w:rPr>
          <w:delText xml:space="preserve"> </w:delText>
        </w:r>
        <w:r w:rsidDel="001C7004">
          <w:delText>à</w:delText>
        </w:r>
        <w:r w:rsidDel="001C7004">
          <w:rPr>
            <w:spacing w:val="15"/>
          </w:rPr>
          <w:delText xml:space="preserve"> </w:delText>
        </w:r>
        <w:r w:rsidDel="001C7004">
          <w:delText>une</w:delText>
        </w:r>
        <w:r w:rsidDel="001C7004">
          <w:rPr>
            <w:spacing w:val="16"/>
          </w:rPr>
          <w:delText xml:space="preserve"> </w:delText>
        </w:r>
        <w:r w:rsidDel="001C7004">
          <w:delText>initiative</w:delText>
        </w:r>
        <w:r w:rsidDel="001C7004">
          <w:rPr>
            <w:spacing w:val="15"/>
          </w:rPr>
          <w:delText xml:space="preserve"> </w:delText>
        </w:r>
        <w:r w:rsidDel="001C7004">
          <w:delText>au</w:delText>
        </w:r>
        <w:r w:rsidDel="001C7004">
          <w:rPr>
            <w:spacing w:val="15"/>
          </w:rPr>
          <w:delText xml:space="preserve"> </w:delText>
        </w:r>
        <w:r w:rsidDel="001C7004">
          <w:delText>moment</w:delText>
        </w:r>
        <w:r w:rsidDel="001C7004">
          <w:rPr>
            <w:spacing w:val="15"/>
          </w:rPr>
          <w:delText xml:space="preserve"> </w:delText>
        </w:r>
        <w:r w:rsidDel="001C7004">
          <w:delText>de</w:delText>
        </w:r>
        <w:r w:rsidDel="001C7004">
          <w:rPr>
            <w:spacing w:val="15"/>
          </w:rPr>
          <w:delText xml:space="preserve"> </w:delText>
        </w:r>
        <w:r w:rsidDel="001C7004">
          <w:delText>sa</w:delText>
        </w:r>
        <w:r w:rsidDel="001C7004">
          <w:rPr>
            <w:spacing w:val="15"/>
          </w:rPr>
          <w:delText xml:space="preserve"> </w:delText>
        </w:r>
        <w:r w:rsidDel="001C7004">
          <w:delText>soumission,</w:delText>
        </w:r>
        <w:r w:rsidDel="001C7004">
          <w:rPr>
            <w:spacing w:val="15"/>
          </w:rPr>
          <w:delText xml:space="preserve"> </w:delText>
        </w:r>
        <w:r w:rsidR="00FB651C" w:rsidDel="001C7004">
          <w:delText xml:space="preserve">est refusée </w:delText>
        </w:r>
        <w:r w:rsidDel="001C7004">
          <w:delText>par 60.7% des v</w:delText>
        </w:r>
        <w:bookmarkStart w:id="238" w:name="_bookmark4"/>
        <w:bookmarkEnd w:id="238"/>
        <w:r w:rsidDel="001C7004">
          <w:delText>otants</w:delText>
        </w:r>
        <w:r w:rsidR="006F088D" w:rsidDel="001C7004">
          <w:rPr>
            <w:rStyle w:val="Appelnotedebasdep"/>
          </w:rPr>
          <w:footnoteReference w:id="4"/>
        </w:r>
        <w:r w:rsidDel="001C7004">
          <w:delText xml:space="preserve">. La persistance des tentatives de révision montre un consensus politique autour de la nécessité de révision du modèle, mais une forte opposition sur les alter- natives. Pour </w:delText>
        </w:r>
        <w:r w:rsidR="008725D2" w:rsidDel="001C7004">
          <w:fldChar w:fldCharType="begin"/>
        </w:r>
        <w:r w:rsidR="008725D2" w:rsidDel="001C7004">
          <w:delInstrText>HYPERLINK \l "_bookmark41"</w:delInstrText>
        </w:r>
        <w:r w:rsidR="008725D2" w:rsidDel="001C7004">
          <w:fldChar w:fldCharType="separate"/>
        </w:r>
        <w:r w:rsidR="008725D2" w:rsidRPr="0026551D" w:rsidDel="001C7004">
          <w:delText xml:space="preserve">Braun </w:delText>
        </w:r>
        <w:r w:rsidR="0026551D" w:rsidRPr="0026551D" w:rsidDel="001C7004">
          <w:delText>&amp;</w:delText>
        </w:r>
        <w:r w:rsidR="008725D2" w:rsidRPr="0026551D" w:rsidDel="001C7004">
          <w:delText xml:space="preserve"> Uhlmann (2009)</w:delText>
        </w:r>
        <w:r w:rsidR="008725D2" w:rsidDel="001C7004">
          <w:fldChar w:fldCharType="end"/>
        </w:r>
        <w:r w:rsidRPr="0026551D" w:rsidDel="001C7004">
          <w:delText xml:space="preserve">, </w:delText>
        </w:r>
        <w:r w:rsidDel="001C7004">
          <w:delText>deux dimensions cristallisent les principaux points de controverse. D’abord, la détermination du modèle le plus adapté à contenir les coûts pose la question de l’articulation entre le public et le privé («</w:delText>
        </w:r>
        <w:r w:rsidDel="001C7004">
          <w:rPr>
            <w:spacing w:val="-15"/>
          </w:rPr>
          <w:delText xml:space="preserve"> </w:delText>
        </w:r>
        <w:r w:rsidDel="001C7004">
          <w:delText>organization</w:delText>
        </w:r>
        <w:r w:rsidDel="001C7004">
          <w:rPr>
            <w:spacing w:val="-15"/>
          </w:rPr>
          <w:delText xml:space="preserve"> </w:delText>
        </w:r>
        <w:r w:rsidDel="001C7004">
          <w:delText>»). Ensuite, on s’affronte</w:delText>
        </w:r>
        <w:r w:rsidDel="001C7004">
          <w:rPr>
            <w:spacing w:val="40"/>
          </w:rPr>
          <w:delText xml:space="preserve"> </w:delText>
        </w:r>
        <w:r w:rsidDel="001C7004">
          <w:delText>sur</w:delText>
        </w:r>
        <w:r w:rsidDel="001C7004">
          <w:rPr>
            <w:spacing w:val="-2"/>
          </w:rPr>
          <w:delText xml:space="preserve"> </w:delText>
        </w:r>
        <w:r w:rsidDel="001C7004">
          <w:delText>la répartition des coûts («</w:delText>
        </w:r>
        <w:r w:rsidDel="001C7004">
          <w:rPr>
            <w:spacing w:val="-15"/>
          </w:rPr>
          <w:delText xml:space="preserve"> </w:delText>
        </w:r>
        <w:r w:rsidDel="001C7004">
          <w:delText>equity</w:delText>
        </w:r>
        <w:r w:rsidR="007977FC" w:rsidDel="001C7004">
          <w:delText> »</w:delText>
        </w:r>
        <w:r w:rsidDel="001C7004">
          <w:delText>). Dans ces débats, les partis de gauche (principalement</w:delText>
        </w:r>
        <w:r w:rsidDel="001C7004">
          <w:rPr>
            <w:spacing w:val="40"/>
          </w:rPr>
          <w:delText xml:space="preserve"> </w:delText>
        </w:r>
        <w:r w:rsidDel="001C7004">
          <w:delText xml:space="preserve">le PS </w:delText>
        </w:r>
        <w:r w:rsidR="000B5B42" w:rsidDel="001C7004">
          <w:delText xml:space="preserve">et le PDT) </w:delText>
        </w:r>
        <w:r w:rsidDel="001C7004">
          <w:delText>et les syndicats se positionnent en faveur d’un modèle plus centraliste et redistributif, s’y opposent les partis conservateurs et libéraux, les associations patronales ainsi qu’une partie des organisations de médecins</w:delText>
        </w:r>
        <w:r w:rsidR="0026551D" w:rsidDel="001C7004">
          <w:delText xml:space="preserve"> </w:delText>
        </w:r>
        <w:r w:rsidR="0026551D" w:rsidDel="001C7004">
          <w:fldChar w:fldCharType="begin"/>
        </w:r>
        <w:r w:rsidR="00E568D0" w:rsidDel="001C7004">
          <w:delInstrText xml:space="preserve"> ADDIN ZOTERO_ITEM CSL_CITATION {"citationID":"5e4Qa39O","properties":{"formattedCitation":"(Philipp Trein et al. 2023)","plainCitation":"(Philipp Trein et al. 2023)","dontUpdate":true,"noteIndex":0},"citationItems":[{"id":707,"uris":["http://zotero.org/groups/5121315/items/AN82TUDQ"],"itemData":{"id":707,"type":"chapter","abstract":"This chapter analyses the structures, processes, and actors of health policy in Switzerland. In international comparison, Switzerland has a very well-developed health system with universal insurance coverage and high-quality care services. The regulation, financing, and provision of health care are characterized by three features: federalism—an important role for subnational governments (cantons); liberalism—high importance for economic freedom and individual responsibility; and subsidiarity—the provision of services by the lowest level of government and non-state actors that are close to the recipients of services. Against this background, this chapter analyses the politics of Swiss health policy in three steps. Firstly, the text discusses the various actors and explains their roles for health policy-making. Secondly, the chapter provides a historical overview of health policy reforms and outlines the development of institutions and policies in this field. Thirdly, the chapter discusses political factors that impact health policy reforms in Switzerland. New national policies and large encompassing reforms for the entire country are difficult to implement, due to the strong power of interest groups and voters, and as the cantons enjoy extensive autonomy in the implementation of health policy. Finally, the chapter concludes with a discussion of the challenges for Swiss health policy: rising costs and how to deal with them as well as the growing significance of the federal government.","container-title":"The Oxford Handbook of Swiss Politics","DOI":"10.1093/oxfordhb/9780192871787.013.37","ISBN":"978-0-19-287178-7","page":"0","publisher":"Oxford University Press","source":"Silverchair","title":"Health Policy","URL":"https://doi.org/10.1093/oxfordhb/9780192871787.013.37","author":[{"family":"Trein","given":"Philipp"},{"family":"Rüefli","given":"Christian"},{"family":"Vatter","given":"Adrian"}],"editor":[{"family":"Emmenegger","given":"Patrick"},{"family":"Fossati","given":"Flavia"},{"family":"Häusermann","given":"Silja"},{"family":"Papadopoulos","given":"Yannis"},{"family":"Sciarini","given":"Pascal"},{"family":"Vatter","given":"Adrian"}],"accessed":{"date-parts":[["2024",4,18]]},"issued":{"date-parts":[["2023",12,14]]}}}],"schema":"https://github.com/citation-style-language/schema/raw/master/csl-citation.json"} </w:delInstrText>
        </w:r>
        <w:r w:rsidR="0026551D" w:rsidDel="001C7004">
          <w:fldChar w:fldCharType="separate"/>
        </w:r>
        <w:r w:rsidR="0026551D" w:rsidRPr="0026551D" w:rsidDel="001C7004">
          <w:delText xml:space="preserve">(Trein </w:delText>
        </w:r>
        <w:r w:rsidR="0026551D" w:rsidRPr="0026551D" w:rsidDel="001C7004">
          <w:rPr>
            <w:i/>
            <w:iCs/>
          </w:rPr>
          <w:delText>et al</w:delText>
        </w:r>
        <w:r w:rsidR="0026551D" w:rsidRPr="0026551D" w:rsidDel="001C7004">
          <w:delText>.</w:delText>
        </w:r>
        <w:r w:rsidR="0026551D" w:rsidDel="001C7004">
          <w:delText>,</w:delText>
        </w:r>
        <w:r w:rsidR="0026551D" w:rsidRPr="0026551D" w:rsidDel="001C7004">
          <w:delText xml:space="preserve"> 2023)</w:delText>
        </w:r>
        <w:r w:rsidR="0026551D" w:rsidDel="001C7004">
          <w:fldChar w:fldCharType="end"/>
        </w:r>
        <w:r w:rsidDel="001C7004">
          <w:delText>.</w:delText>
        </w:r>
      </w:del>
    </w:p>
    <w:p w14:paraId="2D09CCED" w14:textId="3BBB3814" w:rsidR="008725D2" w:rsidDel="001C7004" w:rsidRDefault="00000000" w:rsidP="00F979B2">
      <w:pPr>
        <w:pStyle w:val="Corpsdetexte"/>
        <w:spacing w:before="194" w:line="283" w:lineRule="auto"/>
        <w:ind w:left="0" w:right="95"/>
        <w:rPr>
          <w:del w:id="241" w:author="Auteur"/>
        </w:rPr>
      </w:pPr>
      <w:del w:id="242" w:author="Auteur">
        <w:r w:rsidDel="001C7004">
          <w:delText>Cet équilibre change dans la décennie suivante, qui voit l’adoption de la LAMal, cadre juridique encore en vigueur. Pressé entre-autres par l’augmentation des coûts, le Conseil fédéral</w:delText>
        </w:r>
        <w:r w:rsidDel="001C7004">
          <w:rPr>
            <w:spacing w:val="40"/>
          </w:rPr>
          <w:delText xml:space="preserve"> </w:delText>
        </w:r>
        <w:r w:rsidDel="001C7004">
          <w:delText>entame</w:delText>
        </w:r>
        <w:r w:rsidDel="001C7004">
          <w:rPr>
            <w:spacing w:val="40"/>
          </w:rPr>
          <w:delText xml:space="preserve"> </w:delText>
        </w:r>
        <w:r w:rsidDel="001C7004">
          <w:delText>une</w:delText>
        </w:r>
        <w:r w:rsidDel="001C7004">
          <w:rPr>
            <w:spacing w:val="40"/>
          </w:rPr>
          <w:delText xml:space="preserve"> </w:delText>
        </w:r>
        <w:r w:rsidDel="001C7004">
          <w:delText>révision</w:delText>
        </w:r>
        <w:r w:rsidDel="001C7004">
          <w:rPr>
            <w:spacing w:val="40"/>
          </w:rPr>
          <w:delText xml:space="preserve"> </w:delText>
        </w:r>
        <w:r w:rsidDel="001C7004">
          <w:delText>de</w:delText>
        </w:r>
        <w:r w:rsidDel="001C7004">
          <w:rPr>
            <w:spacing w:val="40"/>
          </w:rPr>
          <w:delText xml:space="preserve"> </w:delText>
        </w:r>
        <w:r w:rsidDel="001C7004">
          <w:delText>la</w:delText>
        </w:r>
        <w:r w:rsidDel="001C7004">
          <w:rPr>
            <w:spacing w:val="40"/>
          </w:rPr>
          <w:delText xml:space="preserve"> </w:delText>
        </w:r>
        <w:r w:rsidDel="001C7004">
          <w:delText>loi</w:delText>
        </w:r>
        <w:r w:rsidDel="001C7004">
          <w:rPr>
            <w:spacing w:val="40"/>
          </w:rPr>
          <w:delText xml:space="preserve"> </w:delText>
        </w:r>
        <w:r w:rsidDel="001C7004">
          <w:delText>en</w:delText>
        </w:r>
        <w:r w:rsidDel="001C7004">
          <w:rPr>
            <w:spacing w:val="40"/>
          </w:rPr>
          <w:delText xml:space="preserve"> </w:delText>
        </w:r>
        <w:r w:rsidDel="001C7004">
          <w:delText>1991,</w:delText>
        </w:r>
        <w:r w:rsidDel="001C7004">
          <w:rPr>
            <w:spacing w:val="40"/>
          </w:rPr>
          <w:delText xml:space="preserve"> </w:delText>
        </w:r>
        <w:r w:rsidDel="001C7004">
          <w:delText>mandatant</w:delText>
        </w:r>
        <w:r w:rsidDel="001C7004">
          <w:rPr>
            <w:spacing w:val="40"/>
          </w:rPr>
          <w:delText xml:space="preserve"> </w:delText>
        </w:r>
        <w:r w:rsidDel="001C7004">
          <w:delText>un</w:delText>
        </w:r>
        <w:r w:rsidDel="001C7004">
          <w:rPr>
            <w:spacing w:val="40"/>
          </w:rPr>
          <w:delText xml:space="preserve"> </w:delText>
        </w:r>
        <w:r w:rsidDel="001C7004">
          <w:delText>groupe</w:delText>
        </w:r>
        <w:r w:rsidDel="001C7004">
          <w:rPr>
            <w:spacing w:val="40"/>
          </w:rPr>
          <w:delText xml:space="preserve"> </w:delText>
        </w:r>
        <w:r w:rsidDel="001C7004">
          <w:delText>d’experts.</w:delText>
        </w:r>
        <w:r w:rsidDel="001C7004">
          <w:rPr>
            <w:spacing w:val="40"/>
          </w:rPr>
          <w:delText xml:space="preserve"> </w:delText>
        </w:r>
        <w:r w:rsidDel="001C7004">
          <w:delText>Le</w:delText>
        </w:r>
        <w:r w:rsidDel="001C7004">
          <w:rPr>
            <w:spacing w:val="40"/>
          </w:rPr>
          <w:delText xml:space="preserve"> </w:delText>
        </w:r>
        <w:r w:rsidDel="001C7004">
          <w:delText>projet de</w:delText>
        </w:r>
        <w:r w:rsidDel="001C7004">
          <w:rPr>
            <w:spacing w:val="40"/>
          </w:rPr>
          <w:delText xml:space="preserve"> </w:delText>
        </w:r>
        <w:r w:rsidDel="001C7004">
          <w:delText>loi</w:delText>
        </w:r>
        <w:r w:rsidDel="001C7004">
          <w:rPr>
            <w:spacing w:val="40"/>
          </w:rPr>
          <w:delText xml:space="preserve"> </w:delText>
        </w:r>
        <w:r w:rsidDel="001C7004">
          <w:delText>est</w:delText>
        </w:r>
        <w:r w:rsidDel="001C7004">
          <w:rPr>
            <w:spacing w:val="40"/>
          </w:rPr>
          <w:delText xml:space="preserve"> </w:delText>
        </w:r>
        <w:r w:rsidDel="001C7004">
          <w:delText>débattu</w:delText>
        </w:r>
        <w:r w:rsidDel="001C7004">
          <w:rPr>
            <w:spacing w:val="40"/>
          </w:rPr>
          <w:delText xml:space="preserve"> </w:delText>
        </w:r>
        <w:r w:rsidDel="001C7004">
          <w:lastRenderedPageBreak/>
          <w:delText>au</w:delText>
        </w:r>
        <w:r w:rsidDel="001C7004">
          <w:rPr>
            <w:spacing w:val="40"/>
          </w:rPr>
          <w:delText xml:space="preserve"> </w:delText>
        </w:r>
        <w:r w:rsidDel="001C7004">
          <w:delText>parlement</w:delText>
        </w:r>
        <w:r w:rsidDel="001C7004">
          <w:rPr>
            <w:spacing w:val="40"/>
          </w:rPr>
          <w:delText xml:space="preserve"> </w:delText>
        </w:r>
        <w:r w:rsidDel="001C7004">
          <w:delText>entre</w:delText>
        </w:r>
        <w:r w:rsidDel="001C7004">
          <w:rPr>
            <w:spacing w:val="40"/>
          </w:rPr>
          <w:delText xml:space="preserve"> </w:delText>
        </w:r>
        <w:r w:rsidDel="001C7004">
          <w:delText>1992</w:delText>
        </w:r>
        <w:r w:rsidDel="001C7004">
          <w:rPr>
            <w:spacing w:val="40"/>
          </w:rPr>
          <w:delText xml:space="preserve"> </w:delText>
        </w:r>
        <w:r w:rsidDel="001C7004">
          <w:delText>et</w:delText>
        </w:r>
        <w:r w:rsidDel="001C7004">
          <w:rPr>
            <w:spacing w:val="40"/>
          </w:rPr>
          <w:delText xml:space="preserve"> </w:delText>
        </w:r>
        <w:r w:rsidDel="001C7004">
          <w:delText>1994,</w:delText>
        </w:r>
        <w:r w:rsidDel="001C7004">
          <w:rPr>
            <w:spacing w:val="40"/>
          </w:rPr>
          <w:delText xml:space="preserve"> </w:delText>
        </w:r>
        <w:r w:rsidDel="001C7004">
          <w:delText>puis</w:delText>
        </w:r>
        <w:r w:rsidDel="001C7004">
          <w:rPr>
            <w:spacing w:val="40"/>
          </w:rPr>
          <w:delText xml:space="preserve"> </w:delText>
        </w:r>
        <w:r w:rsidDel="001C7004">
          <w:delText>accepté</w:delText>
        </w:r>
        <w:r w:rsidDel="001C7004">
          <w:rPr>
            <w:spacing w:val="40"/>
          </w:rPr>
          <w:delText xml:space="preserve"> </w:delText>
        </w:r>
        <w:r w:rsidDel="001C7004">
          <w:delText>par</w:delText>
        </w:r>
        <w:r w:rsidDel="001C7004">
          <w:rPr>
            <w:spacing w:val="40"/>
          </w:rPr>
          <w:delText xml:space="preserve"> </w:delText>
        </w:r>
        <w:r w:rsidDel="001C7004">
          <w:delText>une</w:delText>
        </w:r>
        <w:r w:rsidDel="001C7004">
          <w:rPr>
            <w:spacing w:val="40"/>
          </w:rPr>
          <w:delText xml:space="preserve"> </w:delText>
        </w:r>
        <w:r w:rsidDel="001C7004">
          <w:delText>large</w:delText>
        </w:r>
        <w:r w:rsidDel="001C7004">
          <w:rPr>
            <w:spacing w:val="40"/>
          </w:rPr>
          <w:delText xml:space="preserve"> </w:delText>
        </w:r>
        <w:r w:rsidDel="001C7004">
          <w:delText xml:space="preserve">majorité des parlementaires. La révision est alors le fruit d’une alliance entre le PS, le </w:delText>
        </w:r>
        <w:r w:rsidR="004727F2" w:rsidDel="001C7004">
          <w:delText>PLR et PDC</w:delText>
        </w:r>
        <w:r w:rsidDel="001C7004">
          <w:delText>. Parmi les changements principaux, notons l’introduction de l’assurance obligatoire, l’extension des prestations couvertes par l’assurance de base, suppression de la différence de genre comme motif de différenciation des primes et l’introduction d’une compensation des risques entre assurances. L’étendue du changement institutionnel entraînée par cette réforme est discutée par la littérature.</w:delText>
        </w:r>
        <w:r w:rsidR="00A83689" w:rsidDel="001C7004">
          <w:delText xml:space="preserve"> </w:delText>
        </w:r>
        <w:r w:rsidR="00A83689" w:rsidDel="001C7004">
          <w:fldChar w:fldCharType="begin"/>
        </w:r>
        <w:r w:rsidR="00E568D0" w:rsidDel="001C7004">
          <w:delInstrText xml:space="preserve"> ADDIN ZOTERO_ITEM CSL_CITATION {"citationID":"8W5Nq5tU","properties":{"formattedCitation":"(Bertozzi et Gilardi 2008)","plainCitation":"(Bertozzi et Gilardi 2008)","dontUpdate":true,"noteIndex":0},"citationItems":[{"id":5993,"uris":["http://zotero.org/groups/6347865/items/VU5EU3CK"],"itemData":{"id":5993,"type":"chapter","abstract":"Analyzing the changing boundaries between the public and the private spheres in the welfare state is particularly interesting in the Swiss case. In fact, the role of the private sector has always been important in social policymaking in this country, many decades before the contemporary pushes for privatization and market-based social protection in most industrialized countries (Cattacin 2006).","citation-key":"bertozziSwissWelfareState2008","container-title":"Public and Private Social Policy: Health and Pension Policies in a New Era","DOI":"10.1057/9780230228771_10","ISBN":"978-0-230-22877-1","language":"en","page":"207-227","publisher":"Palgrave Macmillan UK","publisher-place":"London","source":"Springer Link","title":"The Swiss Welfare State: A Changing Public-Private Mix?","title-short":"The Swiss Welfare State","URL":"https://doi.org/10.1057/9780230228771_10","author":[{"family":"Bertozzi","given":"Fabio"},{"family":"Gilardi","given":"Fabrizio"}],"editor":[{"family":"Béland","given":"Daniel"},{"family":"Gran","given":"Brian"}],"accessed":{"date-parts":[["2026",1,29]]},"issued":{"date-parts":[["2008"]]}}}],"schema":"https://github.com/citation-style-language/schema/raw/master/csl-citation.json"} </w:delInstrText>
        </w:r>
        <w:r w:rsidR="00A83689" w:rsidDel="001C7004">
          <w:fldChar w:fldCharType="separate"/>
        </w:r>
        <w:r w:rsidR="00A83689" w:rsidRPr="00A83689" w:rsidDel="001C7004">
          <w:delText xml:space="preserve">Bertozzi </w:delText>
        </w:r>
        <w:r w:rsidR="00A83689" w:rsidDel="001C7004">
          <w:delText>&amp;</w:delText>
        </w:r>
        <w:r w:rsidR="00A83689" w:rsidRPr="00A83689" w:rsidDel="001C7004">
          <w:delText xml:space="preserve"> Gilardi </w:delText>
        </w:r>
        <w:r w:rsidR="00A83689" w:rsidDel="001C7004">
          <w:delText>(</w:delText>
        </w:r>
        <w:r w:rsidR="00A83689" w:rsidRPr="00A83689" w:rsidDel="001C7004">
          <w:delText>2008)</w:delText>
        </w:r>
        <w:r w:rsidR="00A83689" w:rsidDel="001C7004">
          <w:fldChar w:fldCharType="end"/>
        </w:r>
        <w:r w:rsidR="00A83689" w:rsidDel="001C7004">
          <w:delText xml:space="preserve"> </w:delText>
        </w:r>
        <w:r w:rsidDel="001C7004">
          <w:delText>insistent sur la continuité qu’elle représente dans ses aspects libéraux, puisqu’elle conserve</w:delText>
        </w:r>
        <w:r w:rsidDel="001C7004">
          <w:rPr>
            <w:spacing w:val="26"/>
          </w:rPr>
          <w:delText xml:space="preserve"> </w:delText>
        </w:r>
        <w:r w:rsidDel="001C7004">
          <w:delText>un</w:delText>
        </w:r>
        <w:r w:rsidDel="001C7004">
          <w:rPr>
            <w:spacing w:val="26"/>
          </w:rPr>
          <w:delText xml:space="preserve"> </w:delText>
        </w:r>
        <w:r w:rsidDel="001C7004">
          <w:delText>rôle</w:delText>
        </w:r>
        <w:r w:rsidDel="001C7004">
          <w:rPr>
            <w:spacing w:val="26"/>
          </w:rPr>
          <w:delText xml:space="preserve"> </w:delText>
        </w:r>
        <w:r w:rsidDel="001C7004">
          <w:delText>important</w:delText>
        </w:r>
        <w:r w:rsidDel="001C7004">
          <w:rPr>
            <w:spacing w:val="26"/>
          </w:rPr>
          <w:delText xml:space="preserve"> </w:delText>
        </w:r>
        <w:r w:rsidDel="001C7004">
          <w:delText>pour</w:delText>
        </w:r>
        <w:r w:rsidDel="001C7004">
          <w:rPr>
            <w:spacing w:val="26"/>
          </w:rPr>
          <w:delText xml:space="preserve"> </w:delText>
        </w:r>
        <w:r w:rsidDel="001C7004">
          <w:delText>le</w:delText>
        </w:r>
        <w:r w:rsidDel="001C7004">
          <w:rPr>
            <w:spacing w:val="26"/>
          </w:rPr>
          <w:delText xml:space="preserve"> </w:delText>
        </w:r>
        <w:r w:rsidDel="001C7004">
          <w:delText>secteur</w:delText>
        </w:r>
        <w:r w:rsidDel="001C7004">
          <w:rPr>
            <w:spacing w:val="26"/>
          </w:rPr>
          <w:delText xml:space="preserve"> </w:delText>
        </w:r>
        <w:r w:rsidDel="001C7004">
          <w:delText>privé.</w:delText>
        </w:r>
        <w:r w:rsidDel="001C7004">
          <w:rPr>
            <w:spacing w:val="26"/>
          </w:rPr>
          <w:delText xml:space="preserve"> </w:delText>
        </w:r>
        <w:r w:rsidR="008725D2" w:rsidDel="001C7004">
          <w:fldChar w:fldCharType="begin"/>
        </w:r>
        <w:r w:rsidR="008725D2" w:rsidDel="001C7004">
          <w:delInstrText>HYPERLINK \l "_bookmark41"</w:delInstrText>
        </w:r>
        <w:r w:rsidR="008725D2" w:rsidDel="001C7004">
          <w:fldChar w:fldCharType="separate"/>
        </w:r>
        <w:r w:rsidR="008725D2" w:rsidRPr="00A83689" w:rsidDel="001C7004">
          <w:delText>Braun</w:delText>
        </w:r>
        <w:r w:rsidR="008725D2" w:rsidRPr="00A83689" w:rsidDel="001C7004">
          <w:rPr>
            <w:spacing w:val="26"/>
          </w:rPr>
          <w:delText xml:space="preserve"> </w:delText>
        </w:r>
        <w:r w:rsidR="00A83689" w:rsidRPr="00A83689" w:rsidDel="001C7004">
          <w:delText>&amp;</w:delText>
        </w:r>
        <w:r w:rsidR="008725D2" w:rsidRPr="00A83689" w:rsidDel="001C7004">
          <w:rPr>
            <w:spacing w:val="26"/>
          </w:rPr>
          <w:delText xml:space="preserve"> </w:delText>
        </w:r>
        <w:r w:rsidR="008725D2" w:rsidRPr="00A83689" w:rsidDel="001C7004">
          <w:delText>Uhlmann</w:delText>
        </w:r>
        <w:r w:rsidR="008725D2" w:rsidRPr="00A83689" w:rsidDel="001C7004">
          <w:rPr>
            <w:spacing w:val="26"/>
          </w:rPr>
          <w:delText xml:space="preserve"> </w:delText>
        </w:r>
        <w:r w:rsidR="008725D2" w:rsidRPr="00A83689" w:rsidDel="001C7004">
          <w:delText>(2009)</w:delText>
        </w:r>
        <w:r w:rsidR="008725D2" w:rsidDel="001C7004">
          <w:fldChar w:fldCharType="end"/>
        </w:r>
        <w:r w:rsidRPr="00A83689" w:rsidDel="001C7004">
          <w:rPr>
            <w:spacing w:val="26"/>
          </w:rPr>
          <w:delText xml:space="preserve"> </w:delText>
        </w:r>
        <w:r w:rsidDel="001C7004">
          <w:delText>expliquent</w:delText>
        </w:r>
        <w:r w:rsidDel="001C7004">
          <w:rPr>
            <w:spacing w:val="26"/>
          </w:rPr>
          <w:delText xml:space="preserve"> </w:delText>
        </w:r>
        <w:r w:rsidDel="001C7004">
          <w:delText>que, si</w:delText>
        </w:r>
        <w:r w:rsidDel="001C7004">
          <w:rPr>
            <w:spacing w:val="-5"/>
          </w:rPr>
          <w:delText xml:space="preserve"> </w:delText>
        </w:r>
        <w:r w:rsidDel="001C7004">
          <w:delText>le changement est faible dans le modèle de l’assurance («</w:delText>
        </w:r>
        <w:r w:rsidDel="001C7004">
          <w:rPr>
            <w:spacing w:val="-15"/>
          </w:rPr>
          <w:delText xml:space="preserve"> </w:delText>
        </w:r>
        <w:r w:rsidDel="001C7004">
          <w:delText>organization</w:delText>
        </w:r>
        <w:r w:rsidDel="001C7004">
          <w:rPr>
            <w:spacing w:val="-15"/>
          </w:rPr>
          <w:delText xml:space="preserve"> </w:delText>
        </w:r>
        <w:r w:rsidDel="001C7004">
          <w:delText>»), la dimension est bien</w:delText>
        </w:r>
        <w:r w:rsidDel="001C7004">
          <w:rPr>
            <w:spacing w:val="-4"/>
          </w:rPr>
          <w:delText xml:space="preserve"> </w:delText>
        </w:r>
        <w:r w:rsidDel="001C7004">
          <w:delText>plus</w:delText>
        </w:r>
        <w:r w:rsidDel="001C7004">
          <w:rPr>
            <w:spacing w:val="-4"/>
          </w:rPr>
          <w:delText xml:space="preserve"> </w:delText>
        </w:r>
        <w:r w:rsidDel="001C7004">
          <w:delText>présente</w:delText>
        </w:r>
        <w:r w:rsidDel="001C7004">
          <w:rPr>
            <w:spacing w:val="-4"/>
          </w:rPr>
          <w:delText xml:space="preserve"> </w:delText>
        </w:r>
        <w:r w:rsidDel="001C7004">
          <w:delText>dans</w:delText>
        </w:r>
        <w:r w:rsidDel="001C7004">
          <w:rPr>
            <w:spacing w:val="-4"/>
          </w:rPr>
          <w:delText xml:space="preserve"> </w:delText>
        </w:r>
        <w:r w:rsidDel="001C7004">
          <w:delText>cette</w:delText>
        </w:r>
        <w:r w:rsidDel="001C7004">
          <w:rPr>
            <w:spacing w:val="-4"/>
          </w:rPr>
          <w:delText xml:space="preserve"> </w:delText>
        </w:r>
        <w:r w:rsidDel="001C7004">
          <w:delText>réforme.</w:delText>
        </w:r>
        <w:r w:rsidDel="001C7004">
          <w:rPr>
            <w:spacing w:val="-4"/>
          </w:rPr>
          <w:delText xml:space="preserve"> </w:delText>
        </w:r>
        <w:r w:rsidDel="001C7004">
          <w:delText>En</w:delText>
        </w:r>
        <w:r w:rsidDel="001C7004">
          <w:rPr>
            <w:spacing w:val="-4"/>
          </w:rPr>
          <w:delText xml:space="preserve"> </w:delText>
        </w:r>
        <w:r w:rsidDel="001C7004">
          <w:delText>effet,</w:delText>
        </w:r>
        <w:r w:rsidDel="001C7004">
          <w:rPr>
            <w:spacing w:val="-4"/>
          </w:rPr>
          <w:delText xml:space="preserve"> </w:delText>
        </w:r>
        <w:r w:rsidDel="001C7004">
          <w:delText>la</w:delText>
        </w:r>
        <w:r w:rsidDel="001C7004">
          <w:rPr>
            <w:spacing w:val="-4"/>
          </w:rPr>
          <w:delText xml:space="preserve"> </w:delText>
        </w:r>
        <w:r w:rsidDel="001C7004">
          <w:delText>réforme</w:delText>
        </w:r>
        <w:r w:rsidDel="001C7004">
          <w:rPr>
            <w:spacing w:val="-4"/>
          </w:rPr>
          <w:delText xml:space="preserve"> </w:delText>
        </w:r>
        <w:r w:rsidDel="001C7004">
          <w:delText>de</w:delText>
        </w:r>
        <w:r w:rsidDel="001C7004">
          <w:rPr>
            <w:spacing w:val="-4"/>
          </w:rPr>
          <w:delText xml:space="preserve"> </w:delText>
        </w:r>
        <w:r w:rsidDel="001C7004">
          <w:delText>la</w:delText>
        </w:r>
        <w:r w:rsidDel="001C7004">
          <w:rPr>
            <w:spacing w:val="-4"/>
          </w:rPr>
          <w:delText xml:space="preserve"> </w:delText>
        </w:r>
        <w:r w:rsidDel="001C7004">
          <w:delText>LAMal</w:delText>
        </w:r>
        <w:r w:rsidDel="001C7004">
          <w:rPr>
            <w:spacing w:val="-4"/>
          </w:rPr>
          <w:delText xml:space="preserve"> </w:delText>
        </w:r>
        <w:r w:rsidDel="001C7004">
          <w:delText>introduit</w:delText>
        </w:r>
        <w:r w:rsidDel="001C7004">
          <w:rPr>
            <w:spacing w:val="-4"/>
          </w:rPr>
          <w:delText xml:space="preserve"> </w:delText>
        </w:r>
        <w:r w:rsidDel="001C7004">
          <w:delText>une</w:delText>
        </w:r>
        <w:r w:rsidDel="001C7004">
          <w:rPr>
            <w:spacing w:val="-4"/>
          </w:rPr>
          <w:delText xml:space="preserve"> </w:delText>
        </w:r>
        <w:r w:rsidDel="001C7004">
          <w:delText>assurance de base dominante et une harmonisation des subsides. Pour ces auteurs, l’articulation de ces deux</w:delText>
        </w:r>
        <w:r w:rsidDel="001C7004">
          <w:rPr>
            <w:spacing w:val="-15"/>
          </w:rPr>
          <w:delText xml:space="preserve"> </w:delText>
        </w:r>
        <w:r w:rsidDel="001C7004">
          <w:delText>dimensions explique la possibilité du compromis : les partis du «</w:delText>
        </w:r>
        <w:r w:rsidDel="001C7004">
          <w:rPr>
            <w:spacing w:val="-15"/>
          </w:rPr>
          <w:delText xml:space="preserve"> </w:delText>
        </w:r>
        <w:r w:rsidDel="001C7004">
          <w:delText>bloc bourg</w:delText>
        </w:r>
        <w:r w:rsidR="007977FC" w:rsidDel="001C7004">
          <w:delText>e</w:delText>
        </w:r>
        <w:r w:rsidDel="001C7004">
          <w:delText>ois</w:delText>
        </w:r>
        <w:r w:rsidDel="001C7004">
          <w:rPr>
            <w:spacing w:val="-15"/>
          </w:rPr>
          <w:delText xml:space="preserve"> </w:delText>
        </w:r>
        <w:r w:rsidDel="001C7004">
          <w:delText>» (PLR, PDC</w:delText>
        </w:r>
        <w:r w:rsidDel="001C7004">
          <w:rPr>
            <w:spacing w:val="22"/>
          </w:rPr>
          <w:delText xml:space="preserve"> </w:delText>
        </w:r>
        <w:r w:rsidDel="001C7004">
          <w:delText>et</w:delText>
        </w:r>
        <w:r w:rsidDel="001C7004">
          <w:rPr>
            <w:spacing w:val="22"/>
          </w:rPr>
          <w:delText xml:space="preserve"> </w:delText>
        </w:r>
        <w:r w:rsidDel="001C7004">
          <w:delText>UDC)</w:delText>
        </w:r>
        <w:r w:rsidDel="001C7004">
          <w:rPr>
            <w:spacing w:val="22"/>
          </w:rPr>
          <w:delText xml:space="preserve"> </w:delText>
        </w:r>
        <w:r w:rsidDel="001C7004">
          <w:delText>fléchissent</w:delText>
        </w:r>
        <w:r w:rsidDel="001C7004">
          <w:rPr>
            <w:spacing w:val="22"/>
          </w:rPr>
          <w:delText xml:space="preserve"> </w:delText>
        </w:r>
        <w:r w:rsidDel="001C7004">
          <w:delText>sur</w:delText>
        </w:r>
        <w:r w:rsidDel="001C7004">
          <w:rPr>
            <w:spacing w:val="22"/>
          </w:rPr>
          <w:delText xml:space="preserve"> </w:delText>
        </w:r>
        <w:r w:rsidDel="001C7004">
          <w:delText>la</w:delText>
        </w:r>
        <w:r w:rsidDel="001C7004">
          <w:rPr>
            <w:spacing w:val="22"/>
          </w:rPr>
          <w:delText xml:space="preserve"> </w:delText>
        </w:r>
        <w:r w:rsidDel="001C7004">
          <w:delText>dimension</w:delText>
        </w:r>
        <w:r w:rsidDel="001C7004">
          <w:rPr>
            <w:spacing w:val="22"/>
          </w:rPr>
          <w:delText xml:space="preserve"> </w:delText>
        </w:r>
        <w:r w:rsidDel="001C7004">
          <w:delText>égalitaire</w:delText>
        </w:r>
        <w:r w:rsidDel="001C7004">
          <w:rPr>
            <w:spacing w:val="22"/>
          </w:rPr>
          <w:delText xml:space="preserve"> </w:delText>
        </w:r>
        <w:r w:rsidDel="001C7004">
          <w:delText>et</w:delText>
        </w:r>
        <w:r w:rsidDel="001C7004">
          <w:rPr>
            <w:spacing w:val="22"/>
          </w:rPr>
          <w:delText xml:space="preserve"> </w:delText>
        </w:r>
        <w:r w:rsidDel="001C7004">
          <w:delText>redistributive</w:delText>
        </w:r>
        <w:r w:rsidDel="001C7004">
          <w:rPr>
            <w:spacing w:val="22"/>
          </w:rPr>
          <w:delText xml:space="preserve"> </w:delText>
        </w:r>
        <w:r w:rsidDel="001C7004">
          <w:delText>précisément</w:delText>
        </w:r>
        <w:r w:rsidDel="001C7004">
          <w:rPr>
            <w:spacing w:val="22"/>
          </w:rPr>
          <w:delText xml:space="preserve"> </w:delText>
        </w:r>
        <w:r w:rsidDel="001C7004">
          <w:delText>parce</w:delText>
        </w:r>
        <w:r w:rsidDel="001C7004">
          <w:rPr>
            <w:spacing w:val="22"/>
          </w:rPr>
          <w:delText xml:space="preserve"> </w:delText>
        </w:r>
        <w:r w:rsidDel="001C7004">
          <w:delText>que la réforme conserve le rôle du privé. Le modèle esquissé par la réforme est alors également considéré comme capable de contenir les coûts.</w:delText>
        </w:r>
      </w:del>
    </w:p>
    <w:p w14:paraId="6C077D75" w14:textId="7FBF84B6" w:rsidR="008725D2" w:rsidDel="001C7004" w:rsidRDefault="00000000" w:rsidP="00F979B2">
      <w:pPr>
        <w:pStyle w:val="Corpsdetexte"/>
        <w:spacing w:before="198" w:line="283" w:lineRule="auto"/>
        <w:ind w:left="0" w:right="98"/>
        <w:rPr>
          <w:del w:id="243" w:author="Auteur"/>
        </w:rPr>
      </w:pPr>
      <w:del w:id="244" w:author="Auteur">
        <w:r w:rsidDel="001C7004">
          <w:rPr>
            <w:w w:val="105"/>
          </w:rPr>
          <w:delText xml:space="preserve">Les prises de position en faveur du référendum, auquel la loi n’échappe pas, reflètent les contours de ce compromis. Celui-ci, est lancé par une coalition d’intérêts hétéroclites, </w:delText>
        </w:r>
        <w:r w:rsidDel="001C7004">
          <w:delText xml:space="preserve">notamment composé de certaines caisses maladies. A cette coalition, qui regroupe l’UDC, qui </w:delText>
        </w:r>
        <w:r w:rsidDel="001C7004">
          <w:rPr>
            <w:w w:val="105"/>
          </w:rPr>
          <w:delText>avait</w:delText>
        </w:r>
        <w:r w:rsidDel="001C7004">
          <w:rPr>
            <w:spacing w:val="-16"/>
            <w:w w:val="105"/>
          </w:rPr>
          <w:delText xml:space="preserve"> </w:delText>
        </w:r>
        <w:r w:rsidDel="001C7004">
          <w:rPr>
            <w:w w:val="105"/>
          </w:rPr>
          <w:delText>pourtant</w:delText>
        </w:r>
        <w:r w:rsidDel="001C7004">
          <w:rPr>
            <w:spacing w:val="-16"/>
            <w:w w:val="105"/>
          </w:rPr>
          <w:delText xml:space="preserve"> </w:delText>
        </w:r>
        <w:r w:rsidDel="001C7004">
          <w:rPr>
            <w:w w:val="105"/>
          </w:rPr>
          <w:delText>voté</w:delText>
        </w:r>
        <w:r w:rsidDel="001C7004">
          <w:rPr>
            <w:spacing w:val="-16"/>
            <w:w w:val="105"/>
          </w:rPr>
          <w:delText xml:space="preserve"> </w:delText>
        </w:r>
        <w:r w:rsidDel="001C7004">
          <w:rPr>
            <w:w w:val="105"/>
          </w:rPr>
          <w:delText>en</w:delText>
        </w:r>
        <w:r w:rsidDel="001C7004">
          <w:rPr>
            <w:spacing w:val="-15"/>
            <w:w w:val="105"/>
          </w:rPr>
          <w:delText xml:space="preserve"> </w:delText>
        </w:r>
        <w:r w:rsidDel="001C7004">
          <w:rPr>
            <w:w w:val="105"/>
          </w:rPr>
          <w:delText>faveur</w:delText>
        </w:r>
        <w:r w:rsidDel="001C7004">
          <w:rPr>
            <w:spacing w:val="-16"/>
            <w:w w:val="105"/>
          </w:rPr>
          <w:delText xml:space="preserve"> </w:delText>
        </w:r>
        <w:r w:rsidDel="001C7004">
          <w:rPr>
            <w:w w:val="105"/>
          </w:rPr>
          <w:delText>au</w:delText>
        </w:r>
        <w:r w:rsidDel="001C7004">
          <w:rPr>
            <w:spacing w:val="-16"/>
            <w:w w:val="105"/>
          </w:rPr>
          <w:delText xml:space="preserve"> </w:delText>
        </w:r>
        <w:r w:rsidDel="001C7004">
          <w:rPr>
            <w:w w:val="105"/>
          </w:rPr>
          <w:delText>parlement,</w:delText>
        </w:r>
        <w:r w:rsidDel="001C7004">
          <w:rPr>
            <w:spacing w:val="-16"/>
            <w:w w:val="105"/>
          </w:rPr>
          <w:delText xml:space="preserve"> </w:delText>
        </w:r>
        <w:r w:rsidDel="001C7004">
          <w:rPr>
            <w:w w:val="105"/>
          </w:rPr>
          <w:delText>certains</w:delText>
        </w:r>
        <w:r w:rsidDel="001C7004">
          <w:rPr>
            <w:spacing w:val="-15"/>
            <w:w w:val="105"/>
          </w:rPr>
          <w:delText xml:space="preserve"> </w:delText>
        </w:r>
        <w:r w:rsidDel="001C7004">
          <w:rPr>
            <w:w w:val="105"/>
          </w:rPr>
          <w:delText>petits</w:delText>
        </w:r>
        <w:r w:rsidDel="001C7004">
          <w:rPr>
            <w:spacing w:val="-16"/>
            <w:w w:val="105"/>
          </w:rPr>
          <w:delText xml:space="preserve"> </w:delText>
        </w:r>
        <w:r w:rsidDel="001C7004">
          <w:rPr>
            <w:w w:val="105"/>
          </w:rPr>
          <w:delText>partis</w:delText>
        </w:r>
        <w:r w:rsidDel="001C7004">
          <w:rPr>
            <w:spacing w:val="-16"/>
            <w:w w:val="105"/>
          </w:rPr>
          <w:delText xml:space="preserve"> </w:delText>
        </w:r>
        <w:r w:rsidDel="001C7004">
          <w:rPr>
            <w:w w:val="105"/>
          </w:rPr>
          <w:delText>d’extrême-droites,</w:delText>
        </w:r>
        <w:r w:rsidDel="001C7004">
          <w:rPr>
            <w:spacing w:val="-16"/>
            <w:w w:val="105"/>
          </w:rPr>
          <w:delText xml:space="preserve"> </w:delText>
        </w:r>
        <w:r w:rsidDel="001C7004">
          <w:rPr>
            <w:w w:val="105"/>
          </w:rPr>
          <w:delText>ainsi</w:delText>
        </w:r>
        <w:r w:rsidDel="001C7004">
          <w:rPr>
            <w:spacing w:val="-15"/>
            <w:w w:val="105"/>
          </w:rPr>
          <w:delText xml:space="preserve"> </w:delText>
        </w:r>
        <w:r w:rsidDel="001C7004">
          <w:rPr>
            <w:w w:val="105"/>
          </w:rPr>
          <w:delText xml:space="preserve">que </w:delText>
        </w:r>
        <w:r w:rsidDel="001C7004">
          <w:rPr>
            <w:spacing w:val="-2"/>
            <w:w w:val="105"/>
          </w:rPr>
          <w:delText>le</w:delText>
        </w:r>
        <w:r w:rsidDel="001C7004">
          <w:rPr>
            <w:spacing w:val="-10"/>
            <w:w w:val="105"/>
          </w:rPr>
          <w:delText xml:space="preserve"> </w:delText>
        </w:r>
        <w:r w:rsidDel="001C7004">
          <w:rPr>
            <w:spacing w:val="-2"/>
            <w:w w:val="105"/>
          </w:rPr>
          <w:delText>PDT,</w:delText>
        </w:r>
        <w:r w:rsidDel="001C7004">
          <w:rPr>
            <w:spacing w:val="-10"/>
            <w:w w:val="105"/>
          </w:rPr>
          <w:delText xml:space="preserve"> </w:delText>
        </w:r>
        <w:r w:rsidDel="001C7004">
          <w:rPr>
            <w:spacing w:val="-2"/>
            <w:w w:val="105"/>
          </w:rPr>
          <w:delText>qui</w:delText>
        </w:r>
        <w:r w:rsidDel="001C7004">
          <w:rPr>
            <w:spacing w:val="-10"/>
            <w:w w:val="105"/>
          </w:rPr>
          <w:delText xml:space="preserve"> </w:delText>
        </w:r>
        <w:r w:rsidDel="001C7004">
          <w:rPr>
            <w:spacing w:val="-2"/>
            <w:w w:val="105"/>
          </w:rPr>
          <w:delText>font</w:delText>
        </w:r>
        <w:r w:rsidDel="001C7004">
          <w:rPr>
            <w:spacing w:val="-10"/>
            <w:w w:val="105"/>
          </w:rPr>
          <w:delText xml:space="preserve"> </w:delText>
        </w:r>
        <w:r w:rsidDel="001C7004">
          <w:rPr>
            <w:spacing w:val="-2"/>
            <w:w w:val="105"/>
          </w:rPr>
          <w:delText>campagne</w:delText>
        </w:r>
        <w:r w:rsidDel="001C7004">
          <w:rPr>
            <w:spacing w:val="-10"/>
            <w:w w:val="105"/>
          </w:rPr>
          <w:delText xml:space="preserve"> </w:delText>
        </w:r>
        <w:r w:rsidDel="001C7004">
          <w:rPr>
            <w:spacing w:val="-2"/>
            <w:w w:val="105"/>
          </w:rPr>
          <w:delText>pour</w:delText>
        </w:r>
        <w:r w:rsidDel="001C7004">
          <w:rPr>
            <w:spacing w:val="-10"/>
            <w:w w:val="105"/>
          </w:rPr>
          <w:delText xml:space="preserve"> </w:delText>
        </w:r>
        <w:r w:rsidDel="001C7004">
          <w:rPr>
            <w:spacing w:val="-2"/>
            <w:w w:val="105"/>
          </w:rPr>
          <w:delText>le</w:delText>
        </w:r>
        <w:r w:rsidDel="001C7004">
          <w:rPr>
            <w:spacing w:val="-10"/>
            <w:w w:val="105"/>
          </w:rPr>
          <w:delText xml:space="preserve"> </w:delText>
        </w:r>
        <w:r w:rsidDel="001C7004">
          <w:rPr>
            <w:spacing w:val="-2"/>
            <w:w w:val="105"/>
          </w:rPr>
          <w:delText>rejet</w:delText>
        </w:r>
        <w:r w:rsidDel="001C7004">
          <w:rPr>
            <w:spacing w:val="-10"/>
            <w:w w:val="105"/>
          </w:rPr>
          <w:delText xml:space="preserve"> </w:delText>
        </w:r>
        <w:r w:rsidDel="001C7004">
          <w:rPr>
            <w:spacing w:val="-2"/>
            <w:w w:val="105"/>
          </w:rPr>
          <w:delText>de</w:delText>
        </w:r>
        <w:r w:rsidDel="001C7004">
          <w:rPr>
            <w:spacing w:val="-10"/>
            <w:w w:val="105"/>
          </w:rPr>
          <w:delText xml:space="preserve"> </w:delText>
        </w:r>
        <w:r w:rsidDel="001C7004">
          <w:rPr>
            <w:spacing w:val="-2"/>
            <w:w w:val="105"/>
          </w:rPr>
          <w:delText>la</w:delText>
        </w:r>
        <w:r w:rsidDel="001C7004">
          <w:rPr>
            <w:spacing w:val="-10"/>
            <w:w w:val="105"/>
          </w:rPr>
          <w:delText xml:space="preserve"> </w:delText>
        </w:r>
        <w:r w:rsidDel="001C7004">
          <w:rPr>
            <w:spacing w:val="-2"/>
            <w:w w:val="105"/>
          </w:rPr>
          <w:delText>loi,</w:delText>
        </w:r>
        <w:r w:rsidDel="001C7004">
          <w:rPr>
            <w:spacing w:val="-10"/>
            <w:w w:val="105"/>
          </w:rPr>
          <w:delText xml:space="preserve"> </w:delText>
        </w:r>
        <w:r w:rsidDel="001C7004">
          <w:rPr>
            <w:spacing w:val="-2"/>
            <w:w w:val="105"/>
          </w:rPr>
          <w:delText>s’opposent</w:delText>
        </w:r>
        <w:r w:rsidDel="001C7004">
          <w:rPr>
            <w:spacing w:val="-10"/>
            <w:w w:val="105"/>
          </w:rPr>
          <w:delText xml:space="preserve"> </w:delText>
        </w:r>
        <w:r w:rsidDel="001C7004">
          <w:rPr>
            <w:spacing w:val="-2"/>
            <w:w w:val="105"/>
          </w:rPr>
          <w:delText>le</w:delText>
        </w:r>
        <w:r w:rsidDel="001C7004">
          <w:rPr>
            <w:spacing w:val="-10"/>
            <w:w w:val="105"/>
          </w:rPr>
          <w:delText xml:space="preserve"> </w:delText>
        </w:r>
        <w:r w:rsidDel="001C7004">
          <w:rPr>
            <w:spacing w:val="-2"/>
            <w:w w:val="105"/>
          </w:rPr>
          <w:delText>PS</w:delText>
        </w:r>
        <w:r w:rsidDel="001C7004">
          <w:rPr>
            <w:spacing w:val="-10"/>
            <w:w w:val="105"/>
          </w:rPr>
          <w:delText xml:space="preserve"> </w:delText>
        </w:r>
        <w:r w:rsidDel="001C7004">
          <w:rPr>
            <w:spacing w:val="-2"/>
            <w:w w:val="105"/>
          </w:rPr>
          <w:delText>et</w:delText>
        </w:r>
        <w:r w:rsidDel="001C7004">
          <w:rPr>
            <w:spacing w:val="-10"/>
            <w:w w:val="105"/>
          </w:rPr>
          <w:delText xml:space="preserve"> </w:delText>
        </w:r>
        <w:r w:rsidDel="001C7004">
          <w:rPr>
            <w:spacing w:val="-2"/>
            <w:w w:val="105"/>
          </w:rPr>
          <w:delText>le</w:delText>
        </w:r>
        <w:r w:rsidDel="001C7004">
          <w:rPr>
            <w:spacing w:val="-10"/>
            <w:w w:val="105"/>
          </w:rPr>
          <w:delText xml:space="preserve"> </w:delText>
        </w:r>
        <w:r w:rsidDel="001C7004">
          <w:rPr>
            <w:spacing w:val="-2"/>
            <w:w w:val="105"/>
          </w:rPr>
          <w:delText>PLR,</w:delText>
        </w:r>
        <w:r w:rsidDel="001C7004">
          <w:rPr>
            <w:spacing w:val="-10"/>
            <w:w w:val="105"/>
          </w:rPr>
          <w:delText xml:space="preserve"> </w:delText>
        </w:r>
        <w:r w:rsidDel="001C7004">
          <w:rPr>
            <w:spacing w:val="-2"/>
            <w:w w:val="105"/>
          </w:rPr>
          <w:delText>mais</w:delText>
        </w:r>
        <w:r w:rsidDel="001C7004">
          <w:rPr>
            <w:spacing w:val="-10"/>
            <w:w w:val="105"/>
          </w:rPr>
          <w:delText xml:space="preserve"> </w:delText>
        </w:r>
        <w:r w:rsidDel="001C7004">
          <w:rPr>
            <w:spacing w:val="-2"/>
            <w:w w:val="105"/>
          </w:rPr>
          <w:delText>également le</w:delText>
        </w:r>
        <w:r w:rsidDel="001C7004">
          <w:rPr>
            <w:spacing w:val="-5"/>
            <w:w w:val="105"/>
          </w:rPr>
          <w:delText xml:space="preserve"> </w:delText>
        </w:r>
        <w:r w:rsidDel="001C7004">
          <w:rPr>
            <w:spacing w:val="-2"/>
            <w:w w:val="105"/>
          </w:rPr>
          <w:delText>Vorort,</w:delText>
        </w:r>
        <w:r w:rsidDel="001C7004">
          <w:rPr>
            <w:spacing w:val="-5"/>
            <w:w w:val="105"/>
          </w:rPr>
          <w:delText xml:space="preserve"> </w:delText>
        </w:r>
        <w:r w:rsidDel="001C7004">
          <w:rPr>
            <w:spacing w:val="-2"/>
            <w:w w:val="105"/>
          </w:rPr>
          <w:delText>faîtière</w:delText>
        </w:r>
        <w:r w:rsidDel="001C7004">
          <w:rPr>
            <w:spacing w:val="-5"/>
            <w:w w:val="105"/>
          </w:rPr>
          <w:delText xml:space="preserve"> </w:delText>
        </w:r>
        <w:r w:rsidDel="001C7004">
          <w:rPr>
            <w:spacing w:val="-2"/>
            <w:w w:val="105"/>
          </w:rPr>
          <w:delText>des</w:delText>
        </w:r>
        <w:r w:rsidDel="001C7004">
          <w:rPr>
            <w:spacing w:val="-5"/>
            <w:w w:val="105"/>
          </w:rPr>
          <w:delText xml:space="preserve"> </w:delText>
        </w:r>
        <w:r w:rsidDel="001C7004">
          <w:rPr>
            <w:spacing w:val="-2"/>
            <w:w w:val="105"/>
          </w:rPr>
          <w:delText>organisations</w:delText>
        </w:r>
        <w:r w:rsidDel="001C7004">
          <w:rPr>
            <w:spacing w:val="-5"/>
            <w:w w:val="105"/>
          </w:rPr>
          <w:delText xml:space="preserve"> </w:delText>
        </w:r>
        <w:r w:rsidDel="001C7004">
          <w:rPr>
            <w:spacing w:val="-2"/>
            <w:w w:val="105"/>
          </w:rPr>
          <w:delText>patronales,</w:delText>
        </w:r>
        <w:r w:rsidDel="001C7004">
          <w:rPr>
            <w:spacing w:val="-5"/>
            <w:w w:val="105"/>
          </w:rPr>
          <w:delText xml:space="preserve"> </w:delText>
        </w:r>
        <w:r w:rsidDel="001C7004">
          <w:rPr>
            <w:spacing w:val="-2"/>
            <w:w w:val="105"/>
          </w:rPr>
          <w:delText>le</w:delText>
        </w:r>
        <w:r w:rsidDel="001C7004">
          <w:rPr>
            <w:spacing w:val="-5"/>
            <w:w w:val="105"/>
          </w:rPr>
          <w:delText xml:space="preserve"> </w:delText>
        </w:r>
        <w:r w:rsidDel="001C7004">
          <w:rPr>
            <w:spacing w:val="-2"/>
            <w:w w:val="105"/>
          </w:rPr>
          <w:delText>concordat</w:delText>
        </w:r>
        <w:r w:rsidDel="001C7004">
          <w:rPr>
            <w:spacing w:val="-5"/>
            <w:w w:val="105"/>
          </w:rPr>
          <w:delText xml:space="preserve"> </w:delText>
        </w:r>
        <w:r w:rsidDel="001C7004">
          <w:rPr>
            <w:spacing w:val="-2"/>
            <w:w w:val="105"/>
          </w:rPr>
          <w:delText>des</w:delText>
        </w:r>
        <w:r w:rsidDel="001C7004">
          <w:rPr>
            <w:spacing w:val="-5"/>
            <w:w w:val="105"/>
          </w:rPr>
          <w:delText xml:space="preserve"> </w:delText>
        </w:r>
        <w:r w:rsidDel="001C7004">
          <w:rPr>
            <w:spacing w:val="-2"/>
            <w:w w:val="105"/>
          </w:rPr>
          <w:delText>caisses</w:delText>
        </w:r>
        <w:r w:rsidDel="001C7004">
          <w:rPr>
            <w:spacing w:val="-5"/>
            <w:w w:val="105"/>
          </w:rPr>
          <w:delText xml:space="preserve"> </w:delText>
        </w:r>
        <w:r w:rsidDel="001C7004">
          <w:rPr>
            <w:spacing w:val="-2"/>
            <w:w w:val="105"/>
          </w:rPr>
          <w:delText>maladies,</w:delText>
        </w:r>
        <w:r w:rsidDel="001C7004">
          <w:rPr>
            <w:spacing w:val="-5"/>
            <w:w w:val="105"/>
          </w:rPr>
          <w:delText xml:space="preserve"> </w:delText>
        </w:r>
        <w:r w:rsidDel="001C7004">
          <w:rPr>
            <w:spacing w:val="-2"/>
            <w:w w:val="105"/>
          </w:rPr>
          <w:delText>et</w:delText>
        </w:r>
        <w:r w:rsidDel="001C7004">
          <w:rPr>
            <w:spacing w:val="-5"/>
            <w:w w:val="105"/>
          </w:rPr>
          <w:delText xml:space="preserve"> </w:delText>
        </w:r>
        <w:r w:rsidDel="001C7004">
          <w:rPr>
            <w:spacing w:val="-2"/>
            <w:w w:val="105"/>
          </w:rPr>
          <w:delText xml:space="preserve">l’Union </w:delText>
        </w:r>
        <w:r w:rsidDel="001C7004">
          <w:rPr>
            <w:spacing w:val="-2"/>
          </w:rPr>
          <w:delText>Syndicale</w:delText>
        </w:r>
        <w:r w:rsidDel="001C7004">
          <w:rPr>
            <w:spacing w:val="-8"/>
          </w:rPr>
          <w:delText xml:space="preserve"> </w:delText>
        </w:r>
        <w:r w:rsidDel="001C7004">
          <w:rPr>
            <w:spacing w:val="-2"/>
          </w:rPr>
          <w:delText>Suisse</w:delText>
        </w:r>
        <w:r w:rsidR="00A83689" w:rsidDel="001C7004">
          <w:rPr>
            <w:spacing w:val="-2"/>
          </w:rPr>
          <w:delText xml:space="preserve"> </w:delText>
        </w:r>
        <w:r w:rsidR="00A83689" w:rsidDel="001C7004">
          <w:rPr>
            <w:spacing w:val="-2"/>
          </w:rPr>
          <w:fldChar w:fldCharType="begin"/>
        </w:r>
        <w:r w:rsidR="00E568D0" w:rsidDel="001C7004">
          <w:rPr>
            <w:spacing w:val="-2"/>
          </w:rPr>
          <w:delInstrText xml:space="preserve"> ADDIN ZOTERO_ITEM CSL_CITATION {"citationID":"orq6GStx","properties":{"formattedCitation":"(Delgrande et Linder 1995)","plainCitation":"(Delgrande et Linder 1995)","dontUpdate":true,"noteIndex":0},"citationItems":[{"id":5916,"uris":["http://zotero.org/groups/6347865/items/D8HL45FD"],"itemData":{"id":5916,"type":"article-journal","citation-key":"delgrandeAnalyseVotationsFederales1995","collection-title":"VOX","container-title":"GfS et ISP","issue":"55","language":"fr","source":"Zotero","title":"Analyse des votations fédérales du 4 decembre 1994","author":[{"family":"Delgrande","given":"Marina"},{"family":"Linder","given":"Wolf"}],"issued":{"date-parts":[["1995"]]}}}],"schema":"https://github.com/citation-style-language/schema/raw/master/csl-citation.json"} </w:delInstrText>
        </w:r>
        <w:r w:rsidR="00A83689" w:rsidDel="001C7004">
          <w:rPr>
            <w:spacing w:val="-2"/>
          </w:rPr>
          <w:fldChar w:fldCharType="separate"/>
        </w:r>
        <w:r w:rsidR="00A83689" w:rsidRPr="00A83689" w:rsidDel="001C7004">
          <w:delText xml:space="preserve">(Delgrande </w:delText>
        </w:r>
        <w:r w:rsidR="00A83689" w:rsidDel="001C7004">
          <w:delText>&amp;</w:delText>
        </w:r>
        <w:r w:rsidR="00A83689" w:rsidRPr="00A83689" w:rsidDel="001C7004">
          <w:delText xml:space="preserve"> Linder</w:delText>
        </w:r>
        <w:r w:rsidR="00A83689" w:rsidDel="001C7004">
          <w:delText>,</w:delText>
        </w:r>
        <w:r w:rsidR="00A83689" w:rsidRPr="00A83689" w:rsidDel="001C7004">
          <w:delText xml:space="preserve"> 1995)</w:delText>
        </w:r>
        <w:r w:rsidR="00A83689" w:rsidDel="001C7004">
          <w:rPr>
            <w:spacing w:val="-2"/>
          </w:rPr>
          <w:fldChar w:fldCharType="end"/>
        </w:r>
        <w:r w:rsidDel="001C7004">
          <w:rPr>
            <w:spacing w:val="-2"/>
          </w:rPr>
          <w:delText>.</w:delText>
        </w:r>
        <w:r w:rsidDel="001C7004">
          <w:rPr>
            <w:spacing w:val="-8"/>
          </w:rPr>
          <w:delText xml:space="preserve"> </w:delText>
        </w:r>
        <w:r w:rsidDel="001C7004">
          <w:rPr>
            <w:spacing w:val="-2"/>
          </w:rPr>
          <w:delText>Cette</w:delText>
        </w:r>
        <w:r w:rsidDel="001C7004">
          <w:rPr>
            <w:spacing w:val="-8"/>
          </w:rPr>
          <w:delText xml:space="preserve"> </w:delText>
        </w:r>
        <w:r w:rsidDel="001C7004">
          <w:rPr>
            <w:spacing w:val="-2"/>
          </w:rPr>
          <w:delText>alliance</w:delText>
        </w:r>
        <w:r w:rsidDel="001C7004">
          <w:rPr>
            <w:spacing w:val="-8"/>
          </w:rPr>
          <w:delText xml:space="preserve"> </w:delText>
        </w:r>
        <w:r w:rsidDel="001C7004">
          <w:rPr>
            <w:spacing w:val="-2"/>
          </w:rPr>
          <w:delText>fait</w:delText>
        </w:r>
        <w:r w:rsidDel="001C7004">
          <w:rPr>
            <w:spacing w:val="-8"/>
          </w:rPr>
          <w:delText xml:space="preserve"> </w:delText>
        </w:r>
        <w:r w:rsidDel="001C7004">
          <w:rPr>
            <w:spacing w:val="-2"/>
          </w:rPr>
          <w:delText>la</w:delText>
        </w:r>
        <w:r w:rsidDel="001C7004">
          <w:rPr>
            <w:spacing w:val="-8"/>
          </w:rPr>
          <w:delText xml:space="preserve"> </w:delText>
        </w:r>
        <w:r w:rsidDel="001C7004">
          <w:rPr>
            <w:spacing w:val="-2"/>
          </w:rPr>
          <w:delText>différence</w:delText>
        </w:r>
        <w:r w:rsidDel="001C7004">
          <w:rPr>
            <w:spacing w:val="-8"/>
          </w:rPr>
          <w:delText xml:space="preserve"> </w:delText>
        </w:r>
        <w:r w:rsidDel="001C7004">
          <w:rPr>
            <w:spacing w:val="-2"/>
          </w:rPr>
          <w:delText>puisque</w:delText>
        </w:r>
        <w:r w:rsidDel="001C7004">
          <w:rPr>
            <w:spacing w:val="-8"/>
          </w:rPr>
          <w:delText xml:space="preserve"> </w:delText>
        </w:r>
        <w:r w:rsidDel="001C7004">
          <w:rPr>
            <w:spacing w:val="-2"/>
          </w:rPr>
          <w:delText>la</w:delText>
        </w:r>
        <w:r w:rsidDel="001C7004">
          <w:rPr>
            <w:spacing w:val="-8"/>
          </w:rPr>
          <w:delText xml:space="preserve"> </w:delText>
        </w:r>
        <w:r w:rsidDel="001C7004">
          <w:rPr>
            <w:spacing w:val="-2"/>
          </w:rPr>
          <w:delText>LAM</w:delText>
        </w:r>
        <w:r w:rsidR="006F2D59" w:rsidDel="001C7004">
          <w:rPr>
            <w:spacing w:val="-2"/>
          </w:rPr>
          <w:delText>al</w:delText>
        </w:r>
        <w:r w:rsidDel="001C7004">
          <w:rPr>
            <w:spacing w:val="-2"/>
          </w:rPr>
          <w:delText xml:space="preserve"> </w:delText>
        </w:r>
        <w:r w:rsidDel="001C7004">
          <w:rPr>
            <w:w w:val="105"/>
          </w:rPr>
          <w:delText>elle</w:delText>
        </w:r>
        <w:r w:rsidDel="001C7004">
          <w:rPr>
            <w:spacing w:val="-15"/>
            <w:w w:val="105"/>
          </w:rPr>
          <w:delText xml:space="preserve"> </w:delText>
        </w:r>
        <w:r w:rsidDel="001C7004">
          <w:rPr>
            <w:w w:val="105"/>
          </w:rPr>
          <w:delText>est</w:delText>
        </w:r>
        <w:r w:rsidDel="001C7004">
          <w:rPr>
            <w:spacing w:val="-15"/>
            <w:w w:val="105"/>
          </w:rPr>
          <w:delText xml:space="preserve"> </w:delText>
        </w:r>
        <w:r w:rsidDel="001C7004">
          <w:rPr>
            <w:w w:val="105"/>
          </w:rPr>
          <w:delText>finalement</w:delText>
        </w:r>
        <w:r w:rsidDel="001C7004">
          <w:rPr>
            <w:spacing w:val="-15"/>
            <w:w w:val="105"/>
          </w:rPr>
          <w:delText xml:space="preserve"> </w:delText>
        </w:r>
        <w:r w:rsidDel="001C7004">
          <w:rPr>
            <w:w w:val="105"/>
          </w:rPr>
          <w:delText>acceptée</w:delText>
        </w:r>
        <w:r w:rsidDel="001C7004">
          <w:rPr>
            <w:spacing w:val="-15"/>
            <w:w w:val="105"/>
          </w:rPr>
          <w:delText xml:space="preserve"> </w:delText>
        </w:r>
        <w:r w:rsidDel="001C7004">
          <w:rPr>
            <w:w w:val="105"/>
          </w:rPr>
          <w:delText>à</w:delText>
        </w:r>
        <w:r w:rsidDel="001C7004">
          <w:rPr>
            <w:spacing w:val="-15"/>
            <w:w w:val="105"/>
          </w:rPr>
          <w:delText xml:space="preserve"> </w:delText>
        </w:r>
        <w:r w:rsidDel="001C7004">
          <w:rPr>
            <w:w w:val="105"/>
          </w:rPr>
          <w:delText>51.8</w:delText>
        </w:r>
        <w:r w:rsidDel="001C7004">
          <w:rPr>
            <w:spacing w:val="-15"/>
            <w:w w:val="105"/>
          </w:rPr>
          <w:delText xml:space="preserve"> </w:delText>
        </w:r>
        <w:r w:rsidDel="001C7004">
          <w:rPr>
            <w:w w:val="105"/>
          </w:rPr>
          <w:delText>%</w:delText>
        </w:r>
        <w:r w:rsidDel="001C7004">
          <w:rPr>
            <w:spacing w:val="-15"/>
            <w:w w:val="105"/>
          </w:rPr>
          <w:delText xml:space="preserve"> </w:delText>
        </w:r>
        <w:r w:rsidDel="001C7004">
          <w:rPr>
            <w:w w:val="105"/>
          </w:rPr>
          <w:delText>des</w:delText>
        </w:r>
        <w:r w:rsidDel="001C7004">
          <w:rPr>
            <w:spacing w:val="-15"/>
            <w:w w:val="105"/>
          </w:rPr>
          <w:delText xml:space="preserve"> </w:delText>
        </w:r>
        <w:r w:rsidDel="001C7004">
          <w:rPr>
            <w:w w:val="105"/>
          </w:rPr>
          <w:delText>voies.</w:delText>
        </w:r>
      </w:del>
    </w:p>
    <w:p w14:paraId="7664D7C7" w14:textId="53C96A34" w:rsidR="008725D2" w:rsidRDefault="00000000" w:rsidP="00206F97">
      <w:pPr>
        <w:pStyle w:val="Titre2"/>
        <w:numPr>
          <w:ilvl w:val="0"/>
          <w:numId w:val="2"/>
        </w:numPr>
        <w:spacing w:before="127"/>
        <w:jc w:val="both"/>
      </w:pPr>
      <w:bookmarkStart w:id="245" w:name="Fonctionnement_et_dynamiques_de_l'assura"/>
      <w:bookmarkEnd w:id="245"/>
      <w:r>
        <w:rPr>
          <w:spacing w:val="-2"/>
        </w:rPr>
        <w:t>Fonctionnement</w:t>
      </w:r>
      <w:r>
        <w:rPr>
          <w:spacing w:val="-11"/>
        </w:rPr>
        <w:t xml:space="preserve"> </w:t>
      </w:r>
      <w:r>
        <w:rPr>
          <w:spacing w:val="-2"/>
        </w:rPr>
        <w:t>et</w:t>
      </w:r>
      <w:r>
        <w:rPr>
          <w:spacing w:val="-10"/>
        </w:rPr>
        <w:t xml:space="preserve"> </w:t>
      </w:r>
      <w:r>
        <w:rPr>
          <w:spacing w:val="-2"/>
        </w:rPr>
        <w:t>dynamiques</w:t>
      </w:r>
      <w:r>
        <w:rPr>
          <w:spacing w:val="-10"/>
        </w:rPr>
        <w:t xml:space="preserve"> </w:t>
      </w:r>
      <w:r>
        <w:rPr>
          <w:spacing w:val="-2"/>
        </w:rPr>
        <w:t>de</w:t>
      </w:r>
      <w:r>
        <w:rPr>
          <w:spacing w:val="-10"/>
        </w:rPr>
        <w:t xml:space="preserve"> </w:t>
      </w:r>
      <w:r>
        <w:rPr>
          <w:spacing w:val="-2"/>
        </w:rPr>
        <w:t>l’assurance-maladie</w:t>
      </w:r>
      <w:r>
        <w:rPr>
          <w:spacing w:val="-10"/>
        </w:rPr>
        <w:t xml:space="preserve"> </w:t>
      </w:r>
      <w:r>
        <w:rPr>
          <w:spacing w:val="-2"/>
        </w:rPr>
        <w:t>en</w:t>
      </w:r>
      <w:r>
        <w:rPr>
          <w:spacing w:val="-10"/>
        </w:rPr>
        <w:t xml:space="preserve"> </w:t>
      </w:r>
      <w:r>
        <w:rPr>
          <w:spacing w:val="-2"/>
        </w:rPr>
        <w:t>Suisse</w:t>
      </w:r>
    </w:p>
    <w:p w14:paraId="080D5F85" w14:textId="7646B445" w:rsidR="008725D2" w:rsidRDefault="00000000" w:rsidP="00F979B2">
      <w:pPr>
        <w:pStyle w:val="Corpsdetexte"/>
        <w:spacing w:before="27" w:line="283" w:lineRule="auto"/>
        <w:ind w:left="0" w:right="123"/>
      </w:pPr>
      <w:r>
        <w:t xml:space="preserve">Alors que </w:t>
      </w:r>
      <w:del w:id="246" w:author="Auteur">
        <w:r w:rsidDel="00824E93">
          <w:delText>le système de santé et l’État social suisse de manière plus général sont le plus souvent</w:delText>
        </w:r>
        <w:r w:rsidDel="00824E93">
          <w:rPr>
            <w:spacing w:val="-12"/>
          </w:rPr>
          <w:delText xml:space="preserve"> </w:delText>
        </w:r>
        <w:r w:rsidDel="00824E93">
          <w:delText>considérés</w:delText>
        </w:r>
      </w:del>
      <w:ins w:id="247" w:author="Auteur">
        <w:r w:rsidR="00824E93">
          <w:t>l’État social suisse est souvent considéré</w:t>
        </w:r>
      </w:ins>
      <w:r>
        <w:rPr>
          <w:spacing w:val="-13"/>
        </w:rPr>
        <w:t xml:space="preserve"> </w:t>
      </w:r>
      <w:r>
        <w:t>comme</w:t>
      </w:r>
      <w:r>
        <w:rPr>
          <w:spacing w:val="-12"/>
        </w:rPr>
        <w:t xml:space="preserve"> </w:t>
      </w:r>
      <w:r>
        <w:t>un</w:t>
      </w:r>
      <w:r>
        <w:rPr>
          <w:spacing w:val="-12"/>
        </w:rPr>
        <w:t xml:space="preserve"> </w:t>
      </w:r>
      <w:r>
        <w:t>modèle</w:t>
      </w:r>
      <w:r>
        <w:rPr>
          <w:spacing w:val="-12"/>
        </w:rPr>
        <w:t xml:space="preserve"> </w:t>
      </w:r>
      <w:r>
        <w:t>Bismarckien</w:t>
      </w:r>
      <w:r w:rsidR="00A83689">
        <w:t xml:space="preserve"> </w:t>
      </w:r>
      <w:r w:rsidR="00A83689">
        <w:fldChar w:fldCharType="begin"/>
      </w:r>
      <w:r w:rsidR="007450B8">
        <w:instrText xml:space="preserve"> ADDIN ZOTERO_ITEM CSL_CITATION {"citationID":"6VEOYn7O","properties":{"formattedCitation":"(Armingeon 2001; Braun et Uhlmann 2009; H\\uc0\\u228{}usermann 2010; Mohajer-Bastami et al. 2025; Levy 2022)","plainCitation":"(Armingeon 2001; Braun et Uhlmann 2009; Häusermann 2010; Mohajer-Bastami et al. 2025; Levy 2022)","dontUpdate":true,"noteIndex":0},"citationItems":[{"id":5489,"uris":["http://zotero.org/groups/6347865/items/43PS5DLC"],"itemData":{"id":5489,"type":"article-journal","abstract":"A 'welfare state' denotes a set of policies and implementing organisations that intervene in society and economy. The aims of intervention include supporting or providing full employment, health services, education, housing and social security. Of special concern are cases where there is serious loss of income due to a person's situation in the labour market, or where wage income is insufficient for subsistence. Prominent examples of intervention are public transfers paid to unemployed, aged and ill persons. These schemes and their administration make up the core of the welfare state. In its narrow sense, 'welfare state' is equated with these particular programmes. In comparison with other countries, the Swiss welfare state has been labelled 'liberal' or 'residual'. There is empirical evidence to support this classification for the years prior to the 1970s. Since then, however, much change is evident. Based on new data published by the OECD, Jan-Erik Lane detects a qualitative jump from a 'welfare society' with a small public sector (less than 35 per cent GDP), economic efficiency and little equality to a 'welfare state', marked by equality, low economic efficiency and a large public sector (more than 45 per cent GDP). In fact, in 1970, Swiss general government receipts amounted to 36 per cent of nominal GDP. By 1997 this had increased to 55 per cent. General government total outlays were around 20 per cent in 1970, but more than doubled by 1997, when they reached 49 per cent of GDP. In a careful analysis of Swiss welfare state development, Herbert Obinger reaches a similar, but less dramatic, conclusion: although there has been considerable change, it has been incremental, with the liberal traits of the social security system still clearly discernible.","citation-key":"armingeonInstitutionalisingSwissWelfare2001","container-title":"West European Politics","DOI":"10.1080/01402380108425437","ISSN":"0140-2382, 1743-9655","issue":"2","journalAbbreviation":"West European Politics","language":"en","page":"145-168","source":"Semantic Scholar","title":"Institutionalising the Swiss welfare state","volume":"24","author":[{"family":"Armingeon","given":"Klaus"}],"issued":{"date-parts":[["2001",4]]}}},{"id":5454,"uris":["http://zotero.org/groups/6347865/items/J4Z9JTNS"],"itemData":{"id":5454,"type":"article-journal","abstract":"The article investigates recent health reforms and reform attempts in Switzerland. A substantial reform, the revision of the health insurance law in 1994, is followed by a long period of refused reform proposals and incremental change. In order to explain policy change and policy stability in health policies, we apply veto-player theory to partisan and parliamentary debates on reform proposals of the health insurance from the end of the 1980s until today. Shifts in ideological positions of parties, especially with regard to the objective of solidarity, allowed for a new win-set in the 1990s that was at the base of the law revision. Since then, the win-set is empty as parties did not change their preferences. New and substantial reforms will only be possible, it is concluded, if the pivot player, the Christian-democratic party, changes its ideological positions to a significant extent.","citation-key":"braunExplainingPolicyStability2009","container-title":"Swiss Political Science Review","DOI":"10.1002/j.1662-6370.2009.tb00128.x","ISSN":"1662-6370","issue":"2","language":"en","license":"2009 The Swiss Political Science Review","note":"_eprint: https://onlinelibrary.wiley.com/doi/pdf/10.1002/j.1662-6370.2009.tb00128.x","page":"205-240","source":"Wiley Online Library","title":"Explaining Policy Stability and Change in Swiss Health Care Reforms","volume":"15","author":[{"family":"Braun","given":"Dietmar"},{"family":"Uhlmann","given":"Björn"}],"issued":{"date-parts":[["2009"]]}}},{"id":5445,"uris":["http://zotero.org/groups/6347865/items/8QDGJLM4"],"itemData":{"id":5445,"type":"chapter","abstract":"With the transition to post-industrialism and financial austerity, most Bismarckian welfare systems have started to face similar structural challenges for reforms since the 1970s: budgetary pressures for retrenchment contrast sharply with new demands for social protection, resulting from the failure of both labor markets and traditional family structures (Esping-Andersen 1999). Hence, welfare policies have shifted from a dynamic of steady growth to a period of restructuring and redefinition of social rights. Even though the precise content and timing of the reforms varies across countries, similarities in the new politics and social policies of Bismarckian welfare systems are striking: retrenchment of existing benefits, increasingly means-tested benefit entitlements and a stronger emphasis on activation and social investment, notably with regard to former welfare state outsiders.","citation-key":"hausermannReformOpportunitiesBismarckian2010a","container-title":"A Long Goodbye to Bismarck?","note":"number-of-pages: 25","publisher":"Routledge","title":"Reform Opportunities in a Bismarckian Latecomer: Restructuring the Swiss Welfare State","title-short":"Reform Opportunities in a Bismarckian Latecomer","author":[{"family":"Häusermann","given":"Silja"}],"issued":{"date-parts":[["2010"]]}}},{"id":5453,"uris":["http://zotero.org/groups/6347865/items/UYUAEJTQ"],"itemData":{"id":5453,"type":"article-journal","abstract":"Healthcare financing systems in the United Kingdom and Switzerland were compared with a focus on efficiency and equity. The United Kingdom’s National Health Service employs the Beveridge model. It is predominantly funded through taxation and aims to provide free healthcare at the point of use. Switzerland’s healthcare financing system is based on the Bismarck model. This social health insurance model is structured around compulsory health plans for all residents.\nMETHODS: Healthcare financing systems were compared using World Health Organization reports, national health statistics and peer-reviewed literature. Efficiency was evaluated using metrics including cost-effectiveness ratios and healthcare outcomes. Equity was assessed by examining disparities in access to healthcare and socioeconomic health outcomes.\nRESULTS: The National Health Service excels at administrative efficiency and providing equitable access to care. It faces challenges such as geographical disparities in service availability and perceptions of underfunding. Switzerland spends comparatively more on healthcare but delivers superior health outcomes. Issues arise with providing equitable care to all citizens, particularly affecting low-income and undocumented populations.\nCONCLUSION: The National Health Service is a leader in providing equitable healthcare but must address falling health outcomes while working within financial constraints. Switzerland demonstrates excellent healthcare outcomes and patient satisfaction but requires measures to ensure equitable service delivery. Ongoing policy adjustments are necessary to balance equity and efficiency while meeting meet new healthcare demands.","citation-key":"mohajer-bastamiComparisonUnitedKingdoms2025","container-title":"Swiss Medical Weekly","DOI":"10.57187/s.4101","ISSN":"1424-3997","issue":"3","language":"en","license":"Copyright (c) 2025 SMW supporting association","page":"4101-4101","source":"smw.ch","title":"A comparison of the United Kingdom’s and Switzerland’s healthcare financing systems for achieving equity and efficiency goals","volume":"155","author":[{"family":"Mohajer-Bastami","given":"Ata"},{"family":"Moin","given":"Sarah"},{"family":"Sweetman","given":"Benedict"},{"family":"Ahmed","given":"Ahmed R."},{"family":"Head","given":"Marion"},{"family":"Gelber","given":"Edgar"},{"family":"Ahmad","given":"Suhaib J. S."},{"family":"Exadaktylos","given":"Aristomenis K."}],"issued":{"date-parts":[["2025",3,5]]}}},{"id":5456,"uris":["http://zotero.org/groups/6347865/items/X33378KL"],"itemData":{"id":5456,"type":"article-journal","abstract":"Political theories of the modern state describe a rise of the regulatory healthcare state, balancing the imperatives of cost control and quality assurance and welfare norms such as solidarity. This paper analyses the unique case of Switzerland, where the rise of the regulatory healthcare state occurred late and incompletely, with the adoption of the Federal Health Insurance Law in 1994. The Swiss federal state pursues the social objective of universal access to healthcare through social health insurance regulation. This paper demonstrates that economic efficiency has not been the primary goal of healthcare coverage within the Swiss regulatory healthcare state despite rising costs. As another exceptional feature, Switzerland has diverged from the traditional path of judicial behavior in the regulatory state. This paper critically dissects how the Swiss Federal Court has become a crucial actor, imposing limits on access to healthcare and shaping decision-making criteria for social regulation, such as cost-benefit and cost-impact analysis. Through this judicialization of limit-setting, the judiciary engages in an ongoing constitutional dialogue on the limits of the regulatory welfare state and its sustainability for the future.","citation-key":"levyRiseSwissRegulatory2022","container-title":"Regulation &amp; Governance","DOI":"10.1111/rego.12342","ISSN":"1748-5991","issue":"2","language":"en","license":"© 2020 John Wiley &amp; Sons Australia, Ltd","note":"_eprint: https://onlinelibrary.wiley.com/doi/pdf/10.1111/rego.12342","page":"427-447","source":"Wiley Online Library","title":"The rise of the Swiss regulatory healthcare state: On preserving the just in the quest for the better (or less expensive?)","title-short":"The rise of the Swiss regulatory healthcare state","volume":"16","author":[{"family":"Levy","given":"Melanie"}],"issued":{"date-parts":[["2022"]]}}}],"schema":"https://github.com/citation-style-language/schema/raw/master/csl-citation.json"} </w:instrText>
      </w:r>
      <w:r w:rsidR="00A83689">
        <w:fldChar w:fldCharType="separate"/>
      </w:r>
      <w:r w:rsidR="00A83689" w:rsidRPr="00A83689">
        <w:t>(Armingeon</w:t>
      </w:r>
      <w:r w:rsidR="00A83689">
        <w:t>,</w:t>
      </w:r>
      <w:r w:rsidR="00A83689" w:rsidRPr="00A83689">
        <w:t xml:space="preserve"> 2001; Braun </w:t>
      </w:r>
      <w:r w:rsidR="00A83689">
        <w:t>&amp;</w:t>
      </w:r>
      <w:r w:rsidR="00A83689" w:rsidRPr="00A83689">
        <w:t xml:space="preserve"> Uhlmann</w:t>
      </w:r>
      <w:r w:rsidR="00A83689">
        <w:t>,</w:t>
      </w:r>
      <w:r w:rsidR="00A83689" w:rsidRPr="00A83689">
        <w:t xml:space="preserve"> 2009; Häusermann</w:t>
      </w:r>
      <w:r w:rsidR="00A83689">
        <w:t>,</w:t>
      </w:r>
      <w:r w:rsidR="00A83689" w:rsidRPr="00A83689">
        <w:t xml:space="preserve"> 2010; Mohajer-Bastami </w:t>
      </w:r>
      <w:r w:rsidR="00A83689" w:rsidRPr="00A83689">
        <w:rPr>
          <w:i/>
          <w:iCs/>
        </w:rPr>
        <w:t>et al</w:t>
      </w:r>
      <w:r w:rsidR="00A83689" w:rsidRPr="00A83689">
        <w:t>.</w:t>
      </w:r>
      <w:r w:rsidR="00A83689">
        <w:t>,</w:t>
      </w:r>
      <w:r w:rsidR="00A83689" w:rsidRPr="00A83689">
        <w:t xml:space="preserve"> 2025; Levy</w:t>
      </w:r>
      <w:r w:rsidR="00A83689">
        <w:t>,</w:t>
      </w:r>
      <w:r w:rsidR="00A83689" w:rsidRPr="00A83689">
        <w:t xml:space="preserve"> 2022)</w:t>
      </w:r>
      <w:r w:rsidR="00A83689">
        <w:fldChar w:fldCharType="end"/>
      </w:r>
      <w:r>
        <w:t>,</w:t>
      </w:r>
      <w:r>
        <w:rPr>
          <w:spacing w:val="-15"/>
        </w:rPr>
        <w:t xml:space="preserve"> </w:t>
      </w:r>
      <w:r>
        <w:t>certaines</w:t>
      </w:r>
      <w:r>
        <w:rPr>
          <w:spacing w:val="-15"/>
        </w:rPr>
        <w:t xml:space="preserve"> </w:t>
      </w:r>
      <w:r>
        <w:t>contributions</w:t>
      </w:r>
      <w:r>
        <w:rPr>
          <w:spacing w:val="-15"/>
        </w:rPr>
        <w:t xml:space="preserve"> </w:t>
      </w:r>
      <w:r>
        <w:t xml:space="preserve">soulignent </w:t>
      </w:r>
      <w:del w:id="248" w:author="Auteur">
        <w:r w:rsidDel="00A205A5">
          <w:delText xml:space="preserve">davantage </w:delText>
        </w:r>
        <w:r w:rsidDel="00824E93">
          <w:delText xml:space="preserve">leur </w:delText>
        </w:r>
      </w:del>
      <w:ins w:id="249" w:author="Auteur">
        <w:r w:rsidR="00824E93">
          <w:t xml:space="preserve">son </w:t>
        </w:r>
      </w:ins>
      <w:r>
        <w:t xml:space="preserve">caractère hybride ou bien libéral-conservateur </w:t>
      </w:r>
      <w:r w:rsidRPr="0071291D">
        <w:t>(</w:t>
      </w:r>
      <w:proofErr w:type="spellStart"/>
      <w:r w:rsidR="008725D2" w:rsidRPr="0071291D">
        <w:fldChar w:fldCharType="begin"/>
      </w:r>
      <w:r w:rsidR="008725D2" w:rsidRPr="0071291D">
        <w:instrText>HYPERLINK \l "_bookmark39"</w:instrText>
      </w:r>
      <w:r w:rsidR="008725D2" w:rsidRPr="0071291D">
        <w:fldChar w:fldCharType="separate"/>
      </w:r>
      <w:r w:rsidR="008725D2" w:rsidRPr="0071291D">
        <w:t>Bolgiani</w:t>
      </w:r>
      <w:proofErr w:type="spellEnd"/>
      <w:r w:rsidR="008725D2" w:rsidRPr="0071291D">
        <w:t xml:space="preserve"> </w:t>
      </w:r>
      <w:r w:rsidR="008725D2" w:rsidRPr="00E32EF4">
        <w:rPr>
          <w:rPrChange w:id="250" w:author="Auteur">
            <w:rPr>
              <w:i/>
              <w:iCs/>
            </w:rPr>
          </w:rPrChange>
        </w:rPr>
        <w:t>et al.</w:t>
      </w:r>
      <w:r w:rsidR="00D26B9D" w:rsidRPr="00E32EF4">
        <w:rPr>
          <w:rPrChange w:id="251" w:author="Auteur">
            <w:rPr>
              <w:i/>
              <w:iCs/>
            </w:rPr>
          </w:rPrChange>
        </w:rPr>
        <w:t>,</w:t>
      </w:r>
      <w:r w:rsidR="008725D2" w:rsidRPr="0071291D">
        <w:t xml:space="preserve"> 2006</w:t>
      </w:r>
      <w:r w:rsidR="008725D2" w:rsidRPr="0071291D">
        <w:fldChar w:fldCharType="end"/>
      </w:r>
      <w:r w:rsidRPr="0071291D">
        <w:t>).</w:t>
      </w:r>
      <w:r>
        <w:t xml:space="preserve"> Lorsque l’on se penche d’une manière précise sur le système d’assurance-maladie obligatoire, ce dernier révèle être néanmoins fortement fondés sur des principes néolibéraux. Le néolibéralisme</w:t>
      </w:r>
      <w:r>
        <w:rPr>
          <w:spacing w:val="27"/>
        </w:rPr>
        <w:t xml:space="preserve"> </w:t>
      </w:r>
      <w:r>
        <w:t>se</w:t>
      </w:r>
      <w:r>
        <w:rPr>
          <w:spacing w:val="27"/>
        </w:rPr>
        <w:t xml:space="preserve"> </w:t>
      </w:r>
      <w:r>
        <w:t>distingue</w:t>
      </w:r>
      <w:r>
        <w:rPr>
          <w:spacing w:val="27"/>
        </w:rPr>
        <w:t xml:space="preserve"> </w:t>
      </w:r>
      <w:r>
        <w:t>du</w:t>
      </w:r>
      <w:r>
        <w:rPr>
          <w:spacing w:val="27"/>
        </w:rPr>
        <w:t xml:space="preserve"> </w:t>
      </w:r>
      <w:r>
        <w:t>laissez-faire</w:t>
      </w:r>
      <w:r>
        <w:rPr>
          <w:spacing w:val="27"/>
        </w:rPr>
        <w:t xml:space="preserve"> </w:t>
      </w:r>
      <w:r>
        <w:t>par</w:t>
      </w:r>
      <w:r>
        <w:rPr>
          <w:spacing w:val="27"/>
        </w:rPr>
        <w:t xml:space="preserve"> </w:t>
      </w:r>
      <w:r>
        <w:t>l’idée</w:t>
      </w:r>
      <w:r>
        <w:rPr>
          <w:spacing w:val="27"/>
        </w:rPr>
        <w:t xml:space="preserve"> </w:t>
      </w:r>
      <w:r>
        <w:t>que</w:t>
      </w:r>
      <w:r>
        <w:rPr>
          <w:spacing w:val="27"/>
        </w:rPr>
        <w:t xml:space="preserve"> </w:t>
      </w:r>
      <w:r>
        <w:t>le</w:t>
      </w:r>
      <w:r>
        <w:rPr>
          <w:spacing w:val="27"/>
        </w:rPr>
        <w:t xml:space="preserve"> </w:t>
      </w:r>
      <w:r>
        <w:t>marché</w:t>
      </w:r>
      <w:r>
        <w:rPr>
          <w:spacing w:val="27"/>
        </w:rPr>
        <w:t xml:space="preserve"> </w:t>
      </w:r>
      <w:r>
        <w:t>concurrentiel,</w:t>
      </w:r>
      <w:r>
        <w:rPr>
          <w:spacing w:val="27"/>
        </w:rPr>
        <w:t xml:space="preserve"> </w:t>
      </w:r>
      <w:r>
        <w:t>considéré</w:t>
      </w:r>
      <w:r>
        <w:rPr>
          <w:spacing w:val="27"/>
        </w:rPr>
        <w:t xml:space="preserve"> </w:t>
      </w:r>
      <w:r>
        <w:t>comme le mécanisme de coordination le plus efficient, est fragile et requiert donc une intervention régulatrice de l’État afin de garantir son existence</w:t>
      </w:r>
      <w:r w:rsidR="00D26B9D">
        <w:t xml:space="preserve"> </w:t>
      </w:r>
      <w:r w:rsidR="00D26B9D">
        <w:fldChar w:fldCharType="begin"/>
      </w:r>
      <w:r w:rsidR="007450B8">
        <w:instrText xml:space="preserve"> ADDIN ZOTERO_ITEM CSL_CITATION {"citationID":"JZcob4NR","properties":{"formattedCitation":"(Amable 2023)","plainCitation":"(Amable 2023)","dontUpdate":true,"noteIndex":0},"citationItems":[{"id":5441,"uris":["http://zotero.org/groups/6347865/items/YGANL8GL"],"itemData":{"id":5441,"type":"book","abstract":"Une troisième voie ?Le néolibéralisme est né d’une volonté de renouveler la pensée libérale, de proposer une « troisième voie » entre socialisme et laisser-faire. Ce courant a progressivement alimenté les débats politiques et économiques pour devenir l’idéologie dominante – même si la crise financière de 2008 a quelque peu terni son aura.Maximisation des profits grâce à la mondialisation, marché mondial du travail, dogme de la concurrence libre et non faussée, souveraineté du consommateur… Quelle est l’influence de cette doctrine sur la politique économique de la France et de l’Europe ? Quelles répercussions a-t-elle sur les réformes structurelles touchant à la concurrence, à l’emploi et à la protection sociale ?Après en avoir présenté les origines, Bruno Amable analyse les proximités et les divergences entre les différents courants du néolibéralisme, ainsi que la vision de la société et de l’économie dont sont porteurs les principaux auteurs néolibéraux. Et de s’interroger : jusqu’où va la domination culturelle du néolibéralisme ?","citation-key":"amableNeoliberalisme2023","ISBN":"978-2-7154-1169-2","language":"Français","number-of-pages":"128","publisher":"QUE SAIS JE","publisher-place":"Paris","source":"Amazon","title":"Le Néolibéralisme","author":[{"family":"Amable","given":"Bruno"}],"issued":{"date-parts":[["2023"]]}}}],"schema":"https://github.com/citation-style-language/schema/raw/master/csl-citation.json"} </w:instrText>
      </w:r>
      <w:r w:rsidR="00D26B9D">
        <w:fldChar w:fldCharType="separate"/>
      </w:r>
      <w:r w:rsidR="00D26B9D" w:rsidRPr="00D26B9D">
        <w:t>(Amable</w:t>
      </w:r>
      <w:r w:rsidR="00D26B9D">
        <w:t>,</w:t>
      </w:r>
      <w:r w:rsidR="00D26B9D" w:rsidRPr="00D26B9D">
        <w:t xml:space="preserve"> 2023)</w:t>
      </w:r>
      <w:r w:rsidR="00D26B9D">
        <w:fldChar w:fldCharType="end"/>
      </w:r>
      <w:r>
        <w:t>. Cette intervention est d’autant plus nécessaire en présence d’</w:t>
      </w:r>
      <w:r w:rsidR="0072031D">
        <w:t xml:space="preserve">asymétries </w:t>
      </w:r>
      <w:r>
        <w:t>d’information et de sélection des risques, ce qui est typiquement le cas de l’assurance-maladie.</w:t>
      </w:r>
    </w:p>
    <w:p w14:paraId="019C96FA" w14:textId="18CB8D43" w:rsidR="00F979B2" w:rsidRDefault="00000000" w:rsidP="00F979B2">
      <w:pPr>
        <w:pStyle w:val="Corpsdetexte"/>
        <w:spacing w:before="194" w:line="283" w:lineRule="auto"/>
        <w:ind w:left="0" w:right="140"/>
      </w:pPr>
      <w:r>
        <w:t>Le</w:t>
      </w:r>
      <w:r>
        <w:rPr>
          <w:spacing w:val="-12"/>
        </w:rPr>
        <w:t xml:space="preserve"> </w:t>
      </w:r>
      <w:r>
        <w:t>principe de «</w:t>
      </w:r>
      <w:r>
        <w:rPr>
          <w:spacing w:val="-15"/>
        </w:rPr>
        <w:t xml:space="preserve"> </w:t>
      </w:r>
      <w:proofErr w:type="spellStart"/>
      <w:r>
        <w:t>managed</w:t>
      </w:r>
      <w:proofErr w:type="spellEnd"/>
      <w:r>
        <w:t xml:space="preserve"> </w:t>
      </w:r>
      <w:proofErr w:type="spellStart"/>
      <w:r>
        <w:t>competition</w:t>
      </w:r>
      <w:proofErr w:type="spellEnd"/>
      <w:r>
        <w:rPr>
          <w:spacing w:val="-15"/>
        </w:rPr>
        <w:t xml:space="preserve"> </w:t>
      </w:r>
      <w:r>
        <w:t xml:space="preserve">» qui a </w:t>
      </w:r>
      <w:del w:id="252" w:author="Auteur">
        <w:r w:rsidDel="001C7004">
          <w:delText xml:space="preserve">fortement </w:delText>
        </w:r>
      </w:del>
      <w:r>
        <w:t>inspiré les législateurs à l’origine de la LAMal, est fondée sur cette idée: le marché libre ne fonctionnant pas naturellement</w:t>
      </w:r>
      <w:r>
        <w:rPr>
          <w:spacing w:val="80"/>
          <w:w w:val="150"/>
        </w:rPr>
        <w:t xml:space="preserve"> </w:t>
      </w:r>
      <w:r>
        <w:t>dans le secteur de la santé, l’État doit jouer un rôle de régulateur afin de promouvoir la compétition entre les assureurs</w:t>
      </w:r>
      <w:r w:rsidR="005B5D5F">
        <w:t xml:space="preserve"> </w:t>
      </w:r>
      <w:r w:rsidR="005B5D5F">
        <w:fldChar w:fldCharType="begin"/>
      </w:r>
      <w:r w:rsidR="007450B8">
        <w:instrText xml:space="preserve"> ADDIN ZOTERO_ITEM CSL_CITATION {"citationID":"SC34qnNn","properties":{"formattedCitation":"(Enthoven 1993; Bolgiani et al. 2006)","plainCitation":"(Enthoven 1993; Bolgiani et al. 2006)","dontUpdate":true,"noteIndex":0},"citationItems":[{"id":5443,"uris":["http://zotero.org/groups/6347865/items/BBGERQP2"],"itemData":{"id":5443,"type":"article-journal","abstract":"Managed competition in health care is an idea that has evolved over two decades of research and refinement. It is defined as a purchasing strategy to obtain maximum value for consumers and employers, using rules for competition derived from microeconomic principles. A sponsor (either an employer, a governmental entity, or a purchasing cooperative), acting on behalf of a large group of subscribers, structures and adjusts the market to overcome attempts by insurers to avoid price competition. The sponsor establishes rules of equity, selects participating plans, manages the enrollment process, creates price-elastic demand, and manages risk selection. Managed competition is based on comprehensive care organizations that integrate financing and delivery. Prospects for its success are based on the success and potential of a number of high-quality, cost-effective, organized systems of care already in existence, especially prepaid group practices. As it is outlined here, managed competition as a means to reform the U.S. health care system is compatible with Americans' preferences for pluralism, individual choice and responsibility, and universal coverage.","citation-key":"enthovenHistoryPrinciplesManaged1993","container-title":"Health Affairs (Project Hope)","DOI":"10.1377/hlthaff.12.suppl_1.24","ISSN":"0278-2715","journalAbbreviation":"Health Aff (Millwood)","language":"eng","page":"24-48","PMID":"8477935","source":"PubMed","title":"The history and principles of managed competition","volume":"12 Suppl","author":[{"family":"Enthoven","given":"A. C."}],"issued":{"date-parts":[["1993"]]}}},{"id":5485,"uris":["http://zotero.org/groups/6347865/items/667KDCYC"],"itemData":{"id":5485,"type":"article-journal","citation-key":"bolgianiRoleLassuranceMaladie2006","container-title":"Revue française des affaires sociales","DOI":"10.3917/rfas.062.0239","ISSN":"0035-2985","issue":"2","language":"fr","page":"239-262","publisher":"DREES Ministère de la santé","section":"Droit social","source":"shs.cairn.info","title":"Le rôle de l'assurance maladie dans la régulation du système de santé en Suisse","author":[{"family":"Bolgiani","given":"Iva"},{"family":"Crivelli","given":"Luca"},{"family":"Domenighetti","given":"Gianfranco"}],"issued":{"date-parts":[["2006"]]}}}],"schema":"https://github.com/citation-style-language/schema/raw/master/csl-citation.json"} </w:instrText>
      </w:r>
      <w:r w:rsidR="005B5D5F">
        <w:fldChar w:fldCharType="separate"/>
      </w:r>
      <w:r w:rsidR="005B5D5F" w:rsidRPr="005B5D5F">
        <w:t>(Enthoven</w:t>
      </w:r>
      <w:r w:rsidR="005B5D5F">
        <w:t>,</w:t>
      </w:r>
      <w:r w:rsidR="005B5D5F" w:rsidRPr="005B5D5F">
        <w:t xml:space="preserve"> 1993; Bolgiani </w:t>
      </w:r>
      <w:r w:rsidR="005B5D5F" w:rsidRPr="005B5D5F">
        <w:rPr>
          <w:i/>
          <w:iCs/>
        </w:rPr>
        <w:t>et al.</w:t>
      </w:r>
      <w:r w:rsidR="005B5D5F">
        <w:rPr>
          <w:i/>
          <w:iCs/>
        </w:rPr>
        <w:t>,</w:t>
      </w:r>
      <w:r w:rsidR="005B5D5F" w:rsidRPr="005B5D5F">
        <w:t xml:space="preserve"> 2006)</w:t>
      </w:r>
      <w:r w:rsidR="005B5D5F">
        <w:fldChar w:fldCharType="end"/>
      </w:r>
      <w:r>
        <w:t>. L’État fédéral a joué ce rôle en rendant l’assurance-maladie obligatoire et en interdisant la possibilité aux assureurs</w:t>
      </w:r>
      <w:ins w:id="253" w:author="Auteur">
        <w:r w:rsidR="0071291D">
          <w:rPr>
            <w:spacing w:val="80"/>
            <w:w w:val="150"/>
          </w:rPr>
          <w:t xml:space="preserve"> </w:t>
        </w:r>
      </w:ins>
      <w:del w:id="254" w:author="Auteur">
        <w:r w:rsidDel="0071291D">
          <w:rPr>
            <w:spacing w:val="80"/>
            <w:w w:val="150"/>
          </w:rPr>
          <w:delText xml:space="preserve"> </w:delText>
        </w:r>
      </w:del>
      <w:r>
        <w:t xml:space="preserve">de refuser </w:t>
      </w:r>
      <w:r>
        <w:lastRenderedPageBreak/>
        <w:t xml:space="preserve">l’adhésion de potentiels assurés. Les </w:t>
      </w:r>
      <w:r w:rsidR="00DF0116">
        <w:t>caisses-maladie</w:t>
      </w:r>
      <w:r>
        <w:t xml:space="preserve"> font en outre face à une régulation extensive de la Confédération: elles doivent garantir la couverture d’un même panier</w:t>
      </w:r>
      <w:r>
        <w:rPr>
          <w:spacing w:val="-4"/>
        </w:rPr>
        <w:t xml:space="preserve"> </w:t>
      </w:r>
      <w:r>
        <w:t>de</w:t>
      </w:r>
      <w:r>
        <w:rPr>
          <w:spacing w:val="-4"/>
        </w:rPr>
        <w:t xml:space="preserve"> </w:t>
      </w:r>
      <w:r>
        <w:t>biens</w:t>
      </w:r>
      <w:r>
        <w:rPr>
          <w:spacing w:val="-4"/>
        </w:rPr>
        <w:t xml:space="preserve"> </w:t>
      </w:r>
      <w:r>
        <w:t>et</w:t>
      </w:r>
      <w:r>
        <w:rPr>
          <w:spacing w:val="-4"/>
        </w:rPr>
        <w:t xml:space="preserve"> </w:t>
      </w:r>
      <w:r>
        <w:t>services</w:t>
      </w:r>
      <w:r>
        <w:rPr>
          <w:spacing w:val="-4"/>
        </w:rPr>
        <w:t xml:space="preserve"> </w:t>
      </w:r>
      <w:r>
        <w:t>médicaux</w:t>
      </w:r>
      <w:r>
        <w:rPr>
          <w:spacing w:val="-4"/>
        </w:rPr>
        <w:t xml:space="preserve"> </w:t>
      </w:r>
      <w:r>
        <w:t>défini</w:t>
      </w:r>
      <w:r>
        <w:rPr>
          <w:spacing w:val="-4"/>
        </w:rPr>
        <w:t xml:space="preserve"> </w:t>
      </w:r>
      <w:r>
        <w:t>par</w:t>
      </w:r>
      <w:r>
        <w:rPr>
          <w:spacing w:val="-4"/>
        </w:rPr>
        <w:t xml:space="preserve"> </w:t>
      </w:r>
      <w:r>
        <w:t>l’État;</w:t>
      </w:r>
      <w:r>
        <w:rPr>
          <w:spacing w:val="-4"/>
        </w:rPr>
        <w:t xml:space="preserve"> </w:t>
      </w:r>
      <w:r>
        <w:t>ne</w:t>
      </w:r>
      <w:r>
        <w:rPr>
          <w:spacing w:val="-4"/>
        </w:rPr>
        <w:t xml:space="preserve"> </w:t>
      </w:r>
      <w:r>
        <w:t>peuvent</w:t>
      </w:r>
      <w:r>
        <w:rPr>
          <w:spacing w:val="-4"/>
        </w:rPr>
        <w:t xml:space="preserve"> </w:t>
      </w:r>
      <w:r>
        <w:t>pas</w:t>
      </w:r>
      <w:r>
        <w:rPr>
          <w:spacing w:val="-4"/>
        </w:rPr>
        <w:t xml:space="preserve"> </w:t>
      </w:r>
      <w:r>
        <w:t>pratiquer</w:t>
      </w:r>
      <w:r>
        <w:rPr>
          <w:spacing w:val="-4"/>
        </w:rPr>
        <w:t xml:space="preserve"> </w:t>
      </w:r>
      <w:r>
        <w:t>la</w:t>
      </w:r>
      <w:r>
        <w:rPr>
          <w:spacing w:val="-4"/>
        </w:rPr>
        <w:t xml:space="preserve"> </w:t>
      </w:r>
      <w:r>
        <w:t>sélection</w:t>
      </w:r>
      <w:r>
        <w:rPr>
          <w:spacing w:val="-4"/>
        </w:rPr>
        <w:t xml:space="preserve"> </w:t>
      </w:r>
      <w:r>
        <w:t>des risques; et doivent opérer en tant qu’organisation à but non-lucratif pour ses activités liées à l’assurance-maladie obligatoir</w:t>
      </w:r>
      <w:bookmarkStart w:id="255" w:name="_bookmark6"/>
      <w:bookmarkEnd w:id="255"/>
      <w:r>
        <w:t>e</w:t>
      </w:r>
      <w:r w:rsidR="00D637FB">
        <w:rPr>
          <w:rStyle w:val="Appelnotedebasdep"/>
        </w:rPr>
        <w:footnoteReference w:id="5"/>
      </w:r>
      <w:r>
        <w:t xml:space="preserve"> </w:t>
      </w:r>
      <w:r w:rsidR="009C5DEB">
        <w:fldChar w:fldCharType="begin"/>
      </w:r>
      <w:r w:rsidR="007450B8">
        <w:instrText xml:space="preserve"> ADDIN ZOTERO_ITEM CSL_CITATION {"citationID":"E8WbU8Yl","properties":{"formattedCitation":"(Okma et Crivelli 2013)","plainCitation":"(Okma et Crivelli 2013)","dontUpdate":true,"noteIndex":0},"citationItems":[{"id":5455,"uris":["http://zotero.org/groups/6347865/items/8X2ZI8MC"],"itemData":{"id":5455,"type":"article-journal","abstract":"This article addresses three topics. First, it reports on the international interest in the health care reforms of Switzerland and The Netherlands in the 1990s and early 2000s that operate under the label “managed competition” or “consumer-driven health care.” Second, the article reviews the behavior assumptions that make plausible the case for the model of “managed competition.” Third, it analyze the actual reform experience of Switzerland and Holland to assess to what extent they confirm the validity of those assumptions. The article concludes that there is a triple gap in understanding of those topics: a gap between the theoretical model of managed competition and the reforms as implemented in both Switzerland and The Netherlands; second, a gap between the expectations of policy-makers and the results of the reforms, and third, a gap between reform outcomes and the observations of external commentators that have embraced the reforms as the ultimate success of “consumer-driven health care.” The article concludes with a discussion of the implications of this “triple gap”.","citation-key":"okmaSwissDutchConsumerdriven2013","container-title":"Health Policy","DOI":"10.1016/j.healthpol.2012.10.004","ISSN":"0168-8510","issue":"2","journalAbbreviation":"Health Policy","page":"105-112","source":"ScienceDirect","title":"Swiss and Dutch “consumer-driven health care”: Ideal model or reality?","title-short":"Swiss and Dutch “consumer-driven health care”","volume":"109","author":[{"family":"Okma","given":"Kieke G. H."},{"family":"Crivelli","given":"Luca"}],"issued":{"date-parts":[["2013",2,1]]}}}],"schema":"https://github.com/citation-style-language/schema/raw/master/csl-citation.json"} </w:instrText>
      </w:r>
      <w:r w:rsidR="009C5DEB">
        <w:fldChar w:fldCharType="separate"/>
      </w:r>
      <w:r w:rsidR="009C5DEB" w:rsidRPr="009C5DEB">
        <w:t xml:space="preserve">(Okma </w:t>
      </w:r>
      <w:r w:rsidR="009C5DEB">
        <w:t>&amp;</w:t>
      </w:r>
      <w:r w:rsidR="009C5DEB" w:rsidRPr="009C5DEB">
        <w:t xml:space="preserve"> Crivelli</w:t>
      </w:r>
      <w:r w:rsidR="009C5DEB">
        <w:t>,</w:t>
      </w:r>
      <w:r w:rsidR="009C5DEB" w:rsidRPr="009C5DEB">
        <w:t xml:space="preserve"> 2013</w:t>
      </w:r>
      <w:r w:rsidR="009C5DEB">
        <w:t>, p.107</w:t>
      </w:r>
      <w:r w:rsidR="009C5DEB" w:rsidRPr="009C5DEB">
        <w:t>)</w:t>
      </w:r>
      <w:r w:rsidR="009C5DEB">
        <w:fldChar w:fldCharType="end"/>
      </w:r>
      <w:r>
        <w:t>.</w:t>
      </w:r>
      <w:r w:rsidR="00D637FB">
        <w:t xml:space="preserve"> </w:t>
      </w:r>
      <w:r>
        <w:t>L’État joue aussi son rôle de régulateur dans le système de santé</w:t>
      </w:r>
      <w:del w:id="258" w:author="Auteur">
        <w:r w:rsidDel="00A205A5">
          <w:delText xml:space="preserve"> de</w:delText>
        </w:r>
      </w:del>
      <w:r>
        <w:t xml:space="preserve"> </w:t>
      </w:r>
      <w:r w:rsidR="0072031D">
        <w:t>par</w:t>
      </w:r>
      <w:r>
        <w:t xml:space="preserve"> son financement </w:t>
      </w:r>
      <w:r w:rsidR="0071627E">
        <w:t>partiel ;</w:t>
      </w:r>
      <w:r>
        <w:rPr>
          <w:spacing w:val="37"/>
        </w:rPr>
        <w:t xml:space="preserve"> </w:t>
      </w:r>
      <w:r>
        <w:t>le</w:t>
      </w:r>
      <w:r>
        <w:rPr>
          <w:spacing w:val="37"/>
        </w:rPr>
        <w:t xml:space="preserve"> </w:t>
      </w:r>
      <w:r>
        <w:t>contrôle</w:t>
      </w:r>
      <w:r>
        <w:rPr>
          <w:spacing w:val="37"/>
        </w:rPr>
        <w:t xml:space="preserve"> </w:t>
      </w:r>
      <w:r>
        <w:t>des</w:t>
      </w:r>
      <w:r>
        <w:rPr>
          <w:spacing w:val="37"/>
        </w:rPr>
        <w:t xml:space="preserve"> </w:t>
      </w:r>
      <w:r>
        <w:t>prix</w:t>
      </w:r>
      <w:r>
        <w:rPr>
          <w:spacing w:val="37"/>
        </w:rPr>
        <w:t xml:space="preserve"> </w:t>
      </w:r>
      <w:r>
        <w:t>et</w:t>
      </w:r>
      <w:r>
        <w:rPr>
          <w:spacing w:val="37"/>
        </w:rPr>
        <w:t xml:space="preserve"> </w:t>
      </w:r>
      <w:r>
        <w:t>de</w:t>
      </w:r>
      <w:r>
        <w:rPr>
          <w:spacing w:val="37"/>
        </w:rPr>
        <w:t xml:space="preserve"> </w:t>
      </w:r>
      <w:r>
        <w:t>la</w:t>
      </w:r>
      <w:r>
        <w:rPr>
          <w:spacing w:val="37"/>
        </w:rPr>
        <w:t xml:space="preserve"> </w:t>
      </w:r>
      <w:r>
        <w:t>qualité</w:t>
      </w:r>
      <w:r>
        <w:rPr>
          <w:spacing w:val="37"/>
        </w:rPr>
        <w:t xml:space="preserve"> </w:t>
      </w:r>
      <w:r>
        <w:t>des</w:t>
      </w:r>
      <w:r>
        <w:rPr>
          <w:spacing w:val="37"/>
        </w:rPr>
        <w:t xml:space="preserve"> </w:t>
      </w:r>
      <w:r>
        <w:t>produits</w:t>
      </w:r>
      <w:r>
        <w:rPr>
          <w:spacing w:val="37"/>
        </w:rPr>
        <w:t xml:space="preserve"> </w:t>
      </w:r>
      <w:r>
        <w:t>pharmaceutiques</w:t>
      </w:r>
      <w:r w:rsidR="0071627E">
        <w:t xml:space="preserve"> </w:t>
      </w:r>
      <w:r>
        <w:t>;</w:t>
      </w:r>
      <w:r>
        <w:rPr>
          <w:spacing w:val="37"/>
        </w:rPr>
        <w:t xml:space="preserve"> </w:t>
      </w:r>
      <w:r>
        <w:t>son</w:t>
      </w:r>
      <w:r>
        <w:rPr>
          <w:spacing w:val="37"/>
        </w:rPr>
        <w:t xml:space="preserve"> </w:t>
      </w:r>
      <w:r>
        <w:t>contrôle</w:t>
      </w:r>
      <w:r>
        <w:rPr>
          <w:spacing w:val="37"/>
        </w:rPr>
        <w:t xml:space="preserve"> </w:t>
      </w:r>
      <w:r>
        <w:t>de la santé publique</w:t>
      </w:r>
      <w:r w:rsidR="0071627E">
        <w:t xml:space="preserve"> </w:t>
      </w:r>
      <w:r>
        <w:t xml:space="preserve">; et les </w:t>
      </w:r>
      <w:r w:rsidR="0072031D">
        <w:t>activités</w:t>
      </w:r>
      <w:r>
        <w:t xml:space="preserve"> de recherche et d’éducation dans le domaine de santé.</w:t>
      </w:r>
      <w:r>
        <w:rPr>
          <w:spacing w:val="80"/>
          <w:w w:val="150"/>
        </w:rPr>
        <w:t xml:space="preserve"> </w:t>
      </w:r>
      <w:r>
        <w:t>L’État collabore étroitement avec les corporations de médecins et d’assureurs, qui négocient</w:t>
      </w:r>
      <w:r>
        <w:rPr>
          <w:spacing w:val="80"/>
        </w:rPr>
        <w:t xml:space="preserve"> </w:t>
      </w:r>
      <w:r>
        <w:t xml:space="preserve">le montant des </w:t>
      </w:r>
      <w:r w:rsidR="0072031D">
        <w:t>tarifs</w:t>
      </w:r>
      <w:r>
        <w:t xml:space="preserve"> pour le remboursement des services</w:t>
      </w:r>
      <w:r w:rsidR="009C5DEB">
        <w:t xml:space="preserve"> </w:t>
      </w:r>
      <w:r w:rsidR="009C5DEB">
        <w:fldChar w:fldCharType="begin"/>
      </w:r>
      <w:r w:rsidR="007450B8">
        <w:instrText xml:space="preserve"> ADDIN ZOTERO_ITEM CSL_CITATION {"citationID":"5NYSGYhL","properties":{"formattedCitation":"(De Pietro et Crivelli 2015)","plainCitation":"(De Pietro et Crivelli 2015)","dontUpdate":true,"noteIndex":0},"citationItems":[{"id":5448,"uris":["http://zotero.org/groups/6347865/items/WHAJS9EX"],"itemData":{"id":5448,"type":"article-journal","abstract":"The article describes a recent Swiss popular initiative, aiming to replace the current system of statutory health insurance run by 61 competing private insurers with a new system run by a single public insurer. Despite the rejection of the initiative by 62% of voters in late September 2014, the campaign and ballot results are interesting because they show the importance of (effective) public communication in shaping the outcome of a popular ballot. The relevance of the Swiss case goes beyond the peculiarities of its federalism and direct democracy and might be useful for other countries debating the pros and cons of national unitary health insurance systems versus models using multiple insurers. After this electoral ballot, the project to establish a public sickness fund in Switzerland seems definitely stopped, at least for the next decade. Insurers, who opposed the initiative, have effectively fed the “fear of change” of the population and have stressed the good outcomes of the Swiss healthcare system. However, the political pressure favoured by the popular initiative opened a “windows of opportunity” and led the federal Parliament to pass a stricter regulation of health insurers, improving in this way the current system.","citation-key":"depietroSwissPopularInitiative2015","container-title":"Health Policy","DOI":"10.1016/j.healthpol.2015.05.004","ISSN":"0168-8510","issue":"7","journalAbbreviation":"Health Policy","page":"851-855","source":"ScienceDirect","title":"Swiss popular initiative for a single health insurer… once again!","volume":"119","author":[{"family":"De Pietro","given":"Carlo"},{"family":"Crivelli","given":"Luca"}],"issued":{"date-parts":[["2015",7,1]]}}}],"schema":"https://github.com/citation-style-language/schema/raw/master/csl-citation.json"} </w:instrText>
      </w:r>
      <w:r w:rsidR="009C5DEB">
        <w:fldChar w:fldCharType="separate"/>
      </w:r>
      <w:r w:rsidR="009C5DEB" w:rsidRPr="009C5DEB">
        <w:t xml:space="preserve">(De Pietro </w:t>
      </w:r>
      <w:r w:rsidR="009C5DEB">
        <w:t>&amp;</w:t>
      </w:r>
      <w:r w:rsidR="009C5DEB" w:rsidRPr="009C5DEB">
        <w:t xml:space="preserve"> Crivelli</w:t>
      </w:r>
      <w:r w:rsidR="009C5DEB">
        <w:t>,</w:t>
      </w:r>
      <w:r w:rsidR="009C5DEB" w:rsidRPr="009C5DEB">
        <w:t xml:space="preserve"> 2015)</w:t>
      </w:r>
      <w:r w:rsidR="009C5DEB">
        <w:fldChar w:fldCharType="end"/>
      </w:r>
      <w:r>
        <w:t>.</w:t>
      </w:r>
    </w:p>
    <w:p w14:paraId="37872A11" w14:textId="28231DEC" w:rsidR="008725D2" w:rsidDel="00824E93" w:rsidRDefault="00824E93" w:rsidP="00F979B2">
      <w:pPr>
        <w:pStyle w:val="Corpsdetexte"/>
        <w:spacing w:line="283" w:lineRule="auto"/>
        <w:ind w:left="0" w:right="98"/>
        <w:rPr>
          <w:del w:id="259" w:author="Auteur"/>
        </w:rPr>
      </w:pPr>
      <w:ins w:id="260" w:author="Auteur">
        <w:r w:rsidRPr="00824E93">
          <w:t xml:space="preserve">La mise en œuvre de la LAMal avait pour ambition de remplir cinq objectifs : (1) garantir un accès universel aux soins de base (2) ainsi que leur </w:t>
        </w:r>
        <w:r w:rsidR="0071291D" w:rsidRPr="00824E93">
          <w:t>qualité ;</w:t>
        </w:r>
        <w:r w:rsidRPr="00824E93">
          <w:t xml:space="preserve"> (3) maîtriser la hausse des primes, des coûts de la santé et (4</w:t>
        </w:r>
        <w:r w:rsidR="0071291D" w:rsidRPr="00824E93">
          <w:t>) ;</w:t>
        </w:r>
        <w:r w:rsidRPr="00824E93">
          <w:t xml:space="preserve"> garantir leur transparence ;</w:t>
        </w:r>
        <w:r w:rsidR="00DC1CC4">
          <w:t xml:space="preserve"> </w:t>
        </w:r>
        <w:r w:rsidRPr="00824E93">
          <w:t xml:space="preserve">(5) garantir la solidarité entre les individus. Lors de la campagne en faveur du oui à la LAMal en 1994, les vertus d’une « véritable concurrence entre les caisses, les médecins et les hôpitaux » constituaient l’argument principal du Conseil fédéral afin de d’atteindre une partie de ces objectifs, notamment concernant la maîtrise des coûts, des primes et la promotion de la solidarité (Conseil Fédéral, 1994, p. 3). La décentralisation du système, engendrée par le fédéralisme, ainsi que la concurrence sont aussi régulièrement défendues par le </w:t>
        </w:r>
        <w:proofErr w:type="spellStart"/>
        <w:r w:rsidRPr="00824E93">
          <w:t>think-thank</w:t>
        </w:r>
        <w:proofErr w:type="spellEnd"/>
        <w:r w:rsidRPr="00824E93">
          <w:t xml:space="preserve"> néolibéral </w:t>
        </w:r>
        <w:proofErr w:type="spellStart"/>
        <w:r w:rsidRPr="00824E93">
          <w:t>AvenirSuisse</w:t>
        </w:r>
        <w:proofErr w:type="spellEnd"/>
        <w:r w:rsidRPr="00824E93">
          <w:t xml:space="preserve"> et la principale organisation patronale de Suisse </w:t>
        </w:r>
        <w:proofErr w:type="spellStart"/>
        <w:r w:rsidRPr="00824E93">
          <w:t>ÉconomieSuisse</w:t>
        </w:r>
        <w:proofErr w:type="spellEnd"/>
        <w:r w:rsidRPr="00824E93">
          <w:t>. Elle est à l’inverse souvent pointée du doigt par la gauche, qui à plusieurs reprises a proposé une centralisation du système avec par exemple l’instauration d’une caisse unique (en 2007) ou encore d’une caisse publique en 2014</w:t>
        </w:r>
      </w:ins>
      <w:del w:id="261" w:author="Auteur">
        <w:r w:rsidDel="00824E93">
          <w:delText xml:space="preserve">La mise en </w:delText>
        </w:r>
        <w:r w:rsidR="0072031D" w:rsidDel="00824E93">
          <w:delText>œuvre</w:delText>
        </w:r>
        <w:r w:rsidDel="00824E93">
          <w:delText xml:space="preserve"> de la Lamal avait pour ambition de remplir cinq </w:delText>
        </w:r>
        <w:r w:rsidR="0071627E" w:rsidDel="00824E93">
          <w:delText>objectifs :</w:delText>
        </w:r>
        <w:r w:rsidDel="00824E93">
          <w:delText xml:space="preserve"> (1) garantir un accès universel aux soins de base ainsi que leur qualité (2</w:delText>
        </w:r>
        <w:r w:rsidR="00DF0116" w:rsidDel="00824E93">
          <w:delText>) ;</w:delText>
        </w:r>
        <w:r w:rsidDel="00824E93">
          <w:delText xml:space="preserve"> (3) maîtriser la hausse des primes, des coûts de</w:delText>
        </w:r>
        <w:r w:rsidDel="00824E93">
          <w:rPr>
            <w:spacing w:val="-1"/>
          </w:rPr>
          <w:delText xml:space="preserve"> </w:delText>
        </w:r>
        <w:r w:rsidDel="00824E93">
          <w:delText>la santé et garantir</w:delText>
        </w:r>
        <w:r w:rsidDel="00824E93">
          <w:rPr>
            <w:spacing w:val="-1"/>
          </w:rPr>
          <w:delText xml:space="preserve"> </w:delText>
        </w:r>
        <w:r w:rsidDel="00824E93">
          <w:delText>leur transparence (4); (5)</w:delText>
        </w:r>
        <w:r w:rsidDel="00824E93">
          <w:rPr>
            <w:spacing w:val="-1"/>
          </w:rPr>
          <w:delText xml:space="preserve"> </w:delText>
        </w:r>
        <w:r w:rsidDel="00824E93">
          <w:delText>garantir la solidarité entre</w:delText>
        </w:r>
        <w:r w:rsidDel="00824E93">
          <w:rPr>
            <w:spacing w:val="-1"/>
          </w:rPr>
          <w:delText xml:space="preserve"> </w:delText>
        </w:r>
        <w:r w:rsidDel="00824E93">
          <w:delText>les individus.</w:delText>
        </w:r>
        <w:r w:rsidDel="00824E93">
          <w:rPr>
            <w:spacing w:val="-15"/>
          </w:rPr>
          <w:delText xml:space="preserve"> </w:delText>
        </w:r>
        <w:r w:rsidDel="00824E93">
          <w:delText>Lors</w:delText>
        </w:r>
        <w:r w:rsidDel="00824E93">
          <w:rPr>
            <w:spacing w:val="-15"/>
          </w:rPr>
          <w:delText xml:space="preserve"> </w:delText>
        </w:r>
        <w:r w:rsidDel="00824E93">
          <w:delText>de</w:delText>
        </w:r>
        <w:r w:rsidDel="00824E93">
          <w:rPr>
            <w:spacing w:val="-15"/>
          </w:rPr>
          <w:delText xml:space="preserve"> </w:delText>
        </w:r>
        <w:r w:rsidDel="00824E93">
          <w:delText>la</w:delText>
        </w:r>
        <w:r w:rsidDel="00824E93">
          <w:rPr>
            <w:spacing w:val="-15"/>
          </w:rPr>
          <w:delText xml:space="preserve"> </w:delText>
        </w:r>
        <w:r w:rsidDel="00824E93">
          <w:delText>campagne</w:delText>
        </w:r>
        <w:r w:rsidDel="00824E93">
          <w:rPr>
            <w:spacing w:val="-15"/>
          </w:rPr>
          <w:delText xml:space="preserve"> </w:delText>
        </w:r>
        <w:r w:rsidDel="00824E93">
          <w:delText>en</w:delText>
        </w:r>
        <w:r w:rsidDel="00824E93">
          <w:rPr>
            <w:spacing w:val="-15"/>
          </w:rPr>
          <w:delText xml:space="preserve"> </w:delText>
        </w:r>
        <w:r w:rsidDel="00824E93">
          <w:delText>faveur</w:delText>
        </w:r>
        <w:r w:rsidDel="00824E93">
          <w:rPr>
            <w:spacing w:val="-15"/>
          </w:rPr>
          <w:delText xml:space="preserve"> </w:delText>
        </w:r>
        <w:r w:rsidDel="00824E93">
          <w:delText>du</w:delText>
        </w:r>
        <w:r w:rsidDel="00824E93">
          <w:rPr>
            <w:spacing w:val="-15"/>
          </w:rPr>
          <w:delText xml:space="preserve"> </w:delText>
        </w:r>
        <w:r w:rsidDel="00824E93">
          <w:delText>oui</w:delText>
        </w:r>
        <w:r w:rsidDel="00824E93">
          <w:rPr>
            <w:spacing w:val="-15"/>
          </w:rPr>
          <w:delText xml:space="preserve"> </w:delText>
        </w:r>
        <w:r w:rsidDel="00824E93">
          <w:delText>à</w:delText>
        </w:r>
        <w:r w:rsidDel="00824E93">
          <w:rPr>
            <w:spacing w:val="-15"/>
          </w:rPr>
          <w:delText xml:space="preserve"> </w:delText>
        </w:r>
        <w:r w:rsidDel="00824E93">
          <w:delText>la</w:delText>
        </w:r>
        <w:r w:rsidDel="00824E93">
          <w:rPr>
            <w:spacing w:val="-14"/>
          </w:rPr>
          <w:delText xml:space="preserve"> </w:delText>
        </w:r>
        <w:r w:rsidDel="00824E93">
          <w:delText>LAMal</w:delText>
        </w:r>
        <w:r w:rsidDel="00824E93">
          <w:rPr>
            <w:spacing w:val="-14"/>
          </w:rPr>
          <w:delText xml:space="preserve"> </w:delText>
        </w:r>
        <w:r w:rsidDel="00824E93">
          <w:delText>en</w:delText>
        </w:r>
        <w:r w:rsidDel="00824E93">
          <w:rPr>
            <w:spacing w:val="-14"/>
          </w:rPr>
          <w:delText xml:space="preserve"> </w:delText>
        </w:r>
        <w:r w:rsidDel="00824E93">
          <w:delText>1994,</w:delText>
        </w:r>
        <w:r w:rsidDel="00824E93">
          <w:rPr>
            <w:spacing w:val="-14"/>
          </w:rPr>
          <w:delText xml:space="preserve"> </w:delText>
        </w:r>
        <w:r w:rsidDel="00824E93">
          <w:delText>les</w:delText>
        </w:r>
        <w:r w:rsidDel="00824E93">
          <w:rPr>
            <w:spacing w:val="-14"/>
          </w:rPr>
          <w:delText xml:space="preserve"> </w:delText>
        </w:r>
        <w:r w:rsidDel="00824E93">
          <w:delText>vertus</w:delText>
        </w:r>
        <w:r w:rsidDel="00824E93">
          <w:rPr>
            <w:spacing w:val="-14"/>
          </w:rPr>
          <w:delText xml:space="preserve"> </w:delText>
        </w:r>
        <w:r w:rsidDel="00824E93">
          <w:delText>d’une</w:delText>
        </w:r>
        <w:r w:rsidDel="00824E93">
          <w:rPr>
            <w:spacing w:val="-14"/>
          </w:rPr>
          <w:delText xml:space="preserve"> </w:delText>
        </w:r>
        <w:r w:rsidDel="00824E93">
          <w:delText>«</w:delText>
        </w:r>
        <w:r w:rsidDel="00824E93">
          <w:rPr>
            <w:spacing w:val="-15"/>
          </w:rPr>
          <w:delText xml:space="preserve"> </w:delText>
        </w:r>
        <w:r w:rsidDel="00824E93">
          <w:delText>véritable concurrence entre les caisses, les médecins et les hôpitaux</w:delText>
        </w:r>
        <w:r w:rsidDel="00824E93">
          <w:rPr>
            <w:spacing w:val="-15"/>
          </w:rPr>
          <w:delText xml:space="preserve"> </w:delText>
        </w:r>
        <w:r w:rsidDel="00824E93">
          <w:delText>» constituaient l’argument principal du Conseil fédéral afin de d’atteindre une partie de ces objectifs, notamment concernant la maîtrise des coûts, des primes et la promotion de la solidarité</w:delText>
        </w:r>
        <w:r w:rsidR="00AC43B2" w:rsidDel="00824E93">
          <w:delText xml:space="preserve"> </w:delText>
        </w:r>
        <w:r w:rsidR="00AC43B2" w:rsidDel="00824E93">
          <w:fldChar w:fldCharType="begin"/>
        </w:r>
        <w:r w:rsidR="00E568D0" w:rsidDel="00824E93">
          <w:delInstrText xml:space="preserve"> ADDIN ZOTERO_ITEM CSL_CITATION {"citationID":"CAOHmkkQ","properties":{"formattedCitation":"(Conseil-F\\uc0\\u233{}d\\uc0\\u233{}ral 1994)","plainCitation":"(Conseil-Fédéral 1994)","dontUpdate":true,"noteIndex":0},"citationItems":[{"id":5767,"uris":["http://zotero.org/groups/6347865/items/LJMZBPT3"],"itemData":{"id":5767,"type":"document","citation-key":"conseil-federalVotationPopulaire41994","title":"Votation populaire du 4 décembre 1994. Explications du Conseil fédéral","URL":"https://swissvotes.ch/attachments/17d674bbaa775502d58ebb72f01b7d00eba590535badc1a5b6c29db290e3026f","author":[{"family":"Conseil-Fédéral","given":""}],"issued":{"date-parts":[["1994"]]}}}],"schema":"https://github.com/citation-style-language/schema/raw/master/csl-citation.json"} </w:delInstrText>
        </w:r>
        <w:r w:rsidR="00AC43B2" w:rsidDel="00824E93">
          <w:fldChar w:fldCharType="separate"/>
        </w:r>
        <w:r w:rsidR="00AC43B2" w:rsidRPr="00AC43B2" w:rsidDel="00824E93">
          <w:delText>(Conseil-Fédéral</w:delText>
        </w:r>
        <w:r w:rsidR="00AC43B2" w:rsidDel="00824E93">
          <w:delText>,</w:delText>
        </w:r>
        <w:r w:rsidR="00AC43B2" w:rsidRPr="00AC43B2" w:rsidDel="00824E93">
          <w:delText xml:space="preserve"> 1994</w:delText>
        </w:r>
        <w:r w:rsidR="00AC43B2" w:rsidDel="00824E93">
          <w:delText>, p.3</w:delText>
        </w:r>
        <w:r w:rsidR="00AC43B2" w:rsidRPr="00AC43B2" w:rsidDel="00824E93">
          <w:delText>)</w:delText>
        </w:r>
        <w:r w:rsidR="00AC43B2" w:rsidDel="00824E93">
          <w:fldChar w:fldCharType="end"/>
        </w:r>
        <w:r w:rsidDel="00824E93">
          <w:delText>. La décentralisation du système, engendrée par le fédéralisme, ainsi que la concurrence sont aussi régulièrement défendues par le think</w:delText>
        </w:r>
        <w:r w:rsidR="00EE2A03" w:rsidDel="00824E93">
          <w:delText>-</w:delText>
        </w:r>
        <w:r w:rsidDel="00824E93">
          <w:delText>thank néolibéral AvenirSuisse et la principale organisation</w:delText>
        </w:r>
        <w:r w:rsidDel="00824E93">
          <w:rPr>
            <w:spacing w:val="19"/>
          </w:rPr>
          <w:delText xml:space="preserve"> </w:delText>
        </w:r>
        <w:r w:rsidDel="00824E93">
          <w:delText>patronale</w:delText>
        </w:r>
        <w:r w:rsidDel="00824E93">
          <w:rPr>
            <w:spacing w:val="19"/>
          </w:rPr>
          <w:delText xml:space="preserve"> </w:delText>
        </w:r>
        <w:r w:rsidDel="00824E93">
          <w:delText>de</w:delText>
        </w:r>
        <w:r w:rsidDel="00824E93">
          <w:rPr>
            <w:spacing w:val="19"/>
          </w:rPr>
          <w:delText xml:space="preserve"> </w:delText>
        </w:r>
        <w:r w:rsidDel="00824E93">
          <w:delText>Suisse</w:delText>
        </w:r>
        <w:r w:rsidDel="00824E93">
          <w:rPr>
            <w:spacing w:val="19"/>
          </w:rPr>
          <w:delText xml:space="preserve"> </w:delText>
        </w:r>
        <w:r w:rsidDel="00824E93">
          <w:delText>EconomieSuisse.</w:delText>
        </w:r>
        <w:r w:rsidDel="00824E93">
          <w:rPr>
            <w:spacing w:val="19"/>
          </w:rPr>
          <w:delText xml:space="preserve"> </w:delText>
        </w:r>
        <w:r w:rsidDel="00824E93">
          <w:delText>Elle</w:delText>
        </w:r>
        <w:r w:rsidDel="00824E93">
          <w:rPr>
            <w:spacing w:val="19"/>
          </w:rPr>
          <w:delText xml:space="preserve"> </w:delText>
        </w:r>
        <w:r w:rsidDel="00824E93">
          <w:delText>est</w:delText>
        </w:r>
        <w:r w:rsidDel="00824E93">
          <w:rPr>
            <w:spacing w:val="19"/>
          </w:rPr>
          <w:delText xml:space="preserve"> </w:delText>
        </w:r>
        <w:r w:rsidDel="00824E93">
          <w:delText>à</w:delText>
        </w:r>
        <w:r w:rsidDel="00824E93">
          <w:rPr>
            <w:spacing w:val="19"/>
          </w:rPr>
          <w:delText xml:space="preserve"> </w:delText>
        </w:r>
        <w:r w:rsidDel="00824E93">
          <w:delText>l’inverse</w:delText>
        </w:r>
        <w:r w:rsidDel="00824E93">
          <w:rPr>
            <w:spacing w:val="19"/>
          </w:rPr>
          <w:delText xml:space="preserve"> </w:delText>
        </w:r>
        <w:r w:rsidDel="00824E93">
          <w:delText>souvent</w:delText>
        </w:r>
        <w:r w:rsidDel="00824E93">
          <w:rPr>
            <w:spacing w:val="19"/>
          </w:rPr>
          <w:delText xml:space="preserve"> </w:delText>
        </w:r>
        <w:r w:rsidDel="00824E93">
          <w:delText>pointée</w:delText>
        </w:r>
        <w:r w:rsidDel="00824E93">
          <w:rPr>
            <w:spacing w:val="19"/>
          </w:rPr>
          <w:delText xml:space="preserve"> </w:delText>
        </w:r>
        <w:r w:rsidDel="00824E93">
          <w:delText>du</w:delText>
        </w:r>
        <w:r w:rsidDel="00824E93">
          <w:rPr>
            <w:spacing w:val="19"/>
          </w:rPr>
          <w:delText xml:space="preserve"> </w:delText>
        </w:r>
        <w:r w:rsidDel="00824E93">
          <w:delText>doigt</w:delText>
        </w:r>
        <w:r w:rsidDel="00824E93">
          <w:rPr>
            <w:spacing w:val="19"/>
          </w:rPr>
          <w:delText xml:space="preserve"> </w:delText>
        </w:r>
        <w:r w:rsidDel="00824E93">
          <w:delText>par la gauche, qui à plusieurs reprises a proposé une centralisation du système avec par exemple l’instauration d’une caisse unique (en 2007) ou encore d’une caisse publique en 2014.</w:delText>
        </w:r>
      </w:del>
    </w:p>
    <w:p w14:paraId="573DDC80" w14:textId="394687FC" w:rsidR="00824E93" w:rsidRDefault="00824E93" w:rsidP="00F979B2">
      <w:pPr>
        <w:pStyle w:val="Corpsdetexte"/>
        <w:spacing w:before="194" w:line="283" w:lineRule="auto"/>
        <w:ind w:left="0" w:right="140"/>
        <w:rPr>
          <w:ins w:id="262" w:author="Auteur"/>
        </w:rPr>
      </w:pPr>
      <w:ins w:id="263" w:author="Auteur">
        <w:r>
          <w:t>.</w:t>
        </w:r>
      </w:ins>
    </w:p>
    <w:p w14:paraId="0CB89EA7" w14:textId="1898B0BA" w:rsidR="008725D2" w:rsidRDefault="00000000" w:rsidP="00F979B2">
      <w:pPr>
        <w:pStyle w:val="Corpsdetexte"/>
        <w:spacing w:line="283" w:lineRule="auto"/>
        <w:ind w:left="0" w:right="98"/>
      </w:pPr>
      <w:r>
        <w:t>Trois</w:t>
      </w:r>
      <w:r>
        <w:rPr>
          <w:spacing w:val="-3"/>
        </w:rPr>
        <w:t xml:space="preserve"> </w:t>
      </w:r>
      <w:r>
        <w:t>décennies</w:t>
      </w:r>
      <w:r>
        <w:rPr>
          <w:spacing w:val="-3"/>
        </w:rPr>
        <w:t xml:space="preserve"> </w:t>
      </w:r>
      <w:r>
        <w:t>après</w:t>
      </w:r>
      <w:r>
        <w:rPr>
          <w:spacing w:val="-3"/>
        </w:rPr>
        <w:t xml:space="preserve"> </w:t>
      </w:r>
      <w:r>
        <w:t>la</w:t>
      </w:r>
      <w:r>
        <w:rPr>
          <w:spacing w:val="-3"/>
        </w:rPr>
        <w:t xml:space="preserve"> </w:t>
      </w:r>
      <w:r>
        <w:t>mise</w:t>
      </w:r>
      <w:r>
        <w:rPr>
          <w:spacing w:val="-3"/>
        </w:rPr>
        <w:t xml:space="preserve"> </w:t>
      </w:r>
      <w:r>
        <w:t>en</w:t>
      </w:r>
      <w:r>
        <w:rPr>
          <w:spacing w:val="-3"/>
        </w:rPr>
        <w:t xml:space="preserve"> </w:t>
      </w:r>
      <w:r w:rsidR="0072031D">
        <w:t>œuvre</w:t>
      </w:r>
      <w:r>
        <w:rPr>
          <w:spacing w:val="-3"/>
        </w:rPr>
        <w:t xml:space="preserve"> </w:t>
      </w:r>
      <w:r>
        <w:t>de</w:t>
      </w:r>
      <w:r>
        <w:rPr>
          <w:spacing w:val="-3"/>
        </w:rPr>
        <w:t xml:space="preserve"> </w:t>
      </w:r>
      <w:r>
        <w:t>la</w:t>
      </w:r>
      <w:r>
        <w:rPr>
          <w:spacing w:val="-3"/>
        </w:rPr>
        <w:t xml:space="preserve"> </w:t>
      </w:r>
      <w:del w:id="264" w:author="Auteur">
        <w:r w:rsidDel="00824E93">
          <w:delText>Lamal</w:delText>
        </w:r>
      </w:del>
      <w:ins w:id="265" w:author="Auteur">
        <w:r w:rsidR="00824E93">
          <w:t>LAMal</w:t>
        </w:r>
      </w:ins>
      <w:r>
        <w:t>,</w:t>
      </w:r>
      <w:r>
        <w:rPr>
          <w:spacing w:val="-3"/>
        </w:rPr>
        <w:t xml:space="preserve"> </w:t>
      </w:r>
      <w:r>
        <w:t>force</w:t>
      </w:r>
      <w:r>
        <w:rPr>
          <w:spacing w:val="-3"/>
        </w:rPr>
        <w:t xml:space="preserve"> </w:t>
      </w:r>
      <w:r>
        <w:t>est</w:t>
      </w:r>
      <w:r>
        <w:rPr>
          <w:spacing w:val="-3"/>
        </w:rPr>
        <w:t xml:space="preserve"> </w:t>
      </w:r>
      <w:r>
        <w:t>de</w:t>
      </w:r>
      <w:r>
        <w:rPr>
          <w:spacing w:val="-3"/>
        </w:rPr>
        <w:t xml:space="preserve"> </w:t>
      </w:r>
      <w:r>
        <w:t>constater</w:t>
      </w:r>
      <w:r>
        <w:rPr>
          <w:spacing w:val="-3"/>
        </w:rPr>
        <w:t xml:space="preserve"> </w:t>
      </w:r>
      <w:r>
        <w:t>qu’aucun</w:t>
      </w:r>
      <w:r>
        <w:rPr>
          <w:spacing w:val="-3"/>
        </w:rPr>
        <w:t xml:space="preserve"> </w:t>
      </w:r>
      <w:r>
        <w:t>de</w:t>
      </w:r>
      <w:r>
        <w:rPr>
          <w:spacing w:val="-3"/>
        </w:rPr>
        <w:t xml:space="preserve"> </w:t>
      </w:r>
      <w:r>
        <w:t>ses objectifs</w:t>
      </w:r>
      <w:r>
        <w:rPr>
          <w:spacing w:val="17"/>
        </w:rPr>
        <w:t xml:space="preserve"> </w:t>
      </w:r>
      <w:r>
        <w:t>initiaux</w:t>
      </w:r>
      <w:r>
        <w:rPr>
          <w:spacing w:val="18"/>
        </w:rPr>
        <w:t xml:space="preserve"> </w:t>
      </w:r>
      <w:r>
        <w:t>n’a</w:t>
      </w:r>
      <w:r>
        <w:rPr>
          <w:spacing w:val="17"/>
        </w:rPr>
        <w:t xml:space="preserve"> </w:t>
      </w:r>
      <w:r>
        <w:t>été</w:t>
      </w:r>
      <w:r>
        <w:rPr>
          <w:spacing w:val="18"/>
        </w:rPr>
        <w:t xml:space="preserve"> </w:t>
      </w:r>
      <w:r>
        <w:t>atteint,</w:t>
      </w:r>
      <w:r>
        <w:rPr>
          <w:spacing w:val="17"/>
        </w:rPr>
        <w:t xml:space="preserve"> </w:t>
      </w:r>
      <w:r>
        <w:t>mis</w:t>
      </w:r>
      <w:r>
        <w:rPr>
          <w:spacing w:val="18"/>
        </w:rPr>
        <w:t xml:space="preserve"> </w:t>
      </w:r>
      <w:r>
        <w:t>à</w:t>
      </w:r>
      <w:r>
        <w:rPr>
          <w:spacing w:val="18"/>
        </w:rPr>
        <w:t xml:space="preserve"> </w:t>
      </w:r>
      <w:r>
        <w:t>part</w:t>
      </w:r>
      <w:del w:id="266" w:author="Auteur">
        <w:r w:rsidDel="00824E93">
          <w:rPr>
            <w:spacing w:val="17"/>
          </w:rPr>
          <w:delText xml:space="preserve"> </w:delText>
        </w:r>
        <w:r w:rsidR="0076369C" w:rsidDel="00824E93">
          <w:delText>peut</w:delText>
        </w:r>
        <w:r w:rsidR="0076369C" w:rsidDel="00824E93">
          <w:rPr>
            <w:spacing w:val="18"/>
          </w:rPr>
          <w:delText xml:space="preserve"> être</w:delText>
        </w:r>
      </w:del>
      <w:r>
        <w:rPr>
          <w:spacing w:val="17"/>
        </w:rPr>
        <w:t xml:space="preserve"> </w:t>
      </w:r>
      <w:r>
        <w:t>l’accès</w:t>
      </w:r>
      <w:r>
        <w:rPr>
          <w:spacing w:val="18"/>
        </w:rPr>
        <w:t xml:space="preserve"> </w:t>
      </w:r>
      <w:r>
        <w:t>universel</w:t>
      </w:r>
      <w:r>
        <w:rPr>
          <w:spacing w:val="18"/>
        </w:rPr>
        <w:t xml:space="preserve"> </w:t>
      </w:r>
      <w:r>
        <w:t>à</w:t>
      </w:r>
      <w:r>
        <w:rPr>
          <w:spacing w:val="17"/>
        </w:rPr>
        <w:t xml:space="preserve"> </w:t>
      </w:r>
      <w:r>
        <w:t>des</w:t>
      </w:r>
      <w:r>
        <w:rPr>
          <w:spacing w:val="18"/>
        </w:rPr>
        <w:t xml:space="preserve"> </w:t>
      </w:r>
      <w:r>
        <w:t>soins</w:t>
      </w:r>
      <w:r>
        <w:rPr>
          <w:spacing w:val="17"/>
        </w:rPr>
        <w:t xml:space="preserve"> </w:t>
      </w:r>
      <w:r>
        <w:t>de</w:t>
      </w:r>
      <w:r>
        <w:rPr>
          <w:spacing w:val="18"/>
        </w:rPr>
        <w:t xml:space="preserve"> </w:t>
      </w:r>
      <w:r w:rsidR="0003186E">
        <w:rPr>
          <w:spacing w:val="-2"/>
        </w:rPr>
        <w:t>qualité.</w:t>
      </w:r>
      <w:r w:rsidR="0003186E">
        <w:t xml:space="preserve"> Concernant </w:t>
      </w:r>
      <w:r>
        <w:t>ce dernier point, le système de santé suisse est en effet considéré comme l’un des plus</w:t>
      </w:r>
      <w:r>
        <w:rPr>
          <w:spacing w:val="-2"/>
        </w:rPr>
        <w:t xml:space="preserve"> </w:t>
      </w:r>
      <w:r>
        <w:lastRenderedPageBreak/>
        <w:t>efficace</w:t>
      </w:r>
      <w:r>
        <w:rPr>
          <w:spacing w:val="-2"/>
        </w:rPr>
        <w:t xml:space="preserve"> </w:t>
      </w:r>
      <w:r>
        <w:t>et</w:t>
      </w:r>
      <w:r>
        <w:rPr>
          <w:spacing w:val="-2"/>
        </w:rPr>
        <w:t xml:space="preserve"> </w:t>
      </w:r>
      <w:r>
        <w:t>efficient</w:t>
      </w:r>
      <w:r>
        <w:rPr>
          <w:spacing w:val="-2"/>
        </w:rPr>
        <w:t xml:space="preserve"> </w:t>
      </w:r>
      <w:r>
        <w:t>au</w:t>
      </w:r>
      <w:r>
        <w:rPr>
          <w:spacing w:val="-2"/>
        </w:rPr>
        <w:t xml:space="preserve"> </w:t>
      </w:r>
      <w:r>
        <w:t>monde:</w:t>
      </w:r>
      <w:r>
        <w:rPr>
          <w:spacing w:val="-2"/>
        </w:rPr>
        <w:t xml:space="preserve"> </w:t>
      </w:r>
      <w:r>
        <w:t>la</w:t>
      </w:r>
      <w:r>
        <w:rPr>
          <w:spacing w:val="-2"/>
        </w:rPr>
        <w:t xml:space="preserve"> </w:t>
      </w:r>
      <w:r>
        <w:t>Suisse</w:t>
      </w:r>
      <w:r>
        <w:rPr>
          <w:spacing w:val="-2"/>
        </w:rPr>
        <w:t xml:space="preserve"> </w:t>
      </w:r>
      <w:r>
        <w:t>a</w:t>
      </w:r>
      <w:r>
        <w:rPr>
          <w:spacing w:val="-2"/>
        </w:rPr>
        <w:t xml:space="preserve"> </w:t>
      </w:r>
      <w:r>
        <w:t>l’un</w:t>
      </w:r>
      <w:r>
        <w:rPr>
          <w:spacing w:val="-2"/>
        </w:rPr>
        <w:t xml:space="preserve"> </w:t>
      </w:r>
      <w:r>
        <w:t>des</w:t>
      </w:r>
      <w:r>
        <w:rPr>
          <w:spacing w:val="-2"/>
        </w:rPr>
        <w:t xml:space="preserve"> </w:t>
      </w:r>
      <w:r>
        <w:t>taux</w:t>
      </w:r>
      <w:r>
        <w:rPr>
          <w:spacing w:val="-2"/>
        </w:rPr>
        <w:t xml:space="preserve"> </w:t>
      </w:r>
      <w:r>
        <w:t>de</w:t>
      </w:r>
      <w:r>
        <w:rPr>
          <w:spacing w:val="-2"/>
        </w:rPr>
        <w:t xml:space="preserve"> </w:t>
      </w:r>
      <w:r>
        <w:t>mortalité</w:t>
      </w:r>
      <w:r>
        <w:rPr>
          <w:spacing w:val="-2"/>
        </w:rPr>
        <w:t xml:space="preserve"> </w:t>
      </w:r>
      <w:r>
        <w:t>les</w:t>
      </w:r>
      <w:r>
        <w:rPr>
          <w:spacing w:val="-2"/>
        </w:rPr>
        <w:t xml:space="preserve"> </w:t>
      </w:r>
      <w:r>
        <w:t>plus</w:t>
      </w:r>
      <w:r>
        <w:rPr>
          <w:spacing w:val="-2"/>
        </w:rPr>
        <w:t xml:space="preserve"> </w:t>
      </w:r>
      <w:r>
        <w:t>faibles,</w:t>
      </w:r>
      <w:r>
        <w:rPr>
          <w:spacing w:val="-2"/>
        </w:rPr>
        <w:t xml:space="preserve"> </w:t>
      </w:r>
      <w:r>
        <w:t>l’une des espérances de vie à la naissance les plus élevée et environ 89% de la population déclare être satisfaite de la disponibilité et de la qualité des soins de santé parmi les pays de l’OCDE</w:t>
      </w:r>
      <w:r w:rsidR="0076369C">
        <w:t xml:space="preserve"> </w:t>
      </w:r>
      <w:r w:rsidR="0076369C">
        <w:fldChar w:fldCharType="begin"/>
      </w:r>
      <w:r w:rsidR="007450B8">
        <w:instrText xml:space="preserve"> ADDIN ZOTERO_ITEM CSL_CITATION {"citationID":"4AbTg6S0","properties":{"formattedCitation":"(OECD 2025)","plainCitation":"(OECD 2025)","dontUpdate":true,"noteIndex":0},"citationItems":[{"id":5419,"uris":["http://zotero.org/groups/6347865/items/QGTGTHEG"],"itemData":{"id":5419,"type":"article-journal","abstract":"Health at a Glance provides a comprehensive set of indicators on population health and health system performance across OECD Members, Key Partners and accession candidate countries. These indicators cover health status, non-medical determinants and risk factors, access to and quality of healthcare, health spending and health system resources. Analysis draws from the latest comparable official national statistics and other sources. Alongside indicator-by-indicator analysis, an overview chapter summarises the comparative performance of countries and major trends. This edition also includes a thematic chapter on gender and health.","citation-key":"oecdHealthGlance20252025","container-title":"Health at a Glance","DOI":"10.1787/8f9e3f98-en","language":"en","publisher":"OECD Publishing","source":"www.oecd.org","title":"Health at a Glance 2025: OECD Indicators","title-short":"Health at a Glance 2025","URL":"https://www.oecd.org/en/publications/health-at-a-glance-2025_8f9e3f98-en.html","volume":"2025","author":[{"family":"OECD","given":""}],"accessed":{"date-parts":[["2026",1,9]]},"issued":{"date-parts":[["2025",11,13]]}}}],"schema":"https://github.com/citation-style-language/schema/raw/master/csl-citation.json"} </w:instrText>
      </w:r>
      <w:r w:rsidR="0076369C">
        <w:fldChar w:fldCharType="separate"/>
      </w:r>
      <w:r w:rsidR="0076369C" w:rsidRPr="0076369C">
        <w:t>(OECD</w:t>
      </w:r>
      <w:r w:rsidR="0076369C">
        <w:t>,</w:t>
      </w:r>
      <w:r w:rsidR="0076369C" w:rsidRPr="0076369C">
        <w:t xml:space="preserve"> 2025</w:t>
      </w:r>
      <w:r w:rsidR="0076369C">
        <w:t>, p.20</w:t>
      </w:r>
      <w:r w:rsidR="0076369C" w:rsidRPr="0076369C">
        <w:t>)</w:t>
      </w:r>
      <w:r w:rsidR="0076369C">
        <w:fldChar w:fldCharType="end"/>
      </w:r>
      <w:r>
        <w:t>.</w:t>
      </w:r>
      <w:r w:rsidR="0072031D">
        <w:t xml:space="preserve"> </w:t>
      </w:r>
      <w:r>
        <w:t>Les</w:t>
      </w:r>
      <w:r>
        <w:rPr>
          <w:spacing w:val="-4"/>
        </w:rPr>
        <w:t xml:space="preserve"> </w:t>
      </w:r>
      <w:r>
        <w:t>suisses</w:t>
      </w:r>
      <w:r>
        <w:rPr>
          <w:spacing w:val="-4"/>
        </w:rPr>
        <w:t xml:space="preserve"> </w:t>
      </w:r>
      <w:r>
        <w:t>sont</w:t>
      </w:r>
      <w:r>
        <w:rPr>
          <w:spacing w:val="-4"/>
        </w:rPr>
        <w:t xml:space="preserve"> </w:t>
      </w:r>
      <w:r>
        <w:t>néanmoins</w:t>
      </w:r>
      <w:r>
        <w:rPr>
          <w:spacing w:val="-4"/>
        </w:rPr>
        <w:t xml:space="preserve"> </w:t>
      </w:r>
      <w:r>
        <w:t>fortement</w:t>
      </w:r>
      <w:r>
        <w:rPr>
          <w:spacing w:val="-4"/>
        </w:rPr>
        <w:t xml:space="preserve"> </w:t>
      </w:r>
      <w:r w:rsidR="0072031D">
        <w:t>préoccupés</w:t>
      </w:r>
      <w:r>
        <w:rPr>
          <w:spacing w:val="-4"/>
        </w:rPr>
        <w:t xml:space="preserve"> </w:t>
      </w:r>
      <w:r>
        <w:t>par</w:t>
      </w:r>
      <w:r>
        <w:rPr>
          <w:spacing w:val="-4"/>
        </w:rPr>
        <w:t xml:space="preserve"> </w:t>
      </w:r>
      <w:r>
        <w:t>la</w:t>
      </w:r>
      <w:r>
        <w:rPr>
          <w:spacing w:val="-4"/>
        </w:rPr>
        <w:t xml:space="preserve"> </w:t>
      </w:r>
      <w:r>
        <w:t>hausse</w:t>
      </w:r>
      <w:r>
        <w:rPr>
          <w:spacing w:val="-4"/>
        </w:rPr>
        <w:t xml:space="preserve"> </w:t>
      </w:r>
      <w:r>
        <w:t>des</w:t>
      </w:r>
      <w:r>
        <w:rPr>
          <w:spacing w:val="-4"/>
        </w:rPr>
        <w:t xml:space="preserve"> </w:t>
      </w:r>
      <w:r>
        <w:t>primes</w:t>
      </w:r>
      <w:r>
        <w:rPr>
          <w:spacing w:val="-4"/>
        </w:rPr>
        <w:t xml:space="preserve"> </w:t>
      </w:r>
      <w:r>
        <w:t>de</w:t>
      </w:r>
      <w:r>
        <w:rPr>
          <w:spacing w:val="-4"/>
        </w:rPr>
        <w:t xml:space="preserve"> </w:t>
      </w:r>
      <w:r>
        <w:t xml:space="preserve">l’assurance- maladie obligatoire, à tel point que l’Union des Banques Suisse (UBS) constatait dans leur baromètre des </w:t>
      </w:r>
      <w:r w:rsidR="0072031D">
        <w:t>préoccupation</w:t>
      </w:r>
      <w:r>
        <w:t xml:space="preserve"> 2025 que ce problème constitue «</w:t>
      </w:r>
      <w:r>
        <w:rPr>
          <w:spacing w:val="-15"/>
        </w:rPr>
        <w:t xml:space="preserve"> </w:t>
      </w:r>
      <w:r>
        <w:t>de loin la plus grande préoccupation</w:t>
      </w:r>
      <w:r>
        <w:rPr>
          <w:spacing w:val="22"/>
        </w:rPr>
        <w:t xml:space="preserve"> </w:t>
      </w:r>
      <w:r>
        <w:t>du</w:t>
      </w:r>
      <w:r>
        <w:rPr>
          <w:spacing w:val="29"/>
        </w:rPr>
        <w:t xml:space="preserve"> </w:t>
      </w:r>
      <w:r>
        <w:t>corps</w:t>
      </w:r>
      <w:r>
        <w:rPr>
          <w:spacing w:val="29"/>
        </w:rPr>
        <w:t xml:space="preserve"> </w:t>
      </w:r>
      <w:r>
        <w:t>électoral</w:t>
      </w:r>
      <w:r>
        <w:rPr>
          <w:spacing w:val="29"/>
        </w:rPr>
        <w:t xml:space="preserve"> </w:t>
      </w:r>
      <w:r>
        <w:t>suisse</w:t>
      </w:r>
      <w:r>
        <w:rPr>
          <w:spacing w:val="-15"/>
        </w:rPr>
        <w:t xml:space="preserve"> </w:t>
      </w:r>
      <w:r>
        <w:t>»,</w:t>
      </w:r>
      <w:r>
        <w:rPr>
          <w:spacing w:val="29"/>
        </w:rPr>
        <w:t xml:space="preserve"> </w:t>
      </w:r>
      <w:r>
        <w:t>loin</w:t>
      </w:r>
      <w:r>
        <w:rPr>
          <w:spacing w:val="29"/>
        </w:rPr>
        <w:t xml:space="preserve"> </w:t>
      </w:r>
      <w:r>
        <w:t>devant</w:t>
      </w:r>
      <w:r>
        <w:rPr>
          <w:spacing w:val="29"/>
        </w:rPr>
        <w:t xml:space="preserve"> </w:t>
      </w:r>
      <w:r>
        <w:t>d’autres</w:t>
      </w:r>
      <w:r>
        <w:rPr>
          <w:spacing w:val="29"/>
        </w:rPr>
        <w:t xml:space="preserve"> </w:t>
      </w:r>
      <w:r>
        <w:t>problématiques</w:t>
      </w:r>
      <w:r>
        <w:rPr>
          <w:spacing w:val="29"/>
        </w:rPr>
        <w:t xml:space="preserve"> </w:t>
      </w:r>
      <w:r>
        <w:t>comme</w:t>
      </w:r>
      <w:r>
        <w:rPr>
          <w:spacing w:val="29"/>
        </w:rPr>
        <w:t xml:space="preserve"> </w:t>
      </w:r>
      <w:r>
        <w:t>la</w:t>
      </w:r>
      <w:r>
        <w:rPr>
          <w:spacing w:val="29"/>
        </w:rPr>
        <w:t xml:space="preserve"> </w:t>
      </w:r>
      <w:r>
        <w:t>protection de l’environnement, le système des retraites ou encore l’immigration</w:t>
      </w:r>
      <w:r w:rsidR="0076369C">
        <w:t xml:space="preserve"> </w:t>
      </w:r>
      <w:r w:rsidR="0076369C">
        <w:fldChar w:fldCharType="begin"/>
      </w:r>
      <w:r w:rsidR="007450B8">
        <w:instrText xml:space="preserve"> ADDIN ZOTERO_ITEM CSL_CITATION {"citationID":"xZQ0rLY2","properties":{"formattedCitation":"(UBS 2025)","plainCitation":"(UBS 2025)","dontUpdate":true,"noteIndex":0},"citationItems":[{"id":5459,"uris":["http://zotero.org/groups/6347865/items/HE7X6WNN"],"itemData":{"id":5459,"type":"document","citation-key":"ubsBarometrePreoccupationsUBS2025","publisher":"UBS","title":"Baromètre des préoccupations UBS 2025","URL":"https://www.ubs.com/ch/fr/microsites/worry-barometer.html","author":[{"family":"UBS","given":""}],"issued":{"date-parts":[["2025"]]}}}],"schema":"https://github.com/citation-style-language/schema/raw/master/csl-citation.json"} </w:instrText>
      </w:r>
      <w:r w:rsidR="0076369C">
        <w:fldChar w:fldCharType="separate"/>
      </w:r>
      <w:r w:rsidR="0076369C" w:rsidRPr="0076369C">
        <w:t>(UBS</w:t>
      </w:r>
      <w:r w:rsidR="0076369C">
        <w:t>,</w:t>
      </w:r>
      <w:r w:rsidR="0076369C" w:rsidRPr="0076369C">
        <w:t xml:space="preserve"> 2025)</w:t>
      </w:r>
      <w:r w:rsidR="0076369C">
        <w:fldChar w:fldCharType="end"/>
      </w:r>
      <w:r>
        <w:t>.</w:t>
      </w:r>
    </w:p>
    <w:p w14:paraId="21AB1282" w14:textId="6D17F3AA" w:rsidR="008725D2" w:rsidRDefault="00E4231E" w:rsidP="00F979B2">
      <w:pPr>
        <w:pStyle w:val="Corpsdetexte"/>
        <w:spacing w:before="194" w:line="283" w:lineRule="auto"/>
        <w:ind w:left="0" w:right="140"/>
      </w:pPr>
      <w:r>
        <w:t xml:space="preserve">La figure 1 </w:t>
      </w:r>
      <w:r w:rsidR="008725D2">
        <w:t>montre que cette préoccupation est le résultat de trente ans d’échec de la LAMal à remplir</w:t>
      </w:r>
      <w:r w:rsidR="008725D2">
        <w:rPr>
          <w:spacing w:val="-4"/>
        </w:rPr>
        <w:t xml:space="preserve"> </w:t>
      </w:r>
      <w:r w:rsidR="008725D2">
        <w:t>ses</w:t>
      </w:r>
      <w:r w:rsidR="008725D2">
        <w:rPr>
          <w:spacing w:val="-4"/>
        </w:rPr>
        <w:t xml:space="preserve"> </w:t>
      </w:r>
      <w:r w:rsidR="008725D2">
        <w:t>objectifs</w:t>
      </w:r>
      <w:r w:rsidR="008725D2">
        <w:rPr>
          <w:spacing w:val="-4"/>
        </w:rPr>
        <w:t xml:space="preserve"> </w:t>
      </w:r>
      <w:r w:rsidR="008725D2">
        <w:t>de</w:t>
      </w:r>
      <w:r w:rsidR="008725D2">
        <w:rPr>
          <w:spacing w:val="-4"/>
        </w:rPr>
        <w:t xml:space="preserve"> </w:t>
      </w:r>
      <w:r w:rsidR="008725D2">
        <w:t>frein</w:t>
      </w:r>
      <w:r w:rsidR="008725D2">
        <w:rPr>
          <w:spacing w:val="-4"/>
        </w:rPr>
        <w:t xml:space="preserve"> </w:t>
      </w:r>
      <w:r w:rsidR="008725D2">
        <w:t>à</w:t>
      </w:r>
      <w:r w:rsidR="008725D2">
        <w:rPr>
          <w:spacing w:val="-4"/>
        </w:rPr>
        <w:t xml:space="preserve"> </w:t>
      </w:r>
      <w:r w:rsidR="008725D2">
        <w:t>l’augmentation</w:t>
      </w:r>
      <w:r w:rsidR="008725D2">
        <w:rPr>
          <w:spacing w:val="-4"/>
        </w:rPr>
        <w:t xml:space="preserve"> </w:t>
      </w:r>
      <w:r w:rsidR="008725D2">
        <w:t>des</w:t>
      </w:r>
      <w:r w:rsidR="008725D2">
        <w:rPr>
          <w:spacing w:val="-4"/>
        </w:rPr>
        <w:t xml:space="preserve"> </w:t>
      </w:r>
      <w:r w:rsidR="008725D2">
        <w:t>primes.</w:t>
      </w:r>
      <w:r w:rsidR="008725D2">
        <w:rPr>
          <w:spacing w:val="-4"/>
        </w:rPr>
        <w:t xml:space="preserve"> </w:t>
      </w:r>
      <w:r w:rsidR="008725D2">
        <w:t>Depuis</w:t>
      </w:r>
      <w:r w:rsidR="008725D2">
        <w:rPr>
          <w:spacing w:val="-4"/>
        </w:rPr>
        <w:t xml:space="preserve"> </w:t>
      </w:r>
      <w:r w:rsidR="008725D2">
        <w:t>1999,</w:t>
      </w:r>
      <w:r w:rsidR="008725D2">
        <w:rPr>
          <w:spacing w:val="-4"/>
        </w:rPr>
        <w:t xml:space="preserve"> </w:t>
      </w:r>
      <w:r w:rsidR="008725D2">
        <w:t>l’indice</w:t>
      </w:r>
      <w:r w:rsidR="008725D2">
        <w:rPr>
          <w:spacing w:val="-4"/>
        </w:rPr>
        <w:t xml:space="preserve"> </w:t>
      </w:r>
      <w:r w:rsidR="008725D2">
        <w:t>des</w:t>
      </w:r>
      <w:r w:rsidR="008725D2">
        <w:rPr>
          <w:spacing w:val="-4"/>
        </w:rPr>
        <w:t xml:space="preserve"> </w:t>
      </w:r>
      <w:r w:rsidR="008725D2">
        <w:t>primes</w:t>
      </w:r>
      <w:r w:rsidR="008725D2">
        <w:rPr>
          <w:spacing w:val="-4"/>
        </w:rPr>
        <w:t xml:space="preserve"> </w:t>
      </w:r>
      <w:r w:rsidR="008725D2">
        <w:t>de l’assurance-maladie</w:t>
      </w:r>
      <w:r w:rsidR="008725D2">
        <w:rPr>
          <w:spacing w:val="-11"/>
        </w:rPr>
        <w:t xml:space="preserve"> </w:t>
      </w:r>
      <w:r w:rsidR="008725D2">
        <w:t>obligatoire</w:t>
      </w:r>
      <w:r w:rsidR="008725D2">
        <w:rPr>
          <w:spacing w:val="-11"/>
        </w:rPr>
        <w:t xml:space="preserve"> </w:t>
      </w:r>
      <w:r w:rsidR="008725D2">
        <w:t>calculée</w:t>
      </w:r>
      <w:r w:rsidR="008725D2">
        <w:rPr>
          <w:spacing w:val="-11"/>
        </w:rPr>
        <w:t xml:space="preserve"> </w:t>
      </w:r>
      <w:r w:rsidR="008725D2">
        <w:t>par</w:t>
      </w:r>
      <w:r w:rsidR="008725D2">
        <w:rPr>
          <w:spacing w:val="-11"/>
        </w:rPr>
        <w:t xml:space="preserve"> </w:t>
      </w:r>
      <w:r w:rsidR="008725D2">
        <w:t>l’Office</w:t>
      </w:r>
      <w:r w:rsidR="008725D2">
        <w:rPr>
          <w:spacing w:val="-11"/>
        </w:rPr>
        <w:t xml:space="preserve"> </w:t>
      </w:r>
      <w:r w:rsidR="008725D2">
        <w:t>fédéral</w:t>
      </w:r>
      <w:r w:rsidR="008725D2">
        <w:rPr>
          <w:spacing w:val="-11"/>
        </w:rPr>
        <w:t xml:space="preserve"> </w:t>
      </w:r>
      <w:r w:rsidR="008725D2">
        <w:t>de</w:t>
      </w:r>
      <w:r w:rsidR="008725D2">
        <w:rPr>
          <w:spacing w:val="-11"/>
        </w:rPr>
        <w:t xml:space="preserve"> </w:t>
      </w:r>
      <w:r w:rsidR="008725D2">
        <w:t>la</w:t>
      </w:r>
      <w:r w:rsidR="008725D2">
        <w:rPr>
          <w:spacing w:val="-11"/>
        </w:rPr>
        <w:t xml:space="preserve"> </w:t>
      </w:r>
      <w:r w:rsidR="008725D2">
        <w:t>statistique</w:t>
      </w:r>
      <w:r w:rsidR="008725D2">
        <w:rPr>
          <w:spacing w:val="-11"/>
        </w:rPr>
        <w:t xml:space="preserve"> </w:t>
      </w:r>
      <w:r w:rsidR="008725D2">
        <w:t>(OFS)</w:t>
      </w:r>
      <w:r w:rsidR="008725D2">
        <w:rPr>
          <w:spacing w:val="-11"/>
        </w:rPr>
        <w:t xml:space="preserve"> </w:t>
      </w:r>
      <w:r w:rsidR="008725D2">
        <w:t>a</w:t>
      </w:r>
      <w:r w:rsidR="008725D2">
        <w:rPr>
          <w:spacing w:val="-11"/>
        </w:rPr>
        <w:t xml:space="preserve"> </w:t>
      </w:r>
      <w:r w:rsidR="008725D2">
        <w:t>augmenté de</w:t>
      </w:r>
      <w:r w:rsidR="008725D2">
        <w:rPr>
          <w:spacing w:val="-2"/>
        </w:rPr>
        <w:t xml:space="preserve"> </w:t>
      </w:r>
      <w:r w:rsidR="008725D2">
        <w:t>3,2%</w:t>
      </w:r>
      <w:r w:rsidR="008725D2">
        <w:rPr>
          <w:spacing w:val="-2"/>
        </w:rPr>
        <w:t xml:space="preserve"> </w:t>
      </w:r>
      <w:r w:rsidR="008725D2">
        <w:t>chaque</w:t>
      </w:r>
      <w:r w:rsidR="008725D2">
        <w:rPr>
          <w:spacing w:val="-2"/>
        </w:rPr>
        <w:t xml:space="preserve"> </w:t>
      </w:r>
      <w:r w:rsidR="008725D2">
        <w:t>année</w:t>
      </w:r>
      <w:r w:rsidR="008725D2">
        <w:rPr>
          <w:spacing w:val="-2"/>
        </w:rPr>
        <w:t xml:space="preserve"> </w:t>
      </w:r>
      <w:r w:rsidR="008725D2">
        <w:t>en</w:t>
      </w:r>
      <w:r w:rsidR="008725D2">
        <w:rPr>
          <w:spacing w:val="-2"/>
        </w:rPr>
        <w:t xml:space="preserve"> </w:t>
      </w:r>
      <w:r w:rsidR="008725D2">
        <w:t>moyenne,</w:t>
      </w:r>
      <w:r w:rsidR="008725D2">
        <w:rPr>
          <w:spacing w:val="-2"/>
        </w:rPr>
        <w:t xml:space="preserve"> </w:t>
      </w:r>
      <w:r w:rsidR="008725D2">
        <w:t>pour</w:t>
      </w:r>
      <w:r w:rsidR="008725D2">
        <w:rPr>
          <w:spacing w:val="-2"/>
        </w:rPr>
        <w:t xml:space="preserve"> </w:t>
      </w:r>
      <w:r w:rsidR="008725D2">
        <w:t>un</w:t>
      </w:r>
      <w:r w:rsidR="008725D2">
        <w:rPr>
          <w:spacing w:val="-2"/>
        </w:rPr>
        <w:t xml:space="preserve"> </w:t>
      </w:r>
      <w:r w:rsidR="008725D2">
        <w:t>taux</w:t>
      </w:r>
      <w:r w:rsidR="008725D2">
        <w:rPr>
          <w:spacing w:val="-2"/>
        </w:rPr>
        <w:t xml:space="preserve"> </w:t>
      </w:r>
      <w:r w:rsidR="008725D2">
        <w:t>de</w:t>
      </w:r>
      <w:r w:rsidR="008725D2">
        <w:rPr>
          <w:spacing w:val="-2"/>
        </w:rPr>
        <w:t xml:space="preserve"> </w:t>
      </w:r>
      <w:r w:rsidR="008725D2">
        <w:t>croissance</w:t>
      </w:r>
      <w:r w:rsidR="008725D2">
        <w:rPr>
          <w:spacing w:val="-2"/>
        </w:rPr>
        <w:t xml:space="preserve"> </w:t>
      </w:r>
      <w:r w:rsidR="008725D2">
        <w:t>total</w:t>
      </w:r>
      <w:r w:rsidR="008725D2">
        <w:rPr>
          <w:spacing w:val="-2"/>
        </w:rPr>
        <w:t xml:space="preserve"> </w:t>
      </w:r>
      <w:r w:rsidR="008725D2">
        <w:t>de</w:t>
      </w:r>
      <w:r w:rsidR="008725D2">
        <w:rPr>
          <w:spacing w:val="-2"/>
        </w:rPr>
        <w:t xml:space="preserve"> </w:t>
      </w:r>
      <w:r w:rsidR="008725D2">
        <w:t>l’indice</w:t>
      </w:r>
      <w:r w:rsidR="008725D2">
        <w:rPr>
          <w:spacing w:val="-2"/>
        </w:rPr>
        <w:t xml:space="preserve"> </w:t>
      </w:r>
      <w:r w:rsidR="008725D2">
        <w:t>de</w:t>
      </w:r>
      <w:r w:rsidR="008725D2">
        <w:rPr>
          <w:spacing w:val="-2"/>
        </w:rPr>
        <w:t xml:space="preserve"> </w:t>
      </w:r>
      <w:r w:rsidR="008725D2">
        <w:t>123%</w:t>
      </w:r>
      <w:r w:rsidR="008725D2">
        <w:rPr>
          <w:spacing w:val="-2"/>
        </w:rPr>
        <w:t xml:space="preserve"> </w:t>
      </w:r>
      <w:r w:rsidR="008725D2">
        <w:t xml:space="preserve">entre 1999 et 2025. Cette croissance surpasse largement celle du PIB réel et de l’indice des salaires réels, qui stagne depuis le milieu des années 2010. L’évolution des salaires réels est d’ailleurs surestimée, car l’indice des prix à la consommation (IPC) utilisé pour déflater l’indice des salaires nominaux par l’OFS ne prend pas en compte les primes de l’assurance-maladie. Il est donc fort probable que la stagnation des salaires réels visible dans la </w:t>
      </w:r>
      <w:r>
        <w:t xml:space="preserve">figure 1 </w:t>
      </w:r>
      <w:r w:rsidR="008725D2">
        <w:t>cache en réalité une baisse à cause de l’inflation des primes.</w:t>
      </w:r>
    </w:p>
    <w:p w14:paraId="3AF1D4A7" w14:textId="79BD800F" w:rsidR="008725D2" w:rsidRDefault="00000000">
      <w:pPr>
        <w:pStyle w:val="Corpsdetexte"/>
        <w:spacing w:before="6"/>
        <w:ind w:left="0"/>
        <w:jc w:val="left"/>
        <w:rPr>
          <w:sz w:val="20"/>
        </w:rPr>
      </w:pPr>
      <w:r>
        <w:rPr>
          <w:noProof/>
          <w:sz w:val="20"/>
        </w:rPr>
        <w:drawing>
          <wp:anchor distT="0" distB="0" distL="0" distR="0" simplePos="0" relativeHeight="251667456" behindDoc="1" locked="0" layoutInCell="1" allowOverlap="1" wp14:anchorId="1821D1AB" wp14:editId="7BF55EBB">
            <wp:simplePos x="0" y="0"/>
            <wp:positionH relativeFrom="page">
              <wp:posOffset>1993247</wp:posOffset>
            </wp:positionH>
            <wp:positionV relativeFrom="paragraph">
              <wp:posOffset>165659</wp:posOffset>
            </wp:positionV>
            <wp:extent cx="3574174" cy="346329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3574174" cy="3463290"/>
                    </a:xfrm>
                    <a:prstGeom prst="rect">
                      <a:avLst/>
                    </a:prstGeom>
                  </pic:spPr>
                </pic:pic>
              </a:graphicData>
            </a:graphic>
            <wp14:sizeRelH relativeFrom="margin">
              <wp14:pctWidth>0</wp14:pctWidth>
            </wp14:sizeRelH>
          </wp:anchor>
        </w:drawing>
      </w:r>
    </w:p>
    <w:p w14:paraId="11DFBF6C" w14:textId="2D6FA334" w:rsidR="00270DCA" w:rsidRPr="00E32EF4" w:rsidRDefault="00000000" w:rsidP="00270DCA">
      <w:pPr>
        <w:spacing w:before="237" w:line="307" w:lineRule="auto"/>
        <w:ind w:left="1044" w:hanging="896"/>
        <w:rPr>
          <w:sz w:val="20"/>
          <w:szCs w:val="20"/>
          <w:rPrChange w:id="267" w:author="Auteur">
            <w:rPr/>
          </w:rPrChange>
        </w:rPr>
      </w:pPr>
      <w:bookmarkStart w:id="268" w:name="_bookmark8"/>
      <w:bookmarkEnd w:id="268"/>
      <w:r w:rsidRPr="00E32EF4">
        <w:rPr>
          <w:rPrChange w:id="269" w:author="Auteur">
            <w:rPr>
              <w:sz w:val="24"/>
              <w:szCs w:val="24"/>
            </w:rPr>
          </w:rPrChange>
        </w:rPr>
        <w:t>Fig</w:t>
      </w:r>
      <w:r w:rsidR="00E4231E" w:rsidRPr="00E32EF4">
        <w:rPr>
          <w:rPrChange w:id="270" w:author="Auteur">
            <w:rPr>
              <w:sz w:val="24"/>
              <w:szCs w:val="24"/>
            </w:rPr>
          </w:rPrChange>
        </w:rPr>
        <w:t>ure</w:t>
      </w:r>
      <w:r w:rsidRPr="00E32EF4">
        <w:rPr>
          <w:rPrChange w:id="271" w:author="Auteur">
            <w:rPr>
              <w:sz w:val="24"/>
              <w:szCs w:val="24"/>
            </w:rPr>
          </w:rPrChange>
        </w:rPr>
        <w:t>.</w:t>
      </w:r>
      <w:r w:rsidRPr="00E32EF4">
        <w:rPr>
          <w:spacing w:val="-4"/>
          <w:rPrChange w:id="272" w:author="Auteur">
            <w:rPr>
              <w:spacing w:val="-4"/>
              <w:sz w:val="24"/>
              <w:szCs w:val="24"/>
            </w:rPr>
          </w:rPrChange>
        </w:rPr>
        <w:t xml:space="preserve"> </w:t>
      </w:r>
      <w:r w:rsidRPr="00E32EF4">
        <w:rPr>
          <w:rPrChange w:id="273" w:author="Auteur">
            <w:rPr>
              <w:sz w:val="24"/>
              <w:szCs w:val="24"/>
            </w:rPr>
          </w:rPrChange>
        </w:rPr>
        <w:t>1.</w:t>
      </w:r>
      <w:r w:rsidRPr="00E32EF4">
        <w:rPr>
          <w:spacing w:val="-4"/>
          <w:rPrChange w:id="274" w:author="Auteur">
            <w:rPr>
              <w:spacing w:val="-4"/>
              <w:sz w:val="24"/>
              <w:szCs w:val="24"/>
            </w:rPr>
          </w:rPrChange>
        </w:rPr>
        <w:t xml:space="preserve"> </w:t>
      </w:r>
      <w:r w:rsidRPr="00E32EF4">
        <w:rPr>
          <w:rPrChange w:id="275" w:author="Auteur">
            <w:rPr>
              <w:sz w:val="24"/>
              <w:szCs w:val="24"/>
            </w:rPr>
          </w:rPrChange>
        </w:rPr>
        <w:t>–</w:t>
      </w:r>
      <w:r w:rsidRPr="00E32EF4">
        <w:rPr>
          <w:spacing w:val="-4"/>
          <w:rPrChange w:id="276" w:author="Auteur">
            <w:rPr>
              <w:spacing w:val="-4"/>
              <w:sz w:val="24"/>
              <w:szCs w:val="24"/>
            </w:rPr>
          </w:rPrChange>
        </w:rPr>
        <w:t xml:space="preserve"> </w:t>
      </w:r>
      <w:r w:rsidRPr="00E32EF4">
        <w:rPr>
          <w:rPrChange w:id="277" w:author="Auteur">
            <w:rPr>
              <w:sz w:val="24"/>
              <w:szCs w:val="24"/>
            </w:rPr>
          </w:rPrChange>
        </w:rPr>
        <w:t>Évolution</w:t>
      </w:r>
      <w:r w:rsidRPr="00E32EF4">
        <w:rPr>
          <w:spacing w:val="-3"/>
          <w:rPrChange w:id="278" w:author="Auteur">
            <w:rPr>
              <w:spacing w:val="-3"/>
              <w:sz w:val="24"/>
              <w:szCs w:val="24"/>
            </w:rPr>
          </w:rPrChange>
        </w:rPr>
        <w:t xml:space="preserve"> </w:t>
      </w:r>
      <w:r w:rsidRPr="00E32EF4">
        <w:rPr>
          <w:rPrChange w:id="279" w:author="Auteur">
            <w:rPr>
              <w:sz w:val="24"/>
              <w:szCs w:val="24"/>
            </w:rPr>
          </w:rPrChange>
        </w:rPr>
        <w:t>de</w:t>
      </w:r>
      <w:r w:rsidRPr="00E32EF4">
        <w:rPr>
          <w:spacing w:val="-3"/>
          <w:rPrChange w:id="280" w:author="Auteur">
            <w:rPr>
              <w:spacing w:val="-3"/>
              <w:sz w:val="24"/>
              <w:szCs w:val="24"/>
            </w:rPr>
          </w:rPrChange>
        </w:rPr>
        <w:t xml:space="preserve"> </w:t>
      </w:r>
      <w:r w:rsidRPr="00E32EF4">
        <w:rPr>
          <w:rPrChange w:id="281" w:author="Auteur">
            <w:rPr>
              <w:sz w:val="24"/>
              <w:szCs w:val="24"/>
            </w:rPr>
          </w:rPrChange>
        </w:rPr>
        <w:t>l’indice</w:t>
      </w:r>
      <w:r w:rsidRPr="00E32EF4">
        <w:rPr>
          <w:spacing w:val="-3"/>
          <w:rPrChange w:id="282" w:author="Auteur">
            <w:rPr>
              <w:spacing w:val="-3"/>
              <w:sz w:val="24"/>
              <w:szCs w:val="24"/>
            </w:rPr>
          </w:rPrChange>
        </w:rPr>
        <w:t xml:space="preserve"> </w:t>
      </w:r>
      <w:r w:rsidRPr="00E32EF4">
        <w:rPr>
          <w:rPrChange w:id="283" w:author="Auteur">
            <w:rPr>
              <w:sz w:val="24"/>
              <w:szCs w:val="24"/>
            </w:rPr>
          </w:rPrChange>
        </w:rPr>
        <w:t>des</w:t>
      </w:r>
      <w:r w:rsidRPr="00E32EF4">
        <w:rPr>
          <w:spacing w:val="-3"/>
          <w:rPrChange w:id="284" w:author="Auteur">
            <w:rPr>
              <w:spacing w:val="-3"/>
              <w:sz w:val="24"/>
              <w:szCs w:val="24"/>
            </w:rPr>
          </w:rPrChange>
        </w:rPr>
        <w:t xml:space="preserve"> </w:t>
      </w:r>
      <w:r w:rsidRPr="00E32EF4">
        <w:rPr>
          <w:rPrChange w:id="285" w:author="Auteur">
            <w:rPr>
              <w:sz w:val="24"/>
              <w:szCs w:val="24"/>
            </w:rPr>
          </w:rPrChange>
        </w:rPr>
        <w:t>primes</w:t>
      </w:r>
      <w:r w:rsidRPr="00E32EF4">
        <w:rPr>
          <w:spacing w:val="-3"/>
          <w:rPrChange w:id="286" w:author="Auteur">
            <w:rPr>
              <w:spacing w:val="-3"/>
              <w:sz w:val="24"/>
              <w:szCs w:val="24"/>
            </w:rPr>
          </w:rPrChange>
        </w:rPr>
        <w:t xml:space="preserve"> </w:t>
      </w:r>
      <w:r w:rsidRPr="00E32EF4">
        <w:rPr>
          <w:rPrChange w:id="287" w:author="Auteur">
            <w:rPr>
              <w:sz w:val="24"/>
              <w:szCs w:val="24"/>
            </w:rPr>
          </w:rPrChange>
        </w:rPr>
        <w:t>d’assurance-maladie</w:t>
      </w:r>
      <w:r w:rsidRPr="00E32EF4">
        <w:rPr>
          <w:spacing w:val="-3"/>
          <w:rPrChange w:id="288" w:author="Auteur">
            <w:rPr>
              <w:spacing w:val="-3"/>
              <w:sz w:val="24"/>
              <w:szCs w:val="24"/>
            </w:rPr>
          </w:rPrChange>
        </w:rPr>
        <w:t xml:space="preserve"> </w:t>
      </w:r>
      <w:r w:rsidRPr="00E32EF4">
        <w:rPr>
          <w:rPrChange w:id="289" w:author="Auteur">
            <w:rPr>
              <w:sz w:val="24"/>
              <w:szCs w:val="24"/>
            </w:rPr>
          </w:rPrChange>
        </w:rPr>
        <w:t>(IPAM)</w:t>
      </w:r>
      <w:r w:rsidRPr="00E32EF4">
        <w:rPr>
          <w:spacing w:val="-3"/>
          <w:rPrChange w:id="290" w:author="Auteur">
            <w:rPr>
              <w:spacing w:val="-3"/>
              <w:sz w:val="24"/>
              <w:szCs w:val="24"/>
            </w:rPr>
          </w:rPrChange>
        </w:rPr>
        <w:t xml:space="preserve"> </w:t>
      </w:r>
      <w:r w:rsidRPr="00E32EF4">
        <w:rPr>
          <w:rPrChange w:id="291" w:author="Auteur">
            <w:rPr>
              <w:sz w:val="24"/>
              <w:szCs w:val="24"/>
            </w:rPr>
          </w:rPrChange>
        </w:rPr>
        <w:t>en</w:t>
      </w:r>
      <w:r w:rsidRPr="00E32EF4">
        <w:rPr>
          <w:spacing w:val="-3"/>
          <w:rPrChange w:id="292" w:author="Auteur">
            <w:rPr>
              <w:spacing w:val="-3"/>
              <w:sz w:val="24"/>
              <w:szCs w:val="24"/>
            </w:rPr>
          </w:rPrChange>
        </w:rPr>
        <w:t xml:space="preserve"> </w:t>
      </w:r>
      <w:r w:rsidRPr="00E32EF4">
        <w:rPr>
          <w:rPrChange w:id="293" w:author="Auteur">
            <w:rPr>
              <w:sz w:val="24"/>
              <w:szCs w:val="24"/>
            </w:rPr>
          </w:rPrChange>
        </w:rPr>
        <w:t>Suisse</w:t>
      </w:r>
      <w:r w:rsidRPr="00E32EF4">
        <w:rPr>
          <w:spacing w:val="-3"/>
          <w:rPrChange w:id="294" w:author="Auteur">
            <w:rPr>
              <w:spacing w:val="-3"/>
              <w:sz w:val="24"/>
              <w:szCs w:val="24"/>
            </w:rPr>
          </w:rPrChange>
        </w:rPr>
        <w:t xml:space="preserve"> </w:t>
      </w:r>
      <w:r w:rsidRPr="00E32EF4">
        <w:rPr>
          <w:rPrChange w:id="295" w:author="Auteur">
            <w:rPr>
              <w:sz w:val="24"/>
              <w:szCs w:val="24"/>
            </w:rPr>
          </w:rPrChange>
        </w:rPr>
        <w:t>de</w:t>
      </w:r>
      <w:r w:rsidRPr="00E32EF4">
        <w:rPr>
          <w:spacing w:val="-3"/>
          <w:rPrChange w:id="296" w:author="Auteur">
            <w:rPr>
              <w:spacing w:val="-3"/>
              <w:sz w:val="24"/>
              <w:szCs w:val="24"/>
            </w:rPr>
          </w:rPrChange>
        </w:rPr>
        <w:t xml:space="preserve"> </w:t>
      </w:r>
      <w:r w:rsidRPr="00E32EF4">
        <w:rPr>
          <w:rPrChange w:id="297" w:author="Auteur">
            <w:rPr>
              <w:sz w:val="24"/>
              <w:szCs w:val="24"/>
            </w:rPr>
          </w:rPrChange>
        </w:rPr>
        <w:t>1999</w:t>
      </w:r>
      <w:r w:rsidRPr="00E32EF4">
        <w:rPr>
          <w:spacing w:val="-3"/>
          <w:rPrChange w:id="298" w:author="Auteur">
            <w:rPr>
              <w:spacing w:val="-3"/>
              <w:sz w:val="24"/>
              <w:szCs w:val="24"/>
            </w:rPr>
          </w:rPrChange>
        </w:rPr>
        <w:t xml:space="preserve"> </w:t>
      </w:r>
      <w:r w:rsidRPr="00E32EF4">
        <w:rPr>
          <w:rPrChange w:id="299" w:author="Auteur">
            <w:rPr>
              <w:sz w:val="24"/>
              <w:szCs w:val="24"/>
            </w:rPr>
          </w:rPrChange>
        </w:rPr>
        <w:t>à</w:t>
      </w:r>
      <w:r w:rsidRPr="00E32EF4">
        <w:rPr>
          <w:spacing w:val="-3"/>
          <w:rPrChange w:id="300" w:author="Auteur">
            <w:rPr>
              <w:spacing w:val="-3"/>
              <w:sz w:val="24"/>
              <w:szCs w:val="24"/>
            </w:rPr>
          </w:rPrChange>
        </w:rPr>
        <w:t xml:space="preserve"> </w:t>
      </w:r>
      <w:r w:rsidRPr="00E32EF4">
        <w:rPr>
          <w:rPrChange w:id="301" w:author="Auteur">
            <w:rPr>
              <w:sz w:val="24"/>
              <w:szCs w:val="24"/>
            </w:rPr>
          </w:rPrChange>
        </w:rPr>
        <w:t>2025,</w:t>
      </w:r>
      <w:r w:rsidRPr="00E32EF4">
        <w:rPr>
          <w:spacing w:val="-3"/>
          <w:rPrChange w:id="302" w:author="Auteur">
            <w:rPr>
              <w:spacing w:val="-3"/>
              <w:sz w:val="24"/>
              <w:szCs w:val="24"/>
            </w:rPr>
          </w:rPrChange>
        </w:rPr>
        <w:t xml:space="preserve"> </w:t>
      </w:r>
      <w:r w:rsidRPr="00E32EF4">
        <w:rPr>
          <w:rPrChange w:id="303" w:author="Auteur">
            <w:rPr>
              <w:sz w:val="24"/>
              <w:szCs w:val="24"/>
            </w:rPr>
          </w:rPrChange>
        </w:rPr>
        <w:t>en</w:t>
      </w:r>
      <w:r w:rsidRPr="00E32EF4">
        <w:rPr>
          <w:spacing w:val="-3"/>
          <w:rPrChange w:id="304" w:author="Auteur">
            <w:rPr>
              <w:spacing w:val="-3"/>
              <w:sz w:val="24"/>
              <w:szCs w:val="24"/>
            </w:rPr>
          </w:rPrChange>
        </w:rPr>
        <w:t xml:space="preserve"> </w:t>
      </w:r>
      <w:r w:rsidRPr="00E32EF4">
        <w:rPr>
          <w:rPrChange w:id="305" w:author="Auteur">
            <w:rPr>
              <w:sz w:val="24"/>
              <w:szCs w:val="24"/>
            </w:rPr>
          </w:rPrChange>
        </w:rPr>
        <w:t>comparaison</w:t>
      </w:r>
      <w:r w:rsidRPr="00E32EF4">
        <w:rPr>
          <w:spacing w:val="-3"/>
          <w:rPrChange w:id="306" w:author="Auteur">
            <w:rPr>
              <w:spacing w:val="-3"/>
              <w:sz w:val="24"/>
              <w:szCs w:val="24"/>
            </w:rPr>
          </w:rPrChange>
        </w:rPr>
        <w:t xml:space="preserve"> </w:t>
      </w:r>
      <w:r w:rsidRPr="00E32EF4">
        <w:rPr>
          <w:rPrChange w:id="307" w:author="Auteur">
            <w:rPr>
              <w:sz w:val="24"/>
              <w:szCs w:val="24"/>
            </w:rPr>
          </w:rPrChange>
        </w:rPr>
        <w:t>avec</w:t>
      </w:r>
      <w:r w:rsidRPr="00E32EF4">
        <w:rPr>
          <w:spacing w:val="-3"/>
          <w:rPrChange w:id="308" w:author="Auteur">
            <w:rPr>
              <w:spacing w:val="-3"/>
              <w:sz w:val="24"/>
              <w:szCs w:val="24"/>
            </w:rPr>
          </w:rPrChange>
        </w:rPr>
        <w:t xml:space="preserve"> </w:t>
      </w:r>
      <w:r w:rsidRPr="00E32EF4">
        <w:rPr>
          <w:rPrChange w:id="309" w:author="Auteur">
            <w:rPr>
              <w:sz w:val="24"/>
              <w:szCs w:val="24"/>
            </w:rPr>
          </w:rPrChange>
        </w:rPr>
        <w:t>l’évolution</w:t>
      </w:r>
      <w:r w:rsidRPr="00E32EF4">
        <w:rPr>
          <w:spacing w:val="-3"/>
          <w:rPrChange w:id="310" w:author="Auteur">
            <w:rPr>
              <w:spacing w:val="-3"/>
              <w:sz w:val="24"/>
              <w:szCs w:val="24"/>
            </w:rPr>
          </w:rPrChange>
        </w:rPr>
        <w:t xml:space="preserve"> </w:t>
      </w:r>
      <w:r w:rsidRPr="00E32EF4">
        <w:rPr>
          <w:rPrChange w:id="311" w:author="Auteur">
            <w:rPr>
              <w:sz w:val="24"/>
              <w:szCs w:val="24"/>
            </w:rPr>
          </w:rPrChange>
        </w:rPr>
        <w:t>des</w:t>
      </w:r>
      <w:r w:rsidRPr="00E32EF4">
        <w:rPr>
          <w:spacing w:val="-3"/>
          <w:rPrChange w:id="312" w:author="Auteur">
            <w:rPr>
              <w:spacing w:val="-3"/>
              <w:sz w:val="24"/>
              <w:szCs w:val="24"/>
            </w:rPr>
          </w:rPrChange>
        </w:rPr>
        <w:t xml:space="preserve"> </w:t>
      </w:r>
      <w:r w:rsidRPr="00E32EF4">
        <w:rPr>
          <w:rPrChange w:id="313" w:author="Auteur">
            <w:rPr>
              <w:sz w:val="24"/>
              <w:szCs w:val="24"/>
            </w:rPr>
          </w:rPrChange>
        </w:rPr>
        <w:t>coûts</w:t>
      </w:r>
      <w:r w:rsidRPr="00E32EF4">
        <w:rPr>
          <w:spacing w:val="-3"/>
          <w:rPrChange w:id="314" w:author="Auteur">
            <w:rPr>
              <w:spacing w:val="-3"/>
              <w:sz w:val="24"/>
              <w:szCs w:val="24"/>
            </w:rPr>
          </w:rPrChange>
        </w:rPr>
        <w:t xml:space="preserve"> </w:t>
      </w:r>
      <w:r w:rsidRPr="00E32EF4">
        <w:rPr>
          <w:rPrChange w:id="315" w:author="Auteur">
            <w:rPr>
              <w:sz w:val="24"/>
              <w:szCs w:val="24"/>
            </w:rPr>
          </w:rPrChange>
        </w:rPr>
        <w:t>de</w:t>
      </w:r>
      <w:r w:rsidRPr="00E32EF4">
        <w:rPr>
          <w:spacing w:val="-3"/>
          <w:rPrChange w:id="316" w:author="Auteur">
            <w:rPr>
              <w:spacing w:val="-3"/>
              <w:sz w:val="24"/>
              <w:szCs w:val="24"/>
            </w:rPr>
          </w:rPrChange>
        </w:rPr>
        <w:t xml:space="preserve"> </w:t>
      </w:r>
      <w:r w:rsidRPr="00E32EF4">
        <w:rPr>
          <w:rPrChange w:id="317" w:author="Auteur">
            <w:rPr>
              <w:sz w:val="24"/>
              <w:szCs w:val="24"/>
            </w:rPr>
          </w:rPrChange>
        </w:rPr>
        <w:t>la</w:t>
      </w:r>
      <w:r w:rsidRPr="00E32EF4">
        <w:rPr>
          <w:spacing w:val="-3"/>
          <w:rPrChange w:id="318" w:author="Auteur">
            <w:rPr>
              <w:spacing w:val="-3"/>
              <w:sz w:val="24"/>
              <w:szCs w:val="24"/>
            </w:rPr>
          </w:rPrChange>
        </w:rPr>
        <w:t xml:space="preserve"> </w:t>
      </w:r>
      <w:r w:rsidRPr="00E32EF4">
        <w:rPr>
          <w:rPrChange w:id="319" w:author="Auteur">
            <w:rPr>
              <w:sz w:val="24"/>
              <w:szCs w:val="24"/>
            </w:rPr>
          </w:rPrChange>
        </w:rPr>
        <w:t>santé</w:t>
      </w:r>
      <w:r w:rsidRPr="00E32EF4">
        <w:rPr>
          <w:spacing w:val="-3"/>
          <w:rPrChange w:id="320" w:author="Auteur">
            <w:rPr>
              <w:spacing w:val="-3"/>
              <w:sz w:val="24"/>
              <w:szCs w:val="24"/>
            </w:rPr>
          </w:rPrChange>
        </w:rPr>
        <w:t xml:space="preserve"> </w:t>
      </w:r>
      <w:r w:rsidRPr="00E32EF4">
        <w:rPr>
          <w:rPrChange w:id="321" w:author="Auteur">
            <w:rPr>
              <w:sz w:val="24"/>
              <w:szCs w:val="24"/>
            </w:rPr>
          </w:rPrChange>
        </w:rPr>
        <w:t>par</w:t>
      </w:r>
      <w:r w:rsidRPr="00E32EF4">
        <w:rPr>
          <w:spacing w:val="40"/>
          <w:rPrChange w:id="322" w:author="Auteur">
            <w:rPr>
              <w:spacing w:val="40"/>
              <w:sz w:val="24"/>
              <w:szCs w:val="24"/>
            </w:rPr>
          </w:rPrChange>
        </w:rPr>
        <w:t xml:space="preserve"> </w:t>
      </w:r>
      <w:r w:rsidRPr="00E32EF4">
        <w:rPr>
          <w:rPrChange w:id="323" w:author="Auteur">
            <w:rPr>
              <w:sz w:val="24"/>
              <w:szCs w:val="24"/>
            </w:rPr>
          </w:rPrChange>
        </w:rPr>
        <w:t xml:space="preserve">habitants, du PIB réel (indice en chaine, référence 2020), et des indices de salaires nominaux et réels. </w:t>
      </w:r>
      <w:r w:rsidR="0071627E" w:rsidRPr="00E32EF4">
        <w:rPr>
          <w:rPrChange w:id="324" w:author="Auteur">
            <w:rPr>
              <w:sz w:val="24"/>
              <w:szCs w:val="24"/>
            </w:rPr>
          </w:rPrChange>
        </w:rPr>
        <w:t>Sources :</w:t>
      </w:r>
      <w:r w:rsidRPr="00E32EF4">
        <w:rPr>
          <w:rPrChange w:id="325" w:author="Auteur">
            <w:rPr>
              <w:sz w:val="24"/>
              <w:szCs w:val="24"/>
            </w:rPr>
          </w:rPrChange>
        </w:rPr>
        <w:t xml:space="preserve"> OFS, OFSP, SEC</w:t>
      </w:r>
      <w:r w:rsidR="00270DCA" w:rsidRPr="00E32EF4">
        <w:rPr>
          <w:rPrChange w:id="326" w:author="Auteur">
            <w:rPr>
              <w:sz w:val="24"/>
              <w:szCs w:val="24"/>
            </w:rPr>
          </w:rPrChange>
        </w:rPr>
        <w:t>O</w:t>
      </w:r>
    </w:p>
    <w:p w14:paraId="4FBF52BF" w14:textId="5DCC3213" w:rsidR="008725D2" w:rsidRDefault="00270DCA" w:rsidP="00270DCA">
      <w:pPr>
        <w:pStyle w:val="Corpsdetexte"/>
        <w:spacing w:before="133" w:line="283" w:lineRule="auto"/>
        <w:ind w:left="0" w:right="95"/>
      </w:pPr>
      <w:r>
        <w:t xml:space="preserve">L’augmentation des coûts de la santé est souvent </w:t>
      </w:r>
      <w:r w:rsidR="0072031D">
        <w:t>mentionnée</w:t>
      </w:r>
      <w:r>
        <w:t xml:space="preserve"> comme le principal facteur explicatif</w:t>
      </w:r>
      <w:r>
        <w:rPr>
          <w:spacing w:val="-6"/>
        </w:rPr>
        <w:t xml:space="preserve"> </w:t>
      </w:r>
      <w:r>
        <w:t>derrière</w:t>
      </w:r>
      <w:r>
        <w:rPr>
          <w:spacing w:val="-6"/>
        </w:rPr>
        <w:t xml:space="preserve"> </w:t>
      </w:r>
      <w:r>
        <w:t>l’augmentation</w:t>
      </w:r>
      <w:r>
        <w:rPr>
          <w:spacing w:val="-6"/>
        </w:rPr>
        <w:t xml:space="preserve"> </w:t>
      </w:r>
      <w:r>
        <w:t>des</w:t>
      </w:r>
      <w:r>
        <w:rPr>
          <w:spacing w:val="-6"/>
        </w:rPr>
        <w:t xml:space="preserve"> </w:t>
      </w:r>
      <w:r>
        <w:t>primes.</w:t>
      </w:r>
      <w:r w:rsidR="00AE519C">
        <w:t xml:space="preserve"> Certaines contributions ont cependant tenté de souligner d’autres facteurs</w:t>
      </w:r>
      <w:r>
        <w:t>.</w:t>
      </w:r>
      <w:r w:rsidR="00AE519C">
        <w:t xml:space="preserve"> Par exemple,</w:t>
      </w:r>
      <w:r>
        <w:t xml:space="preserve"> </w:t>
      </w:r>
      <w:r w:rsidR="00AE519C">
        <w:t xml:space="preserve">le </w:t>
      </w:r>
      <w:r>
        <w:t xml:space="preserve">découplage </w:t>
      </w:r>
      <w:r w:rsidR="00AE519C">
        <w:t xml:space="preserve">visible dans la figure 1 </w:t>
      </w:r>
      <w:r>
        <w:t xml:space="preserve">entre primes et </w:t>
      </w:r>
      <w:r>
        <w:lastRenderedPageBreak/>
        <w:t>coûts de la santé avait retenu l’attention de l’organisation professionnelle des médecins</w:t>
      </w:r>
      <w:r>
        <w:rPr>
          <w:spacing w:val="-5"/>
        </w:rPr>
        <w:t xml:space="preserve"> </w:t>
      </w:r>
      <w:r>
        <w:t>suisses (FMH) qui, en 2022, avait publié une note déplorant le «</w:t>
      </w:r>
      <w:r w:rsidR="00B7170A">
        <w:t xml:space="preserve"> </w:t>
      </w:r>
      <w:r>
        <w:t>procédé particulièrement discutable</w:t>
      </w:r>
      <w:r w:rsidR="00B7170A">
        <w:rPr>
          <w:spacing w:val="-15"/>
        </w:rPr>
        <w:t xml:space="preserve"> </w:t>
      </w:r>
      <w:r>
        <w:t>» d’associer l’évolution des primes à celle des coûts de la santé. De leur point</w:t>
      </w:r>
      <w:r>
        <w:rPr>
          <w:spacing w:val="30"/>
        </w:rPr>
        <w:t xml:space="preserve"> </w:t>
      </w:r>
      <w:r>
        <w:t>de</w:t>
      </w:r>
      <w:r>
        <w:rPr>
          <w:spacing w:val="30"/>
        </w:rPr>
        <w:t xml:space="preserve"> </w:t>
      </w:r>
      <w:r>
        <w:t>vue,</w:t>
      </w:r>
      <w:r>
        <w:rPr>
          <w:spacing w:val="30"/>
        </w:rPr>
        <w:t xml:space="preserve"> </w:t>
      </w:r>
      <w:r>
        <w:t>un</w:t>
      </w:r>
      <w:r>
        <w:rPr>
          <w:spacing w:val="30"/>
        </w:rPr>
        <w:t xml:space="preserve"> </w:t>
      </w:r>
      <w:r>
        <w:t>facteur</w:t>
      </w:r>
      <w:r>
        <w:rPr>
          <w:spacing w:val="30"/>
        </w:rPr>
        <w:t xml:space="preserve"> </w:t>
      </w:r>
      <w:r>
        <w:t>important</w:t>
      </w:r>
      <w:r>
        <w:rPr>
          <w:spacing w:val="30"/>
        </w:rPr>
        <w:t xml:space="preserve"> </w:t>
      </w:r>
      <w:r>
        <w:t>derrière</w:t>
      </w:r>
      <w:r>
        <w:rPr>
          <w:spacing w:val="30"/>
        </w:rPr>
        <w:t xml:space="preserve"> </w:t>
      </w:r>
      <w:r>
        <w:t>l’augmentation</w:t>
      </w:r>
      <w:r>
        <w:rPr>
          <w:spacing w:val="30"/>
        </w:rPr>
        <w:t xml:space="preserve"> </w:t>
      </w:r>
      <w:r>
        <w:t>des</w:t>
      </w:r>
      <w:r>
        <w:rPr>
          <w:spacing w:val="30"/>
        </w:rPr>
        <w:t xml:space="preserve"> </w:t>
      </w:r>
      <w:r>
        <w:t>primes</w:t>
      </w:r>
      <w:r>
        <w:rPr>
          <w:spacing w:val="30"/>
        </w:rPr>
        <w:t xml:space="preserve"> </w:t>
      </w:r>
      <w:r>
        <w:t>est</w:t>
      </w:r>
      <w:r>
        <w:rPr>
          <w:spacing w:val="30"/>
        </w:rPr>
        <w:t xml:space="preserve"> </w:t>
      </w:r>
      <w:r>
        <w:t>la</w:t>
      </w:r>
      <w:r>
        <w:rPr>
          <w:spacing w:val="30"/>
        </w:rPr>
        <w:t xml:space="preserve"> </w:t>
      </w:r>
      <w:r>
        <w:t>part</w:t>
      </w:r>
      <w:r>
        <w:rPr>
          <w:spacing w:val="30"/>
        </w:rPr>
        <w:t xml:space="preserve"> </w:t>
      </w:r>
      <w:r>
        <w:t>croissante du</w:t>
      </w:r>
      <w:r>
        <w:rPr>
          <w:spacing w:val="-1"/>
        </w:rPr>
        <w:t xml:space="preserve"> </w:t>
      </w:r>
      <w:r>
        <w:t>financement du système de santé supportée par les primes</w:t>
      </w:r>
      <w:r w:rsidR="00AC53D0">
        <w:t xml:space="preserve"> </w:t>
      </w:r>
      <w:r w:rsidR="00AC53D0">
        <w:fldChar w:fldCharType="begin"/>
      </w:r>
      <w:r w:rsidR="007450B8">
        <w:instrText xml:space="preserve"> ADDIN ZOTERO_ITEM CSL_CITATION {"citationID":"2iZSNB3v","properties":{"formattedCitation":"(Wille et Gilli 2022)","plainCitation":"(Wille et Gilli 2022)","dontUpdate":true,"noteIndex":0},"citationItems":[{"id":5452,"uris":["http://zotero.org/groups/6347865/items/X65HTREX"],"itemData":{"id":5452,"type":"article-journal","citation-key":"willePrimesAugmententQue2022","container-title":"Bulletin des médecins suisses","issue":"21-22","page":"702-704","title":"Les primes augmentent plus que les coûts","volume":"103","author":[{"family":"Wille","given":"Nora"},{"family":"Gilli","given":"Yvonne"}],"issued":{"date-parts":[["2022"]]}}}],"schema":"https://github.com/citation-style-language/schema/raw/master/csl-citation.json"} </w:instrText>
      </w:r>
      <w:r w:rsidR="00AC53D0">
        <w:fldChar w:fldCharType="separate"/>
      </w:r>
      <w:r w:rsidR="00AC53D0" w:rsidRPr="00AC53D0">
        <w:t xml:space="preserve">(Wille </w:t>
      </w:r>
      <w:r w:rsidR="00AC53D0">
        <w:t>&amp;</w:t>
      </w:r>
      <w:r w:rsidR="00AC53D0" w:rsidRPr="00AC53D0">
        <w:t xml:space="preserve"> Gilli</w:t>
      </w:r>
      <w:r w:rsidR="00AC53D0">
        <w:t>,</w:t>
      </w:r>
      <w:r w:rsidR="00AC53D0" w:rsidRPr="00AC53D0">
        <w:t xml:space="preserve"> 2022</w:t>
      </w:r>
      <w:r w:rsidR="00AC53D0">
        <w:t>, p.703-704</w:t>
      </w:r>
      <w:r w:rsidR="00AC53D0" w:rsidRPr="00AC53D0">
        <w:t>)</w:t>
      </w:r>
      <w:r w:rsidR="00AC53D0">
        <w:fldChar w:fldCharType="end"/>
      </w:r>
      <w:r>
        <w:rPr>
          <w:spacing w:val="-2"/>
        </w:rPr>
        <w:t>.</w:t>
      </w:r>
    </w:p>
    <w:p w14:paraId="79D65248" w14:textId="77777777" w:rsidR="008725D2" w:rsidRDefault="00000000">
      <w:pPr>
        <w:pStyle w:val="Corpsdetexte"/>
        <w:spacing w:before="12"/>
        <w:ind w:left="0"/>
        <w:jc w:val="left"/>
        <w:rPr>
          <w:sz w:val="20"/>
        </w:rPr>
      </w:pPr>
      <w:r>
        <w:rPr>
          <w:noProof/>
          <w:sz w:val="20"/>
        </w:rPr>
        <w:drawing>
          <wp:anchor distT="0" distB="0" distL="0" distR="0" simplePos="0" relativeHeight="251668480" behindDoc="1" locked="0" layoutInCell="1" allowOverlap="1" wp14:anchorId="042A3D81" wp14:editId="63862F77">
            <wp:simplePos x="0" y="0"/>
            <wp:positionH relativeFrom="page">
              <wp:posOffset>2096928</wp:posOffset>
            </wp:positionH>
            <wp:positionV relativeFrom="paragraph">
              <wp:posOffset>169149</wp:posOffset>
            </wp:positionV>
            <wp:extent cx="3433540" cy="34221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433540" cy="3422141"/>
                    </a:xfrm>
                    <a:prstGeom prst="rect">
                      <a:avLst/>
                    </a:prstGeom>
                  </pic:spPr>
                </pic:pic>
              </a:graphicData>
            </a:graphic>
          </wp:anchor>
        </w:drawing>
      </w:r>
    </w:p>
    <w:p w14:paraId="2E1F9FC0" w14:textId="77777777" w:rsidR="008725D2" w:rsidRPr="00270DCA" w:rsidRDefault="008725D2">
      <w:pPr>
        <w:pStyle w:val="Corpsdetexte"/>
        <w:spacing w:before="20"/>
        <w:ind w:left="0"/>
        <w:jc w:val="left"/>
      </w:pPr>
    </w:p>
    <w:p w14:paraId="0E404B84" w14:textId="3BF1F338" w:rsidR="008725D2" w:rsidRPr="00E32EF4" w:rsidRDefault="00000000">
      <w:pPr>
        <w:ind w:left="28"/>
        <w:jc w:val="center"/>
        <w:rPr>
          <w:rPrChange w:id="327" w:author="Auteur">
            <w:rPr>
              <w:sz w:val="24"/>
              <w:szCs w:val="24"/>
            </w:rPr>
          </w:rPrChange>
        </w:rPr>
      </w:pPr>
      <w:bookmarkStart w:id="328" w:name="_bookmark9"/>
      <w:bookmarkEnd w:id="328"/>
      <w:r w:rsidRPr="00E32EF4">
        <w:rPr>
          <w:rPrChange w:id="329" w:author="Auteur">
            <w:rPr>
              <w:sz w:val="24"/>
              <w:szCs w:val="24"/>
            </w:rPr>
          </w:rPrChange>
        </w:rPr>
        <w:t>Fig</w:t>
      </w:r>
      <w:r w:rsidR="00E4231E" w:rsidRPr="00E32EF4">
        <w:rPr>
          <w:rPrChange w:id="330" w:author="Auteur">
            <w:rPr>
              <w:sz w:val="24"/>
              <w:szCs w:val="24"/>
            </w:rPr>
          </w:rPrChange>
        </w:rPr>
        <w:t>ure</w:t>
      </w:r>
      <w:r w:rsidRPr="00E32EF4">
        <w:rPr>
          <w:spacing w:val="-6"/>
          <w:rPrChange w:id="331" w:author="Auteur">
            <w:rPr>
              <w:spacing w:val="-6"/>
              <w:sz w:val="24"/>
              <w:szCs w:val="24"/>
            </w:rPr>
          </w:rPrChange>
        </w:rPr>
        <w:t xml:space="preserve"> </w:t>
      </w:r>
      <w:r w:rsidRPr="00E32EF4">
        <w:rPr>
          <w:rPrChange w:id="332" w:author="Auteur">
            <w:rPr>
              <w:sz w:val="24"/>
              <w:szCs w:val="24"/>
            </w:rPr>
          </w:rPrChange>
        </w:rPr>
        <w:t>2.</w:t>
      </w:r>
      <w:r w:rsidRPr="00E32EF4">
        <w:rPr>
          <w:spacing w:val="-5"/>
          <w:rPrChange w:id="333" w:author="Auteur">
            <w:rPr>
              <w:spacing w:val="-5"/>
              <w:sz w:val="24"/>
              <w:szCs w:val="24"/>
            </w:rPr>
          </w:rPrChange>
        </w:rPr>
        <w:t xml:space="preserve"> </w:t>
      </w:r>
      <w:r w:rsidRPr="00E32EF4">
        <w:rPr>
          <w:rPrChange w:id="334" w:author="Auteur">
            <w:rPr>
              <w:sz w:val="24"/>
              <w:szCs w:val="24"/>
            </w:rPr>
          </w:rPrChange>
        </w:rPr>
        <w:t>–</w:t>
      </w:r>
      <w:r w:rsidRPr="00E32EF4">
        <w:rPr>
          <w:spacing w:val="-5"/>
          <w:rPrChange w:id="335" w:author="Auteur">
            <w:rPr>
              <w:spacing w:val="-5"/>
              <w:sz w:val="24"/>
              <w:szCs w:val="24"/>
            </w:rPr>
          </w:rPrChange>
        </w:rPr>
        <w:t xml:space="preserve"> </w:t>
      </w:r>
      <w:r w:rsidRPr="00E32EF4">
        <w:rPr>
          <w:rPrChange w:id="336" w:author="Auteur">
            <w:rPr>
              <w:sz w:val="24"/>
              <w:szCs w:val="24"/>
            </w:rPr>
          </w:rPrChange>
        </w:rPr>
        <w:t>Financement</w:t>
      </w:r>
      <w:r w:rsidRPr="00E32EF4">
        <w:rPr>
          <w:spacing w:val="-4"/>
          <w:rPrChange w:id="337" w:author="Auteur">
            <w:rPr>
              <w:spacing w:val="-4"/>
              <w:sz w:val="24"/>
              <w:szCs w:val="24"/>
            </w:rPr>
          </w:rPrChange>
        </w:rPr>
        <w:t xml:space="preserve"> </w:t>
      </w:r>
      <w:r w:rsidRPr="00E32EF4">
        <w:rPr>
          <w:rPrChange w:id="338" w:author="Auteur">
            <w:rPr>
              <w:sz w:val="24"/>
              <w:szCs w:val="24"/>
            </w:rPr>
          </w:rPrChange>
        </w:rPr>
        <w:t>du</w:t>
      </w:r>
      <w:r w:rsidRPr="00E32EF4">
        <w:rPr>
          <w:spacing w:val="-3"/>
          <w:rPrChange w:id="339" w:author="Auteur">
            <w:rPr>
              <w:spacing w:val="-3"/>
              <w:sz w:val="24"/>
              <w:szCs w:val="24"/>
            </w:rPr>
          </w:rPrChange>
        </w:rPr>
        <w:t xml:space="preserve"> </w:t>
      </w:r>
      <w:r w:rsidRPr="00E32EF4">
        <w:rPr>
          <w:rPrChange w:id="340" w:author="Auteur">
            <w:rPr>
              <w:sz w:val="24"/>
              <w:szCs w:val="24"/>
            </w:rPr>
          </w:rPrChange>
        </w:rPr>
        <w:t>système</w:t>
      </w:r>
      <w:r w:rsidRPr="00E32EF4">
        <w:rPr>
          <w:spacing w:val="-4"/>
          <w:rPrChange w:id="341" w:author="Auteur">
            <w:rPr>
              <w:spacing w:val="-4"/>
              <w:sz w:val="24"/>
              <w:szCs w:val="24"/>
            </w:rPr>
          </w:rPrChange>
        </w:rPr>
        <w:t xml:space="preserve"> </w:t>
      </w:r>
      <w:r w:rsidRPr="00E32EF4">
        <w:rPr>
          <w:rPrChange w:id="342" w:author="Auteur">
            <w:rPr>
              <w:sz w:val="24"/>
              <w:szCs w:val="24"/>
            </w:rPr>
          </w:rPrChange>
        </w:rPr>
        <w:t>de</w:t>
      </w:r>
      <w:r w:rsidRPr="00E32EF4">
        <w:rPr>
          <w:spacing w:val="-4"/>
          <w:rPrChange w:id="343" w:author="Auteur">
            <w:rPr>
              <w:spacing w:val="-4"/>
              <w:sz w:val="24"/>
              <w:szCs w:val="24"/>
            </w:rPr>
          </w:rPrChange>
        </w:rPr>
        <w:t xml:space="preserve"> </w:t>
      </w:r>
      <w:r w:rsidRPr="00E32EF4">
        <w:rPr>
          <w:rPrChange w:id="344" w:author="Auteur">
            <w:rPr>
              <w:sz w:val="24"/>
              <w:szCs w:val="24"/>
            </w:rPr>
          </w:rPrChange>
        </w:rPr>
        <w:t>santé</w:t>
      </w:r>
      <w:r w:rsidRPr="00E32EF4">
        <w:rPr>
          <w:spacing w:val="-3"/>
          <w:rPrChange w:id="345" w:author="Auteur">
            <w:rPr>
              <w:spacing w:val="-3"/>
              <w:sz w:val="24"/>
              <w:szCs w:val="24"/>
            </w:rPr>
          </w:rPrChange>
        </w:rPr>
        <w:t xml:space="preserve"> </w:t>
      </w:r>
      <w:r w:rsidRPr="00E32EF4">
        <w:rPr>
          <w:rPrChange w:id="346" w:author="Auteur">
            <w:rPr>
              <w:sz w:val="24"/>
              <w:szCs w:val="24"/>
            </w:rPr>
          </w:rPrChange>
        </w:rPr>
        <w:t>en</w:t>
      </w:r>
      <w:r w:rsidRPr="00E32EF4">
        <w:rPr>
          <w:spacing w:val="-4"/>
          <w:rPrChange w:id="347" w:author="Auteur">
            <w:rPr>
              <w:spacing w:val="-4"/>
              <w:sz w:val="24"/>
              <w:szCs w:val="24"/>
            </w:rPr>
          </w:rPrChange>
        </w:rPr>
        <w:t xml:space="preserve"> </w:t>
      </w:r>
      <w:r w:rsidRPr="00E32EF4">
        <w:rPr>
          <w:rPrChange w:id="348" w:author="Auteur">
            <w:rPr>
              <w:sz w:val="24"/>
              <w:szCs w:val="24"/>
            </w:rPr>
          </w:rPrChange>
        </w:rPr>
        <w:t>Suisse</w:t>
      </w:r>
      <w:r w:rsidRPr="00E32EF4">
        <w:rPr>
          <w:spacing w:val="-3"/>
          <w:rPrChange w:id="349" w:author="Auteur">
            <w:rPr>
              <w:spacing w:val="-3"/>
              <w:sz w:val="24"/>
              <w:szCs w:val="24"/>
            </w:rPr>
          </w:rPrChange>
        </w:rPr>
        <w:t xml:space="preserve"> </w:t>
      </w:r>
      <w:r w:rsidRPr="00E32EF4">
        <w:rPr>
          <w:rPrChange w:id="350" w:author="Auteur">
            <w:rPr>
              <w:sz w:val="24"/>
              <w:szCs w:val="24"/>
            </w:rPr>
          </w:rPrChange>
        </w:rPr>
        <w:t>selon</w:t>
      </w:r>
      <w:r w:rsidRPr="00E32EF4">
        <w:rPr>
          <w:spacing w:val="-4"/>
          <w:rPrChange w:id="351" w:author="Auteur">
            <w:rPr>
              <w:spacing w:val="-4"/>
              <w:sz w:val="24"/>
              <w:szCs w:val="24"/>
            </w:rPr>
          </w:rPrChange>
        </w:rPr>
        <w:t xml:space="preserve"> </w:t>
      </w:r>
      <w:r w:rsidRPr="00E32EF4">
        <w:rPr>
          <w:rPrChange w:id="352" w:author="Auteur">
            <w:rPr>
              <w:sz w:val="24"/>
              <w:szCs w:val="24"/>
            </w:rPr>
          </w:rPrChange>
        </w:rPr>
        <w:t>la</w:t>
      </w:r>
      <w:r w:rsidRPr="00E32EF4">
        <w:rPr>
          <w:spacing w:val="-3"/>
          <w:rPrChange w:id="353" w:author="Auteur">
            <w:rPr>
              <w:spacing w:val="-3"/>
              <w:sz w:val="24"/>
              <w:szCs w:val="24"/>
            </w:rPr>
          </w:rPrChange>
        </w:rPr>
        <w:t xml:space="preserve"> </w:t>
      </w:r>
      <w:del w:id="354" w:author="Auteur">
        <w:r w:rsidRPr="00E32EF4" w:rsidDel="00784138">
          <w:rPr>
            <w:rPrChange w:id="355" w:author="Auteur">
              <w:rPr>
                <w:sz w:val="24"/>
                <w:szCs w:val="24"/>
              </w:rPr>
            </w:rPrChange>
          </w:rPr>
          <w:delText>source:</w:delText>
        </w:r>
      </w:del>
      <w:ins w:id="356" w:author="Auteur">
        <w:r w:rsidR="00784138" w:rsidRPr="00784138">
          <w:t>source :</w:t>
        </w:r>
      </w:ins>
      <w:r w:rsidRPr="00E32EF4">
        <w:rPr>
          <w:spacing w:val="-4"/>
          <w:rPrChange w:id="357" w:author="Auteur">
            <w:rPr>
              <w:spacing w:val="-4"/>
              <w:sz w:val="24"/>
              <w:szCs w:val="24"/>
            </w:rPr>
          </w:rPrChange>
        </w:rPr>
        <w:t xml:space="preserve"> </w:t>
      </w:r>
      <w:r w:rsidRPr="00E32EF4">
        <w:rPr>
          <w:rPrChange w:id="358" w:author="Auteur">
            <w:rPr>
              <w:sz w:val="24"/>
              <w:szCs w:val="24"/>
            </w:rPr>
          </w:rPrChange>
        </w:rPr>
        <w:t>1995-2023.</w:t>
      </w:r>
      <w:ins w:id="359" w:author="Auteur">
        <w:r w:rsidR="00784138">
          <w:t xml:space="preserve"> Les primes LCA sont les primes d’assurances complémentaires.</w:t>
        </w:r>
      </w:ins>
      <w:r w:rsidRPr="00E32EF4">
        <w:rPr>
          <w:spacing w:val="-3"/>
          <w:rPrChange w:id="360" w:author="Auteur">
            <w:rPr>
              <w:spacing w:val="-3"/>
              <w:sz w:val="24"/>
              <w:szCs w:val="24"/>
            </w:rPr>
          </w:rPrChange>
        </w:rPr>
        <w:t xml:space="preserve"> </w:t>
      </w:r>
      <w:r w:rsidRPr="00E32EF4">
        <w:rPr>
          <w:rPrChange w:id="361" w:author="Auteur">
            <w:rPr>
              <w:sz w:val="24"/>
              <w:szCs w:val="24"/>
            </w:rPr>
          </w:rPrChange>
        </w:rPr>
        <w:t>Source</w:t>
      </w:r>
      <w:ins w:id="362" w:author="Auteur">
        <w:r w:rsidR="00784138">
          <w:t xml:space="preserve"> </w:t>
        </w:r>
      </w:ins>
      <w:r w:rsidRPr="00E32EF4">
        <w:rPr>
          <w:rPrChange w:id="363" w:author="Auteur">
            <w:rPr>
              <w:sz w:val="24"/>
              <w:szCs w:val="24"/>
            </w:rPr>
          </w:rPrChange>
        </w:rPr>
        <w:t>:</w:t>
      </w:r>
      <w:r w:rsidRPr="00E32EF4">
        <w:rPr>
          <w:spacing w:val="-4"/>
          <w:rPrChange w:id="364" w:author="Auteur">
            <w:rPr>
              <w:spacing w:val="-4"/>
              <w:sz w:val="24"/>
              <w:szCs w:val="24"/>
            </w:rPr>
          </w:rPrChange>
        </w:rPr>
        <w:t xml:space="preserve"> OFS.</w:t>
      </w:r>
    </w:p>
    <w:p w14:paraId="539DB45C" w14:textId="77777777" w:rsidR="008725D2" w:rsidRDefault="008725D2">
      <w:pPr>
        <w:pStyle w:val="Corpsdetexte"/>
        <w:spacing w:before="58"/>
        <w:ind w:left="0"/>
        <w:jc w:val="left"/>
        <w:rPr>
          <w:sz w:val="16"/>
        </w:rPr>
      </w:pPr>
    </w:p>
    <w:p w14:paraId="641D0A1B" w14:textId="3EA974F1" w:rsidR="008725D2" w:rsidDel="00F16805" w:rsidRDefault="00000000" w:rsidP="00F979B2">
      <w:pPr>
        <w:pStyle w:val="Corpsdetexte"/>
        <w:spacing w:before="0" w:line="283" w:lineRule="auto"/>
        <w:ind w:left="0" w:right="95"/>
        <w:rPr>
          <w:del w:id="365" w:author="Auteur"/>
        </w:rPr>
      </w:pPr>
      <w:r>
        <w:t>Comme le montre la</w:t>
      </w:r>
      <w:r w:rsidR="00E6437A">
        <w:t xml:space="preserve"> figure 2</w:t>
      </w:r>
      <w:r>
        <w:t>, le financement du système de santé est en très grande partie supportée par les ménages à travers le paiement des primes de l’assurance-maladie obligatoire, la participation directe aux frais (paiements «</w:t>
      </w:r>
      <w:r>
        <w:rPr>
          <w:spacing w:val="-15"/>
        </w:rPr>
        <w:t xml:space="preserve"> </w:t>
      </w:r>
      <w:r>
        <w:t>out-of-</w:t>
      </w:r>
      <w:proofErr w:type="spellStart"/>
      <w:r>
        <w:t>pocket</w:t>
      </w:r>
      <w:proofErr w:type="spellEnd"/>
      <w:r>
        <w:rPr>
          <w:spacing w:val="-15"/>
        </w:rPr>
        <w:t xml:space="preserve"> </w:t>
      </w:r>
      <w:r>
        <w:t xml:space="preserve">») et le paiement de primes pour les </w:t>
      </w:r>
      <w:r w:rsidR="0072031D">
        <w:t>assurances-maladies</w:t>
      </w:r>
      <w:r>
        <w:t xml:space="preserve"> complémentaire. Le reste du financement est supporté par les cantons à travers des aides financières aux ménages à faible revenu pour l’allègement des primes et les paiements directs pour des prestations (financement des hôpitaux publics). Les entreprises ne contribuent en revanche presque pas au financement. En 2023, les primes LAMal</w:t>
      </w:r>
      <w:r>
        <w:rPr>
          <w:spacing w:val="-15"/>
        </w:rPr>
        <w:t xml:space="preserve"> </w:t>
      </w:r>
      <w:r>
        <w:t>représentaient</w:t>
      </w:r>
      <w:r>
        <w:rPr>
          <w:spacing w:val="-15"/>
        </w:rPr>
        <w:t xml:space="preserve"> </w:t>
      </w:r>
      <w:r>
        <w:t>31%</w:t>
      </w:r>
      <w:r>
        <w:rPr>
          <w:spacing w:val="-15"/>
        </w:rPr>
        <w:t xml:space="preserve"> </w:t>
      </w:r>
      <w:r>
        <w:t>du</w:t>
      </w:r>
      <w:r>
        <w:rPr>
          <w:spacing w:val="-15"/>
        </w:rPr>
        <w:t xml:space="preserve"> </w:t>
      </w:r>
      <w:r>
        <w:t>financement</w:t>
      </w:r>
      <w:r>
        <w:rPr>
          <w:spacing w:val="-15"/>
        </w:rPr>
        <w:t xml:space="preserve"> </w:t>
      </w:r>
      <w:r>
        <w:t>total,</w:t>
      </w:r>
      <w:r>
        <w:rPr>
          <w:spacing w:val="-15"/>
        </w:rPr>
        <w:t xml:space="preserve"> </w:t>
      </w:r>
      <w:r>
        <w:t>les</w:t>
      </w:r>
      <w:r>
        <w:rPr>
          <w:spacing w:val="-15"/>
        </w:rPr>
        <w:t xml:space="preserve"> </w:t>
      </w:r>
      <w:r>
        <w:t>paiement</w:t>
      </w:r>
      <w:r>
        <w:rPr>
          <w:spacing w:val="-15"/>
        </w:rPr>
        <w:t xml:space="preserve"> </w:t>
      </w:r>
      <w:r>
        <w:t>out-of-</w:t>
      </w:r>
      <w:proofErr w:type="spellStart"/>
      <w:r>
        <w:t>pocket</w:t>
      </w:r>
      <w:proofErr w:type="spellEnd"/>
      <w:r>
        <w:rPr>
          <w:spacing w:val="-15"/>
        </w:rPr>
        <w:t xml:space="preserve"> </w:t>
      </w:r>
      <w:r>
        <w:t>21,8%</w:t>
      </w:r>
      <w:r>
        <w:rPr>
          <w:spacing w:val="-15"/>
        </w:rPr>
        <w:t xml:space="preserve"> </w:t>
      </w:r>
      <w:r>
        <w:t>et</w:t>
      </w:r>
      <w:r>
        <w:rPr>
          <w:spacing w:val="-15"/>
        </w:rPr>
        <w:t xml:space="preserve"> </w:t>
      </w:r>
      <w:r>
        <w:t>les</w:t>
      </w:r>
      <w:r>
        <w:rPr>
          <w:spacing w:val="-15"/>
        </w:rPr>
        <w:t xml:space="preserve"> </w:t>
      </w:r>
      <w:r>
        <w:t xml:space="preserve">primes LCA (assurance-complémentaire) 7,6% pour un total d’environ 60% à la charge des ménages. Les cantons finançaient 30,5% du total, 19,8% à travers les prestations et 10,7% à travers les </w:t>
      </w:r>
      <w:r>
        <w:rPr>
          <w:spacing w:val="-2"/>
        </w:rPr>
        <w:t>subventions</w:t>
      </w:r>
      <w:ins w:id="366" w:author="Auteur">
        <w:r w:rsidR="00694A18">
          <w:rPr>
            <w:rStyle w:val="Appelnotedebasdep"/>
            <w:spacing w:val="-2"/>
          </w:rPr>
          <w:footnoteReference w:id="6"/>
        </w:r>
      </w:ins>
      <w:r>
        <w:rPr>
          <w:spacing w:val="-2"/>
        </w:rPr>
        <w:t>.</w:t>
      </w:r>
      <w:ins w:id="369" w:author="Auteur">
        <w:r w:rsidR="00F16805">
          <w:t xml:space="preserve"> </w:t>
        </w:r>
      </w:ins>
    </w:p>
    <w:p w14:paraId="15F79F9E" w14:textId="30C03BBD" w:rsidR="008725D2" w:rsidRDefault="00000000">
      <w:pPr>
        <w:pStyle w:val="Corpsdetexte"/>
        <w:spacing w:before="0" w:line="283" w:lineRule="auto"/>
        <w:ind w:left="0" w:right="95"/>
        <w:pPrChange w:id="370" w:author="Auteur">
          <w:pPr>
            <w:pStyle w:val="Corpsdetexte"/>
            <w:spacing w:line="283" w:lineRule="auto"/>
            <w:ind w:left="0" w:right="95"/>
          </w:pPr>
        </w:pPrChange>
      </w:pPr>
      <w:r>
        <w:lastRenderedPageBreak/>
        <w:t xml:space="preserve">La part des primes LAMal a, comme souligné par </w:t>
      </w:r>
      <w:r w:rsidR="008725D2">
        <w:fldChar w:fldCharType="begin"/>
      </w:r>
      <w:r w:rsidR="008725D2">
        <w:instrText>HYPERLINK \l "_bookmark77"</w:instrText>
      </w:r>
      <w:r w:rsidR="008725D2">
        <w:fldChar w:fldCharType="separate"/>
      </w:r>
      <w:r w:rsidR="008725D2" w:rsidRPr="00062E6A">
        <w:t xml:space="preserve">Wille </w:t>
      </w:r>
      <w:r w:rsidR="00062E6A" w:rsidRPr="00062E6A">
        <w:t>&amp;</w:t>
      </w:r>
      <w:r w:rsidR="008725D2" w:rsidRPr="00062E6A">
        <w:t xml:space="preserve"> </w:t>
      </w:r>
      <w:r w:rsidR="00EE2A03" w:rsidRPr="00062E6A">
        <w:t>Gilli</w:t>
      </w:r>
      <w:r w:rsidR="008725D2" w:rsidRPr="00062E6A">
        <w:t xml:space="preserve"> (</w:t>
      </w:r>
      <w:r w:rsidR="00EE2A03" w:rsidRPr="00062E6A">
        <w:t>2022</w:t>
      </w:r>
      <w:r w:rsidR="008725D2" w:rsidRPr="00062E6A">
        <w:t>)</w:t>
      </w:r>
      <w:r w:rsidR="008725D2">
        <w:fldChar w:fldCharType="end"/>
      </w:r>
      <w:r>
        <w:t xml:space="preserve">, effectivement bien augmenté depuis 1995, lorsqu’elle représentait 22,6% du total. </w:t>
      </w:r>
      <w:del w:id="371" w:author="Auteur">
        <w:r w:rsidDel="00F16805">
          <w:delText xml:space="preserve">Pour ces derniers, </w:delText>
        </w:r>
        <w:r w:rsidR="00270DCA" w:rsidDel="00F16805">
          <w:delText xml:space="preserve">cette augmentation </w:delText>
        </w:r>
        <w:r w:rsidR="0072031D" w:rsidDel="00F16805">
          <w:delText>s’explique</w:delText>
        </w:r>
        <w:r w:rsidR="0072031D" w:rsidDel="00F16805">
          <w:rPr>
            <w:spacing w:val="11"/>
          </w:rPr>
          <w:delText xml:space="preserve"> </w:delText>
        </w:r>
        <w:r w:rsidR="0072031D" w:rsidDel="00F16805">
          <w:delText>par</w:delText>
        </w:r>
        <w:r w:rsidR="0072031D" w:rsidDel="00F16805">
          <w:rPr>
            <w:spacing w:val="11"/>
          </w:rPr>
          <w:delText xml:space="preserve"> </w:delText>
        </w:r>
        <w:r w:rsidR="0072031D" w:rsidDel="00F16805">
          <w:delText>les</w:delText>
        </w:r>
        <w:r w:rsidR="0072031D" w:rsidDel="00F16805">
          <w:rPr>
            <w:spacing w:val="11"/>
          </w:rPr>
          <w:delText xml:space="preserve"> </w:delText>
        </w:r>
        <w:r w:rsidR="0072031D" w:rsidDel="00F16805">
          <w:delText>différences</w:delText>
        </w:r>
        <w:r w:rsidR="0072031D" w:rsidDel="00F16805">
          <w:rPr>
            <w:spacing w:val="12"/>
          </w:rPr>
          <w:delText xml:space="preserve"> </w:delText>
        </w:r>
        <w:r w:rsidR="0072031D" w:rsidDel="00F16805">
          <w:delText>entre</w:delText>
        </w:r>
        <w:r w:rsidR="0072031D" w:rsidDel="00F16805">
          <w:rPr>
            <w:spacing w:val="11"/>
          </w:rPr>
          <w:delText xml:space="preserve"> </w:delText>
        </w:r>
        <w:r w:rsidR="0072031D" w:rsidDel="00F16805">
          <w:delText>les</w:delText>
        </w:r>
        <w:r w:rsidR="0072031D" w:rsidDel="00F16805">
          <w:rPr>
            <w:spacing w:val="11"/>
          </w:rPr>
          <w:delText xml:space="preserve"> </w:delText>
        </w:r>
        <w:r w:rsidR="0072031D" w:rsidDel="00F16805">
          <w:delText>différentes</w:delText>
        </w:r>
        <w:r w:rsidR="0072031D" w:rsidDel="00F16805">
          <w:rPr>
            <w:spacing w:val="11"/>
          </w:rPr>
          <w:delText xml:space="preserve"> </w:delText>
        </w:r>
        <w:r w:rsidR="0072031D" w:rsidDel="00F16805">
          <w:delText>clés</w:delText>
        </w:r>
        <w:r w:rsidR="0072031D" w:rsidDel="00F16805">
          <w:rPr>
            <w:spacing w:val="11"/>
          </w:rPr>
          <w:delText xml:space="preserve"> </w:delText>
        </w:r>
        <w:r w:rsidR="0072031D" w:rsidDel="00F16805">
          <w:delText>de</w:delText>
        </w:r>
        <w:r w:rsidR="0072031D" w:rsidDel="00F16805">
          <w:rPr>
            <w:spacing w:val="12"/>
          </w:rPr>
          <w:delText xml:space="preserve"> </w:delText>
        </w:r>
        <w:r w:rsidR="0072031D" w:rsidDel="00F16805">
          <w:delText>répartition</w:delText>
        </w:r>
        <w:r w:rsidR="0072031D" w:rsidDel="00F16805">
          <w:rPr>
            <w:spacing w:val="11"/>
          </w:rPr>
          <w:delText xml:space="preserve"> </w:delText>
        </w:r>
        <w:r w:rsidR="0072031D" w:rsidDel="00F16805">
          <w:delText>des finan</w:delText>
        </w:r>
        <w:r w:rsidDel="00F16805">
          <w:delText>cements des prestations ambulatoires et stationnaires, qui ne sont pas uniformes en Suisse, car les soins ambulatoires (sans hospitalisation) sont financés entièrement par les assurés tandis que</w:delText>
        </w:r>
        <w:r w:rsidDel="00F16805">
          <w:rPr>
            <w:spacing w:val="-13"/>
          </w:rPr>
          <w:delText xml:space="preserve"> </w:delText>
        </w:r>
        <w:r w:rsidDel="00F16805">
          <w:delText>les</w:delText>
        </w:r>
        <w:r w:rsidDel="00F16805">
          <w:rPr>
            <w:spacing w:val="-13"/>
          </w:rPr>
          <w:delText xml:space="preserve"> </w:delText>
        </w:r>
        <w:r w:rsidDel="00F16805">
          <w:delText>soins</w:delText>
        </w:r>
        <w:r w:rsidDel="00F16805">
          <w:rPr>
            <w:spacing w:val="-13"/>
          </w:rPr>
          <w:delText xml:space="preserve"> </w:delText>
        </w:r>
        <w:r w:rsidDel="00F16805">
          <w:delText>hospitaliers</w:delText>
        </w:r>
        <w:r w:rsidDel="00F16805">
          <w:rPr>
            <w:spacing w:val="-13"/>
          </w:rPr>
          <w:delText xml:space="preserve"> </w:delText>
        </w:r>
        <w:r w:rsidDel="00F16805">
          <w:delText>sont</w:delText>
        </w:r>
        <w:r w:rsidDel="00F16805">
          <w:rPr>
            <w:spacing w:val="-13"/>
          </w:rPr>
          <w:delText xml:space="preserve"> </w:delText>
        </w:r>
        <w:r w:rsidDel="00F16805">
          <w:delText>financés</w:delText>
        </w:r>
        <w:r w:rsidDel="00F16805">
          <w:rPr>
            <w:spacing w:val="-13"/>
          </w:rPr>
          <w:delText xml:space="preserve"> </w:delText>
        </w:r>
        <w:r w:rsidDel="00F16805">
          <w:delText>à</w:delText>
        </w:r>
        <w:r w:rsidDel="00F16805">
          <w:rPr>
            <w:spacing w:val="-13"/>
          </w:rPr>
          <w:delText xml:space="preserve"> </w:delText>
        </w:r>
        <w:r w:rsidDel="00F16805">
          <w:delText>55%</w:delText>
        </w:r>
        <w:r w:rsidDel="00F16805">
          <w:rPr>
            <w:spacing w:val="-13"/>
          </w:rPr>
          <w:delText xml:space="preserve"> </w:delText>
        </w:r>
        <w:r w:rsidDel="00F16805">
          <w:delText>par</w:delText>
        </w:r>
        <w:r w:rsidDel="00F16805">
          <w:rPr>
            <w:spacing w:val="-13"/>
          </w:rPr>
          <w:delText xml:space="preserve"> </w:delText>
        </w:r>
        <w:r w:rsidDel="00F16805">
          <w:delText>les</w:delText>
        </w:r>
        <w:r w:rsidDel="00F16805">
          <w:rPr>
            <w:spacing w:val="-13"/>
          </w:rPr>
          <w:delText xml:space="preserve"> </w:delText>
        </w:r>
        <w:r w:rsidDel="00F16805">
          <w:delText>cantons</w:delText>
        </w:r>
        <w:r w:rsidDel="00F16805">
          <w:rPr>
            <w:spacing w:val="-13"/>
          </w:rPr>
          <w:delText xml:space="preserve"> </w:delText>
        </w:r>
        <w:r w:rsidDel="00F16805">
          <w:delText>et</w:delText>
        </w:r>
        <w:r w:rsidDel="00F16805">
          <w:rPr>
            <w:spacing w:val="-13"/>
          </w:rPr>
          <w:delText xml:space="preserve"> </w:delText>
        </w:r>
        <w:r w:rsidDel="00F16805">
          <w:delText>45%</w:delText>
        </w:r>
        <w:r w:rsidDel="00F16805">
          <w:rPr>
            <w:spacing w:val="-13"/>
          </w:rPr>
          <w:delText xml:space="preserve"> </w:delText>
        </w:r>
        <w:r w:rsidDel="00F16805">
          <w:delText>par</w:delText>
        </w:r>
        <w:r w:rsidDel="00F16805">
          <w:rPr>
            <w:spacing w:val="-13"/>
          </w:rPr>
          <w:delText xml:space="preserve"> </w:delText>
        </w:r>
        <w:r w:rsidDel="00F16805">
          <w:delText>les</w:delText>
        </w:r>
        <w:r w:rsidDel="00F16805">
          <w:rPr>
            <w:spacing w:val="-13"/>
          </w:rPr>
          <w:delText xml:space="preserve"> </w:delText>
        </w:r>
        <w:bookmarkStart w:id="372" w:name="_bookmark10"/>
        <w:bookmarkEnd w:id="372"/>
        <w:r w:rsidDel="00F16805">
          <w:delText>assurés</w:delText>
        </w:r>
        <w:r w:rsidR="008725D2" w:rsidDel="00F16805">
          <w:fldChar w:fldCharType="begin"/>
        </w:r>
        <w:r w:rsidR="008725D2" w:rsidDel="00F16805">
          <w:delInstrText>HYPERLINK \l "_bookmark11"</w:delInstrText>
        </w:r>
        <w:r w:rsidR="008725D2" w:rsidDel="00F16805">
          <w:fldChar w:fldCharType="separate"/>
        </w:r>
        <w:r w:rsidR="008725D2" w:rsidDel="00F16805">
          <w:delText>5</w:delText>
        </w:r>
        <w:r w:rsidR="008725D2" w:rsidDel="00F16805">
          <w:fldChar w:fldCharType="end"/>
        </w:r>
        <w:r w:rsidDel="00F16805">
          <w:delText>.</w:delText>
        </w:r>
        <w:r w:rsidDel="00F16805">
          <w:rPr>
            <w:spacing w:val="-13"/>
          </w:rPr>
          <w:delText xml:space="preserve"> </w:delText>
        </w:r>
        <w:r w:rsidDel="00F16805">
          <w:delText>Selon</w:delText>
        </w:r>
        <w:r w:rsidDel="00F16805">
          <w:rPr>
            <w:spacing w:val="-13"/>
          </w:rPr>
          <w:delText xml:space="preserve"> </w:delText>
        </w:r>
        <w:r w:rsidDel="00F16805">
          <w:delText>eux, une partie de l’augmentation des primes s’expliquerait donc par l’augmentation croissante de la part des soins ambulatoires au détriment des soins hospitaliers. La note de l’organisation professionnelle</w:delText>
        </w:r>
        <w:r w:rsidDel="00F16805">
          <w:rPr>
            <w:spacing w:val="36"/>
          </w:rPr>
          <w:delText xml:space="preserve"> </w:delText>
        </w:r>
        <w:r w:rsidDel="00F16805">
          <w:delText>des</w:delText>
        </w:r>
        <w:r w:rsidDel="00F16805">
          <w:rPr>
            <w:spacing w:val="36"/>
          </w:rPr>
          <w:delText xml:space="preserve"> </w:delText>
        </w:r>
        <w:r w:rsidDel="00F16805">
          <w:delText>médecins</w:delText>
        </w:r>
        <w:r w:rsidDel="00F16805">
          <w:rPr>
            <w:spacing w:val="36"/>
          </w:rPr>
          <w:delText xml:space="preserve"> </w:delText>
        </w:r>
        <w:r w:rsidDel="00F16805">
          <w:delText>suisses</w:delText>
        </w:r>
        <w:r w:rsidDel="00F16805">
          <w:rPr>
            <w:spacing w:val="36"/>
          </w:rPr>
          <w:delText xml:space="preserve"> </w:delText>
        </w:r>
        <w:r w:rsidDel="00F16805">
          <w:delText>en</w:delText>
        </w:r>
        <w:r w:rsidDel="00F16805">
          <w:rPr>
            <w:spacing w:val="36"/>
          </w:rPr>
          <w:delText xml:space="preserve"> </w:delText>
        </w:r>
        <w:r w:rsidDel="00F16805">
          <w:delText>tirait</w:delText>
        </w:r>
        <w:r w:rsidDel="00F16805">
          <w:rPr>
            <w:spacing w:val="36"/>
          </w:rPr>
          <w:delText xml:space="preserve"> </w:delText>
        </w:r>
        <w:r w:rsidDel="00F16805">
          <w:delText>la</w:delText>
        </w:r>
        <w:r w:rsidDel="00F16805">
          <w:rPr>
            <w:spacing w:val="36"/>
          </w:rPr>
          <w:delText xml:space="preserve"> </w:delText>
        </w:r>
        <w:r w:rsidDel="00F16805">
          <w:delText>conclusion</w:delText>
        </w:r>
        <w:r w:rsidDel="00F16805">
          <w:rPr>
            <w:spacing w:val="36"/>
          </w:rPr>
          <w:delText xml:space="preserve"> </w:delText>
        </w:r>
        <w:r w:rsidDel="00F16805">
          <w:delText>que</w:delText>
        </w:r>
        <w:r w:rsidDel="00F16805">
          <w:rPr>
            <w:spacing w:val="36"/>
          </w:rPr>
          <w:delText xml:space="preserve"> </w:delText>
        </w:r>
        <w:r w:rsidDel="00F16805">
          <w:delText>la</w:delText>
        </w:r>
        <w:r w:rsidDel="00F16805">
          <w:rPr>
            <w:spacing w:val="36"/>
          </w:rPr>
          <w:delText xml:space="preserve"> </w:delText>
        </w:r>
        <w:r w:rsidDel="00F16805">
          <w:delText>distinction</w:delText>
        </w:r>
        <w:r w:rsidDel="00F16805">
          <w:rPr>
            <w:spacing w:val="36"/>
          </w:rPr>
          <w:delText xml:space="preserve"> </w:delText>
        </w:r>
        <w:r w:rsidDel="00F16805">
          <w:delText>entre</w:delText>
        </w:r>
        <w:r w:rsidDel="00F16805">
          <w:rPr>
            <w:spacing w:val="36"/>
          </w:rPr>
          <w:delText xml:space="preserve"> </w:delText>
        </w:r>
        <w:r w:rsidDel="00F16805">
          <w:delText>primes et</w:delText>
        </w:r>
        <w:r w:rsidDel="00F16805">
          <w:rPr>
            <w:spacing w:val="26"/>
          </w:rPr>
          <w:delText xml:space="preserve"> </w:delText>
        </w:r>
        <w:r w:rsidDel="00F16805">
          <w:delText>coûts</w:delText>
        </w:r>
        <w:r w:rsidDel="00F16805">
          <w:rPr>
            <w:spacing w:val="40"/>
          </w:rPr>
          <w:delText xml:space="preserve"> </w:delText>
        </w:r>
        <w:r w:rsidDel="00F16805">
          <w:delText>offrait</w:delText>
        </w:r>
        <w:r w:rsidDel="00F16805">
          <w:rPr>
            <w:spacing w:val="40"/>
          </w:rPr>
          <w:delText xml:space="preserve"> </w:delText>
        </w:r>
        <w:r w:rsidDel="00F16805">
          <w:delText>«</w:delText>
        </w:r>
        <w:r w:rsidDel="00F16805">
          <w:rPr>
            <w:spacing w:val="-15"/>
          </w:rPr>
          <w:delText xml:space="preserve"> </w:delText>
        </w:r>
        <w:r w:rsidDel="00F16805">
          <w:delText>une</w:delText>
        </w:r>
        <w:r w:rsidDel="00F16805">
          <w:rPr>
            <w:spacing w:val="40"/>
          </w:rPr>
          <w:delText xml:space="preserve"> </w:delText>
        </w:r>
        <w:r w:rsidDel="00F16805">
          <w:delText>marge</w:delText>
        </w:r>
        <w:r w:rsidDel="00F16805">
          <w:rPr>
            <w:spacing w:val="40"/>
          </w:rPr>
          <w:delText xml:space="preserve"> </w:delText>
        </w:r>
        <w:r w:rsidDel="00F16805">
          <w:delText>de</w:delText>
        </w:r>
        <w:r w:rsidDel="00F16805">
          <w:rPr>
            <w:spacing w:val="40"/>
          </w:rPr>
          <w:delText xml:space="preserve"> </w:delText>
        </w:r>
        <w:r w:rsidR="00203BB0" w:rsidDel="00F16805">
          <w:delText>manœuvre</w:delText>
        </w:r>
        <w:r w:rsidDel="00F16805">
          <w:rPr>
            <w:spacing w:val="40"/>
          </w:rPr>
          <w:delText xml:space="preserve"> </w:delText>
        </w:r>
        <w:r w:rsidDel="00F16805">
          <w:delText>politique</w:delText>
        </w:r>
        <w:r w:rsidDel="00F16805">
          <w:rPr>
            <w:spacing w:val="-15"/>
          </w:rPr>
          <w:delText xml:space="preserve"> </w:delText>
        </w:r>
        <w:r w:rsidDel="00F16805">
          <w:delText>»</w:delText>
        </w:r>
        <w:r w:rsidDel="00F16805">
          <w:rPr>
            <w:spacing w:val="40"/>
          </w:rPr>
          <w:delText xml:space="preserve"> </w:delText>
        </w:r>
        <w:r w:rsidDel="00F16805">
          <w:delText>qui</w:delText>
        </w:r>
        <w:r w:rsidDel="00F16805">
          <w:rPr>
            <w:spacing w:val="40"/>
          </w:rPr>
          <w:delText xml:space="preserve"> </w:delText>
        </w:r>
        <w:r w:rsidDel="00F16805">
          <w:delText>consistait</w:delText>
        </w:r>
        <w:r w:rsidDel="00F16805">
          <w:rPr>
            <w:spacing w:val="40"/>
          </w:rPr>
          <w:delText xml:space="preserve"> </w:delText>
        </w:r>
        <w:r w:rsidDel="00F16805">
          <w:delText>à</w:delText>
        </w:r>
        <w:r w:rsidDel="00F16805">
          <w:rPr>
            <w:spacing w:val="40"/>
          </w:rPr>
          <w:delText xml:space="preserve"> </w:delText>
        </w:r>
        <w:r w:rsidDel="00F16805">
          <w:delText>aborder</w:delText>
        </w:r>
        <w:r w:rsidDel="00F16805">
          <w:rPr>
            <w:spacing w:val="40"/>
          </w:rPr>
          <w:delText xml:space="preserve"> </w:delText>
        </w:r>
        <w:r w:rsidDel="00F16805">
          <w:delText>la</w:delText>
        </w:r>
        <w:r w:rsidDel="00F16805">
          <w:rPr>
            <w:spacing w:val="40"/>
          </w:rPr>
          <w:delText xml:space="preserve"> </w:delText>
        </w:r>
        <w:r w:rsidDel="00F16805">
          <w:delText>question du financement uniforme des prestations «</w:delText>
        </w:r>
        <w:r w:rsidDel="00F16805">
          <w:rPr>
            <w:spacing w:val="-15"/>
          </w:rPr>
          <w:delText xml:space="preserve"> </w:delText>
        </w:r>
        <w:r w:rsidDel="00F16805">
          <w:delText>en discussion depuis dix ans</w:delText>
        </w:r>
        <w:r w:rsidDel="00F16805">
          <w:rPr>
            <w:spacing w:val="-15"/>
          </w:rPr>
          <w:delText xml:space="preserve"> </w:delText>
        </w:r>
        <w:r w:rsidDel="00F16805">
          <w:delText xml:space="preserve">» </w:delText>
        </w:r>
        <w:r w:rsidR="00077F0A" w:rsidRPr="00062E6A" w:rsidDel="00F16805">
          <w:delText xml:space="preserve">(Wille </w:delText>
        </w:r>
        <w:r w:rsidR="00062E6A" w:rsidRPr="00062E6A" w:rsidDel="00F16805">
          <w:delText>&amp;</w:delText>
        </w:r>
        <w:r w:rsidR="00077F0A" w:rsidRPr="00062E6A" w:rsidDel="00F16805">
          <w:delText xml:space="preserve"> Gilli, </w:delText>
        </w:r>
        <w:r w:rsidR="00062E6A" w:rsidDel="00F16805">
          <w:delText>p.</w:delText>
        </w:r>
        <w:r w:rsidR="00077F0A" w:rsidRPr="00062E6A" w:rsidDel="00F16805">
          <w:delText>704)</w:delText>
        </w:r>
        <w:r w:rsidDel="00F16805">
          <w:delText>.</w:delText>
        </w:r>
      </w:del>
    </w:p>
    <w:p w14:paraId="57B32991" w14:textId="4421BDEE" w:rsidR="008725D2" w:rsidDel="00F16805" w:rsidRDefault="00000000" w:rsidP="00F979B2">
      <w:pPr>
        <w:pStyle w:val="Corpsdetexte"/>
        <w:spacing w:before="194" w:line="283" w:lineRule="auto"/>
        <w:ind w:left="0" w:right="98"/>
        <w:rPr>
          <w:del w:id="373" w:author="Auteur"/>
        </w:rPr>
      </w:pPr>
      <w:del w:id="374" w:author="Auteur">
        <w:r w:rsidDel="00F16805">
          <w:delText>L’uniformisation</w:delText>
        </w:r>
        <w:r w:rsidDel="00F16805">
          <w:rPr>
            <w:spacing w:val="-15"/>
          </w:rPr>
          <w:delText xml:space="preserve"> </w:delText>
        </w:r>
        <w:r w:rsidDel="00F16805">
          <w:delText>en</w:delText>
        </w:r>
        <w:r w:rsidDel="00F16805">
          <w:rPr>
            <w:spacing w:val="-3"/>
          </w:rPr>
          <w:delText xml:space="preserve"> </w:delText>
        </w:r>
        <w:r w:rsidDel="00F16805">
          <w:delText>question</w:delText>
        </w:r>
        <w:r w:rsidDel="00F16805">
          <w:rPr>
            <w:spacing w:val="-2"/>
          </w:rPr>
          <w:delText xml:space="preserve"> </w:delText>
        </w:r>
        <w:r w:rsidDel="00F16805">
          <w:delText>est</w:delText>
        </w:r>
        <w:r w:rsidDel="00F16805">
          <w:rPr>
            <w:spacing w:val="-2"/>
          </w:rPr>
          <w:delText xml:space="preserve"> </w:delText>
        </w:r>
        <w:r w:rsidDel="00F16805">
          <w:delText>depuis</w:delText>
        </w:r>
        <w:r w:rsidDel="00F16805">
          <w:rPr>
            <w:spacing w:val="-2"/>
          </w:rPr>
          <w:delText xml:space="preserve"> </w:delText>
        </w:r>
        <w:r w:rsidDel="00F16805">
          <w:delText>devenue</w:delText>
        </w:r>
        <w:r w:rsidDel="00F16805">
          <w:rPr>
            <w:spacing w:val="-2"/>
          </w:rPr>
          <w:delText xml:space="preserve"> </w:delText>
        </w:r>
        <w:r w:rsidDel="00F16805">
          <w:delText>la</w:delText>
        </w:r>
        <w:r w:rsidDel="00F16805">
          <w:rPr>
            <w:spacing w:val="-2"/>
          </w:rPr>
          <w:delText xml:space="preserve"> </w:delText>
        </w:r>
        <w:r w:rsidDel="00F16805">
          <w:delText>réforme</w:delText>
        </w:r>
        <w:r w:rsidDel="00F16805">
          <w:rPr>
            <w:spacing w:val="-2"/>
          </w:rPr>
          <w:delText xml:space="preserve"> </w:delText>
        </w:r>
        <w:r w:rsidDel="00F16805">
          <w:delText>«</w:delText>
        </w:r>
        <w:r w:rsidDel="00F16805">
          <w:rPr>
            <w:spacing w:val="-15"/>
          </w:rPr>
          <w:delText xml:space="preserve"> </w:delText>
        </w:r>
        <w:r w:rsidDel="00F16805">
          <w:delText>EFAS</w:delText>
        </w:r>
        <w:r w:rsidDel="00F16805">
          <w:rPr>
            <w:spacing w:val="-15"/>
          </w:rPr>
          <w:delText xml:space="preserve"> </w:delText>
        </w:r>
        <w:r w:rsidDel="00F16805">
          <w:delText>»</w:delText>
        </w:r>
        <w:r w:rsidDel="00F16805">
          <w:rPr>
            <w:spacing w:val="-2"/>
          </w:rPr>
          <w:delText xml:space="preserve"> </w:delText>
        </w:r>
        <w:r w:rsidDel="00F16805">
          <w:delText>pour</w:delText>
        </w:r>
        <w:r w:rsidDel="00F16805">
          <w:rPr>
            <w:spacing w:val="-2"/>
          </w:rPr>
          <w:delText xml:space="preserve"> </w:delText>
        </w:r>
        <w:r w:rsidDel="00F16805">
          <w:delText>un</w:delText>
        </w:r>
        <w:r w:rsidDel="00F16805">
          <w:rPr>
            <w:spacing w:val="-2"/>
          </w:rPr>
          <w:delText xml:space="preserve"> </w:delText>
        </w:r>
        <w:r w:rsidDel="00F16805">
          <w:delText>financement uniforme des prestations ambulatoires et stationnaire, qui est souvent décrite comme «</w:delText>
        </w:r>
        <w:r w:rsidDel="00F16805">
          <w:rPr>
            <w:spacing w:val="-15"/>
          </w:rPr>
          <w:delText xml:space="preserve"> </w:delText>
        </w:r>
        <w:r w:rsidDel="00F16805">
          <w:delText>l’une des</w:delText>
        </w:r>
        <w:r w:rsidDel="00F16805">
          <w:rPr>
            <w:spacing w:val="40"/>
          </w:rPr>
          <w:delText xml:space="preserve"> </w:delText>
        </w:r>
        <w:r w:rsidDel="00F16805">
          <w:delText>plus</w:delText>
        </w:r>
        <w:r w:rsidDel="00F16805">
          <w:rPr>
            <w:spacing w:val="40"/>
          </w:rPr>
          <w:delText xml:space="preserve"> </w:delText>
        </w:r>
        <w:r w:rsidDel="00F16805">
          <w:delText>importantes</w:delText>
        </w:r>
        <w:r w:rsidDel="00F16805">
          <w:rPr>
            <w:spacing w:val="40"/>
          </w:rPr>
          <w:delText xml:space="preserve"> </w:delText>
        </w:r>
        <w:r w:rsidDel="00F16805">
          <w:delText>du</w:delText>
        </w:r>
        <w:r w:rsidDel="00F16805">
          <w:rPr>
            <w:spacing w:val="40"/>
          </w:rPr>
          <w:delText xml:space="preserve"> </w:delText>
        </w:r>
        <w:r w:rsidDel="00F16805">
          <w:delText>système</w:delText>
        </w:r>
        <w:r w:rsidDel="00F16805">
          <w:rPr>
            <w:spacing w:val="40"/>
          </w:rPr>
          <w:delText xml:space="preserve"> </w:delText>
        </w:r>
        <w:r w:rsidDel="00F16805">
          <w:delText>de</w:delText>
        </w:r>
        <w:r w:rsidDel="00F16805">
          <w:rPr>
            <w:spacing w:val="40"/>
          </w:rPr>
          <w:delText xml:space="preserve"> </w:delText>
        </w:r>
        <w:r w:rsidDel="00F16805">
          <w:delText>santé</w:delText>
        </w:r>
        <w:r w:rsidDel="00F16805">
          <w:rPr>
            <w:spacing w:val="40"/>
          </w:rPr>
          <w:delText xml:space="preserve"> </w:delText>
        </w:r>
        <w:r w:rsidDel="00F16805">
          <w:delText>suisse</w:delText>
        </w:r>
        <w:r w:rsidDel="00F16805">
          <w:rPr>
            <w:spacing w:val="40"/>
          </w:rPr>
          <w:delText xml:space="preserve"> </w:delText>
        </w:r>
        <w:r w:rsidDel="00F16805">
          <w:delText>depuis</w:delText>
        </w:r>
        <w:r w:rsidDel="00F16805">
          <w:rPr>
            <w:spacing w:val="40"/>
          </w:rPr>
          <w:delText xml:space="preserve"> </w:delText>
        </w:r>
        <w:r w:rsidDel="00F16805">
          <w:delText>l’introduction</w:delText>
        </w:r>
        <w:r w:rsidDel="00F16805">
          <w:rPr>
            <w:spacing w:val="40"/>
          </w:rPr>
          <w:delText xml:space="preserve"> </w:delText>
        </w:r>
        <w:r w:rsidDel="00F16805">
          <w:delText>de</w:delText>
        </w:r>
        <w:r w:rsidDel="00F16805">
          <w:rPr>
            <w:spacing w:val="40"/>
          </w:rPr>
          <w:delText xml:space="preserve"> </w:delText>
        </w:r>
        <w:r w:rsidDel="00F16805">
          <w:delText>la</w:delText>
        </w:r>
        <w:r w:rsidDel="00F16805">
          <w:rPr>
            <w:spacing w:val="40"/>
          </w:rPr>
          <w:delText xml:space="preserve"> </w:delText>
        </w:r>
        <w:r w:rsidDel="00F16805">
          <w:delText>LAMal</w:delText>
        </w:r>
        <w:r w:rsidDel="00F16805">
          <w:rPr>
            <w:spacing w:val="40"/>
          </w:rPr>
          <w:delText xml:space="preserve"> </w:delText>
        </w:r>
        <w:r w:rsidDel="00F16805">
          <w:delText>en 1996</w:delText>
        </w:r>
        <w:r w:rsidDel="00F16805">
          <w:rPr>
            <w:spacing w:val="-15"/>
          </w:rPr>
          <w:delText xml:space="preserve"> </w:delText>
        </w:r>
        <w:r w:rsidDel="00F16805">
          <w:delText>»</w:delText>
        </w:r>
        <w:r w:rsidR="00062E6A" w:rsidDel="00F16805">
          <w:delText xml:space="preserve"> </w:delText>
        </w:r>
        <w:r w:rsidR="00062E6A" w:rsidDel="00F16805">
          <w:fldChar w:fldCharType="begin"/>
        </w:r>
        <w:r w:rsidR="00E568D0" w:rsidDel="00F16805">
          <w:delInstrText xml:space="preserve"> ADDIN ZOTERO_ITEM CSL_CITATION {"citationID":"qllGblLF","properties":{"formattedCitation":"(Grandchamp et Spycher 2024)","plainCitation":"(Grandchamp et Spycher 2024)","dontUpdate":true,"noteIndex":0},"citationItems":[{"id":5057,"uris":["http://zotero.org/groups/6347865/items/I2YYTC39"],"itemData":{"id":5057,"type":"report","citation-key":"grandchampReformeFinancementUniforme2024","publisher":"UniSanté","publisher-place":"Lausanne","title":"La réforme du financement uniforme des soins sous la loupe","URL":"https://www.unisante.ch/fr/propos-dunisante/actualites/unisante-analyse-reforme-du-financement-uniforme-soins-efas","author":[{"family":"Grandchamp","given":"Chantal"},{"family":"Spycher","given":"Jacques"}],"issued":{"date-parts":[["2024",10,23]]}}}],"schema":"https://github.com/citation-style-language/schema/raw/master/csl-citation.json"} </w:delInstrText>
        </w:r>
        <w:r w:rsidR="00062E6A" w:rsidDel="00F16805">
          <w:fldChar w:fldCharType="separate"/>
        </w:r>
        <w:r w:rsidR="00062E6A" w:rsidRPr="00062E6A" w:rsidDel="00F16805">
          <w:delText xml:space="preserve">(Grandchamp </w:delText>
        </w:r>
        <w:r w:rsidR="00062E6A" w:rsidDel="00F16805">
          <w:delText>&amp;</w:delText>
        </w:r>
        <w:r w:rsidR="00062E6A" w:rsidRPr="00062E6A" w:rsidDel="00F16805">
          <w:delText xml:space="preserve"> Spycher</w:delText>
        </w:r>
        <w:r w:rsidR="00062E6A" w:rsidDel="00F16805">
          <w:delText>,</w:delText>
        </w:r>
        <w:r w:rsidR="00062E6A" w:rsidRPr="00062E6A" w:rsidDel="00F16805">
          <w:delText xml:space="preserve"> 2024</w:delText>
        </w:r>
        <w:r w:rsidR="00062E6A" w:rsidDel="00F16805">
          <w:delText>, p.2</w:delText>
        </w:r>
        <w:r w:rsidR="00062E6A" w:rsidRPr="00062E6A" w:rsidDel="00F16805">
          <w:delText>)</w:delText>
        </w:r>
        <w:r w:rsidR="00062E6A" w:rsidDel="00F16805">
          <w:fldChar w:fldCharType="end"/>
        </w:r>
        <w:r w:rsidDel="00F16805">
          <w:delText xml:space="preserve">. Acceptée en votation en novembre 2024, la réforme propose une clé de répartition unique pour tout type de prestation (26.9% pour les cantons, 73.1% pour les assurés), tout en donnant davantage de pouvoir aux caisses-maladie en leur déléguant les contributions en provenance des recettes cantonales. Alors que les </w:delText>
        </w:r>
        <w:r w:rsidR="0072031D" w:rsidDel="00F16805">
          <w:delText>partisans</w:delText>
        </w:r>
        <w:r w:rsidDel="00F16805">
          <w:delText xml:space="preserve"> d’EFAS promettent que la réforme pourrait alléger l’augmentation des coûts et des primes,</w:delText>
        </w:r>
        <w:r w:rsidDel="00F16805">
          <w:rPr>
            <w:spacing w:val="40"/>
          </w:rPr>
          <w:delText xml:space="preserve"> </w:delText>
        </w:r>
        <w:r w:rsidDel="00F16805">
          <w:delText>une étude de Santésuisse avertit qu’avec l’inclusion des soins à la charge de la LAMal dans la réforme, «</w:delText>
        </w:r>
        <w:r w:rsidDel="00F16805">
          <w:rPr>
            <w:spacing w:val="-15"/>
          </w:rPr>
          <w:delText xml:space="preserve"> </w:delText>
        </w:r>
        <w:r w:rsidDel="00F16805">
          <w:delText>les prestations nettes des assureurs-maladie et des payeurs de primes seront plus élevées</w:delText>
        </w:r>
        <w:r w:rsidDel="00F16805">
          <w:rPr>
            <w:spacing w:val="-3"/>
          </w:rPr>
          <w:delText xml:space="preserve"> </w:delText>
        </w:r>
        <w:r w:rsidDel="00F16805">
          <w:delText>que si nous maintenons le système actuellement en vigueur.</w:delText>
        </w:r>
        <w:r w:rsidDel="00F16805">
          <w:rPr>
            <w:spacing w:val="-15"/>
          </w:rPr>
          <w:delText xml:space="preserve"> </w:delText>
        </w:r>
        <w:r w:rsidDel="00F16805">
          <w:delText>»</w:delText>
        </w:r>
        <w:r w:rsidR="0098231D" w:rsidDel="00F16805">
          <w:delText xml:space="preserve"> </w:delText>
        </w:r>
        <w:r w:rsidR="0098231D" w:rsidDel="00F16805">
          <w:fldChar w:fldCharType="begin"/>
        </w:r>
        <w:r w:rsidR="00E568D0" w:rsidDel="00F16805">
          <w:delInstrText xml:space="preserve"> ADDIN ZOTERO_ITEM CSL_CITATION {"citationID":"eS6BmT9U","properties":{"formattedCitation":"(Sant\\uc0\\u233{}suisse 2023)","plainCitation":"(Santésuisse 2023)","dontUpdate":true,"noteIndex":0},"citationItems":[{"id":5377,"uris":["http://zotero.org/groups/6347865/items/VAVSP8FX"],"itemData":{"id":5377,"type":"document","citation-key":"santesuisseFinancementUniformePrestations2023","publisher":"SantéSuisse","title":"Financement uniforme des prestations ambulatoires et stationnaires: incidence sur les payeurs de primes","URL":"https://www.santesuisse.ch/fileadmin/sas_content/2023-06-28_Studie_EFAS_FR_def.pdf","author":[{"family":"Santésuisse","given":""}],"issued":{"date-parts":[["2023",5]]}}}],"schema":"https://github.com/citation-style-language/schema/raw/master/csl-citation.json"} </w:delInstrText>
        </w:r>
        <w:r w:rsidR="0098231D" w:rsidDel="00F16805">
          <w:fldChar w:fldCharType="separate"/>
        </w:r>
        <w:r w:rsidR="0098231D" w:rsidRPr="0098231D" w:rsidDel="00F16805">
          <w:delText>(Santésuisse</w:delText>
        </w:r>
        <w:r w:rsidR="0098231D" w:rsidDel="00F16805">
          <w:delText>,</w:delText>
        </w:r>
        <w:r w:rsidR="0098231D" w:rsidRPr="0098231D" w:rsidDel="00F16805">
          <w:delText xml:space="preserve"> 2023</w:delText>
        </w:r>
        <w:r w:rsidR="0098231D" w:rsidDel="00F16805">
          <w:delText>, p.10</w:delText>
        </w:r>
        <w:r w:rsidR="0098231D" w:rsidRPr="0098231D" w:rsidDel="00F16805">
          <w:delText>)</w:delText>
        </w:r>
        <w:r w:rsidR="0098231D" w:rsidDel="00F16805">
          <w:fldChar w:fldCharType="end"/>
        </w:r>
        <w:r w:rsidDel="00F16805">
          <w:delText>. Une</w:delText>
        </w:r>
        <w:r w:rsidDel="00F16805">
          <w:rPr>
            <w:spacing w:val="-5"/>
          </w:rPr>
          <w:delText xml:space="preserve"> </w:delText>
        </w:r>
        <w:r w:rsidDel="00F16805">
          <w:delText>étude</w:delText>
        </w:r>
        <w:r w:rsidDel="00F16805">
          <w:rPr>
            <w:spacing w:val="-5"/>
          </w:rPr>
          <w:delText xml:space="preserve"> </w:delText>
        </w:r>
        <w:r w:rsidDel="00F16805">
          <w:delText>d’Unisanté</w:delText>
        </w:r>
        <w:r w:rsidDel="00F16805">
          <w:rPr>
            <w:spacing w:val="-5"/>
          </w:rPr>
          <w:delText xml:space="preserve"> </w:delText>
        </w:r>
        <w:r w:rsidDel="00F16805">
          <w:delText>conclut</w:delText>
        </w:r>
        <w:r w:rsidDel="00F16805">
          <w:rPr>
            <w:spacing w:val="-5"/>
          </w:rPr>
          <w:delText xml:space="preserve"> </w:delText>
        </w:r>
        <w:r w:rsidDel="00F16805">
          <w:delText>quant</w:delText>
        </w:r>
        <w:r w:rsidDel="00F16805">
          <w:rPr>
            <w:spacing w:val="-5"/>
          </w:rPr>
          <w:delText xml:space="preserve"> </w:delText>
        </w:r>
        <w:r w:rsidDel="00F16805">
          <w:delText>à</w:delText>
        </w:r>
        <w:r w:rsidDel="00F16805">
          <w:rPr>
            <w:spacing w:val="-5"/>
          </w:rPr>
          <w:delText xml:space="preserve"> </w:delText>
        </w:r>
        <w:r w:rsidDel="00F16805">
          <w:delText>elle</w:delText>
        </w:r>
        <w:r w:rsidDel="00F16805">
          <w:rPr>
            <w:spacing w:val="-5"/>
          </w:rPr>
          <w:delText xml:space="preserve"> </w:delText>
        </w:r>
        <w:r w:rsidDel="00F16805">
          <w:delText>qu’il</w:delText>
        </w:r>
        <w:r w:rsidDel="00F16805">
          <w:rPr>
            <w:spacing w:val="-5"/>
          </w:rPr>
          <w:delText xml:space="preserve"> </w:delText>
        </w:r>
        <w:r w:rsidDel="00F16805">
          <w:delText>est</w:delText>
        </w:r>
        <w:r w:rsidDel="00F16805">
          <w:rPr>
            <w:spacing w:val="-5"/>
          </w:rPr>
          <w:delText xml:space="preserve"> </w:delText>
        </w:r>
        <w:r w:rsidDel="00F16805">
          <w:delText>difficile</w:delText>
        </w:r>
        <w:r w:rsidDel="00F16805">
          <w:rPr>
            <w:spacing w:val="-5"/>
          </w:rPr>
          <w:delText xml:space="preserve"> </w:delText>
        </w:r>
        <w:r w:rsidDel="00F16805">
          <w:delText>de</w:delText>
        </w:r>
        <w:r w:rsidDel="00F16805">
          <w:rPr>
            <w:spacing w:val="-5"/>
          </w:rPr>
          <w:delText xml:space="preserve"> </w:delText>
        </w:r>
        <w:r w:rsidR="00BD128A" w:rsidDel="00F16805">
          <w:delText>prévoir</w:delText>
        </w:r>
        <w:r w:rsidDel="00F16805">
          <w:rPr>
            <w:spacing w:val="-5"/>
          </w:rPr>
          <w:delText xml:space="preserve"> </w:delText>
        </w:r>
        <w:r w:rsidDel="00F16805">
          <w:delText>si</w:delText>
        </w:r>
        <w:r w:rsidDel="00F16805">
          <w:rPr>
            <w:spacing w:val="-5"/>
          </w:rPr>
          <w:delText xml:space="preserve"> </w:delText>
        </w:r>
        <w:r w:rsidDel="00F16805">
          <w:delText>cette</w:delText>
        </w:r>
        <w:r w:rsidDel="00F16805">
          <w:rPr>
            <w:spacing w:val="-5"/>
          </w:rPr>
          <w:delText xml:space="preserve"> </w:delText>
        </w:r>
        <w:r w:rsidDel="00F16805">
          <w:delText>réforme</w:delText>
        </w:r>
        <w:r w:rsidDel="00F16805">
          <w:rPr>
            <w:spacing w:val="-5"/>
          </w:rPr>
          <w:delText xml:space="preserve"> </w:delText>
        </w:r>
        <w:r w:rsidDel="00F16805">
          <w:delText>aura</w:delText>
        </w:r>
        <w:r w:rsidDel="00F16805">
          <w:rPr>
            <w:spacing w:val="-5"/>
          </w:rPr>
          <w:delText xml:space="preserve"> </w:delText>
        </w:r>
        <w:r w:rsidDel="00F16805">
          <w:delText>un impact réel positif sur les problèmes structurels des coûts de la santé ainsi que sur l’évolution des</w:delText>
        </w:r>
        <w:r w:rsidDel="00F16805">
          <w:rPr>
            <w:spacing w:val="-9"/>
          </w:rPr>
          <w:delText xml:space="preserve"> </w:delText>
        </w:r>
        <w:r w:rsidDel="00F16805">
          <w:delText>primes</w:delText>
        </w:r>
        <w:r w:rsidDel="00F16805">
          <w:rPr>
            <w:spacing w:val="-9"/>
          </w:rPr>
          <w:delText xml:space="preserve"> </w:delText>
        </w:r>
        <w:r w:rsidRPr="0098231D" w:rsidDel="00F16805">
          <w:delText>(</w:delText>
        </w:r>
        <w:r w:rsidR="008725D2" w:rsidDel="00F16805">
          <w:fldChar w:fldCharType="begin"/>
        </w:r>
        <w:r w:rsidR="008725D2" w:rsidDel="00F16805">
          <w:delInstrText>HYPERLINK \l "_bookmark49"</w:delInstrText>
        </w:r>
        <w:r w:rsidR="008725D2" w:rsidDel="00F16805">
          <w:fldChar w:fldCharType="separate"/>
        </w:r>
        <w:r w:rsidR="008725D2" w:rsidRPr="0098231D" w:rsidDel="00F16805">
          <w:delText>Grandchamp</w:delText>
        </w:r>
        <w:r w:rsidR="008725D2" w:rsidRPr="0098231D" w:rsidDel="00F16805">
          <w:rPr>
            <w:spacing w:val="-9"/>
          </w:rPr>
          <w:delText xml:space="preserve"> </w:delText>
        </w:r>
        <w:r w:rsidR="0098231D" w:rsidRPr="0098231D" w:rsidDel="00F16805">
          <w:delText>&amp;</w:delText>
        </w:r>
        <w:r w:rsidR="008725D2" w:rsidRPr="0098231D" w:rsidDel="00F16805">
          <w:rPr>
            <w:spacing w:val="-9"/>
          </w:rPr>
          <w:delText xml:space="preserve"> </w:delText>
        </w:r>
        <w:r w:rsidR="008725D2" w:rsidRPr="0098231D" w:rsidDel="00F16805">
          <w:delText>Spycher</w:delText>
        </w:r>
        <w:r w:rsidR="008725D2" w:rsidRPr="0098231D" w:rsidDel="00F16805">
          <w:rPr>
            <w:spacing w:val="-9"/>
          </w:rPr>
          <w:delText xml:space="preserve"> </w:delText>
        </w:r>
        <w:r w:rsidR="008725D2" w:rsidRPr="0098231D" w:rsidDel="00F16805">
          <w:delText>2024</w:delText>
        </w:r>
        <w:r w:rsidR="008725D2" w:rsidDel="00F16805">
          <w:fldChar w:fldCharType="end"/>
        </w:r>
        <w:r w:rsidRPr="0098231D" w:rsidDel="00F16805">
          <w:delText>)</w:delText>
        </w:r>
        <w:r w:rsidDel="00F16805">
          <w:delText>.</w:delText>
        </w:r>
        <w:r w:rsidDel="00F16805">
          <w:rPr>
            <w:spacing w:val="-9"/>
          </w:rPr>
          <w:delText xml:space="preserve"> </w:delText>
        </w:r>
        <w:r w:rsidDel="00F16805">
          <w:delText>Il</w:delText>
        </w:r>
        <w:r w:rsidDel="00F16805">
          <w:rPr>
            <w:spacing w:val="-9"/>
          </w:rPr>
          <w:delText xml:space="preserve"> </w:delText>
        </w:r>
        <w:r w:rsidDel="00F16805">
          <w:delText>est</w:delText>
        </w:r>
        <w:r w:rsidDel="00F16805">
          <w:rPr>
            <w:spacing w:val="-9"/>
          </w:rPr>
          <w:delText xml:space="preserve"> </w:delText>
        </w:r>
        <w:r w:rsidDel="00F16805">
          <w:delText>donc</w:delText>
        </w:r>
        <w:r w:rsidDel="00F16805">
          <w:rPr>
            <w:spacing w:val="-9"/>
          </w:rPr>
          <w:delText xml:space="preserve"> </w:delText>
        </w:r>
        <w:r w:rsidDel="00F16805">
          <w:delText>difficile</w:delText>
        </w:r>
        <w:r w:rsidDel="00F16805">
          <w:rPr>
            <w:spacing w:val="-9"/>
          </w:rPr>
          <w:delText xml:space="preserve"> </w:delText>
        </w:r>
        <w:r w:rsidDel="00F16805">
          <w:delText>d’imaginer</w:delText>
        </w:r>
        <w:r w:rsidDel="00F16805">
          <w:rPr>
            <w:spacing w:val="-9"/>
          </w:rPr>
          <w:delText xml:space="preserve"> </w:delText>
        </w:r>
        <w:r w:rsidDel="00F16805">
          <w:delText>qu’EFAS</w:delText>
        </w:r>
        <w:r w:rsidDel="00F16805">
          <w:rPr>
            <w:spacing w:val="-9"/>
          </w:rPr>
          <w:delText xml:space="preserve"> </w:delText>
        </w:r>
        <w:r w:rsidDel="00F16805">
          <w:delText>résoudra</w:delText>
        </w:r>
        <w:r w:rsidDel="00F16805">
          <w:rPr>
            <w:spacing w:val="-9"/>
          </w:rPr>
          <w:delText xml:space="preserve"> </w:delText>
        </w:r>
        <w:r w:rsidDel="00F16805">
          <w:delText xml:space="preserve">à long terme l’objectif de frein à l’augmentation des coûts de la santé et des primes fixé par la </w:delText>
        </w:r>
        <w:r w:rsidDel="00F16805">
          <w:rPr>
            <w:spacing w:val="-2"/>
          </w:rPr>
          <w:delText>LAMal.</w:delText>
        </w:r>
      </w:del>
    </w:p>
    <w:p w14:paraId="0F4E9039" w14:textId="223B7B1D" w:rsidR="008725D2" w:rsidDel="00F16805" w:rsidRDefault="00F16805" w:rsidP="00F979B2">
      <w:pPr>
        <w:pStyle w:val="Corpsdetexte"/>
        <w:spacing w:before="194" w:line="283" w:lineRule="auto"/>
        <w:ind w:left="0" w:right="140"/>
        <w:rPr>
          <w:del w:id="375" w:author="Auteur"/>
        </w:rPr>
      </w:pPr>
      <w:ins w:id="376" w:author="Auteur">
        <w:r w:rsidRPr="00F16805">
          <w:t xml:space="preserve">Par ailleurs, des éléments indiquent que la garantie de solidarité entre individus (5) évoquée dans le projet de 1994 ne s’est pas concrétisée. Au début de l’année 2026, le journal économique suisse </w:t>
        </w:r>
        <w:proofErr w:type="spellStart"/>
        <w:r w:rsidRPr="00F16805">
          <w:t>Agefi</w:t>
        </w:r>
        <w:proofErr w:type="spellEnd"/>
        <w:r w:rsidRPr="00F16805">
          <w:t xml:space="preserve"> publiait une note spéciale afin de tirer le bilan de trente ans de la LAMal. La note affirme à l’appui d’un sondage </w:t>
        </w:r>
        <w:r w:rsidR="005E089C" w:rsidRPr="00F16805">
          <w:t>qu</w:t>
        </w:r>
        <w:proofErr w:type="gramStart"/>
        <w:r w:rsidR="005E089C" w:rsidRPr="00F16805">
          <w:t>’«</w:t>
        </w:r>
        <w:proofErr w:type="gramEnd"/>
        <w:r w:rsidRPr="00F16805">
          <w:t xml:space="preserve"> en raison du niveau élevé des primes, un tiers des assurés </w:t>
        </w:r>
        <w:r w:rsidR="005E089C" w:rsidRPr="00F16805">
          <w:t>seraient prêts</w:t>
        </w:r>
        <w:r w:rsidRPr="00F16805">
          <w:t xml:space="preserve"> à renoncer à l’obligation d’avoir une assurance</w:t>
        </w:r>
        <w:r w:rsidR="0021197B">
          <w:t>-</w:t>
        </w:r>
        <w:del w:id="377" w:author="Auteur">
          <w:r w:rsidRPr="00F16805" w:rsidDel="0021197B">
            <w:delText xml:space="preserve"> </w:delText>
          </w:r>
        </w:del>
        <w:r w:rsidRPr="00F16805">
          <w:t xml:space="preserve">maladie » (Pray, 2026). Si environ un tiers des assurés se déclare prêt à renoncer à la LAMal, c’est parce que ce système d’assurance-maladie est très fortement régressif entre les différentes tranches de revenu. La LAMal contient néanmoins dès ses origines un principe de réduction des primes, qui oblige les cantons à accorder des subsides aux ménages à revenu modeste (Legentilhomme, 2024a). Les derniers chiffres mis </w:t>
        </w:r>
        <w:r w:rsidRPr="00F16805">
          <w:lastRenderedPageBreak/>
          <w:t>à disposition par l’Office fédérale de la statistique (OFS) montrent qu’en 2020 environ 2,37 millions de personnes bénéficiaient de ces subsides, correspondant environ à 1,4 millions de ménages, pour un taux de bénéficiaires de 27%. Ce même taux était de 23% en 1996 (figure 3).</w:t>
        </w:r>
      </w:ins>
      <w:del w:id="378" w:author="Auteur">
        <w:r w:rsidDel="00F16805">
          <w:delText>Au début de l’année 2026, le journal économique</w:delText>
        </w:r>
        <w:r w:rsidR="00BD128A" w:rsidDel="00F16805">
          <w:delText xml:space="preserve"> suisse</w:delText>
        </w:r>
        <w:r w:rsidDel="00F16805">
          <w:delText xml:space="preserve"> Agefi publiait une note spéciale afin de tirer le bilan de trente ans de la LAMal. Parmi les cinq objectifs de la LAMal listés ci-dessus, l’Agefi considère que seuls les objectifs d’accès aux soins de base pour tous et de solidarité</w:delText>
        </w:r>
        <w:r w:rsidDel="00F16805">
          <w:rPr>
            <w:spacing w:val="40"/>
          </w:rPr>
          <w:delText xml:space="preserve"> </w:delText>
        </w:r>
        <w:r w:rsidDel="00F16805">
          <w:delText>ont été atteint. Concernant ce dernier point, le journal notait que l’introduction d’une prime indépendante du risque, l’obligation de s’assurer ainsi que la politique de subvention pour les primes de l’assurance-maladie obligatoire en faveur des ménages à faible revenu suffisaient afin de garantir la solidarité à travers les groupes d’âge, le genre et les classes de revenu. Pourtant, cette même note affirme plus loin à l’appui d’un sondage qu’«</w:delText>
        </w:r>
        <w:r w:rsidDel="00F16805">
          <w:rPr>
            <w:spacing w:val="-15"/>
          </w:rPr>
          <w:delText xml:space="preserve"> </w:delText>
        </w:r>
        <w:r w:rsidDel="00F16805">
          <w:delText>en raison du niveau élevé des primes, un tiers des assurés seraient en effet prêts à renoncer à l’obligation d’avoir une assurance maladie</w:delText>
        </w:r>
        <w:r w:rsidDel="00F16805">
          <w:rPr>
            <w:spacing w:val="-10"/>
          </w:rPr>
          <w:delText xml:space="preserve"> </w:delText>
        </w:r>
        <w:r w:rsidDel="00F16805">
          <w:delText>»</w:delText>
        </w:r>
        <w:r w:rsidR="0098231D" w:rsidDel="00F16805">
          <w:delText xml:space="preserve"> </w:delText>
        </w:r>
        <w:r w:rsidR="0098231D" w:rsidDel="00F16805">
          <w:fldChar w:fldCharType="begin"/>
        </w:r>
        <w:r w:rsidR="00E568D0" w:rsidDel="00F16805">
          <w:delInstrText xml:space="preserve"> ADDIN ZOTERO_ITEM CSL_CITATION {"citationID":"bq4Mk4gV","properties":{"formattedCitation":"(Pray 2026)","plainCitation":"(Pray 2026)","dontUpdate":true,"noteIndex":0},"citationItems":[{"id":5769,"uris":["http://zotero.org/groups/6347865/items/UUMWP85A"],"itemData":{"id":5769,"type":"article-newspaper","abstract":"Pensée pour garantir l’universalité et la solidarité, la loi sur l’assurance maladie a profondément transformé le système suisse, sans toutefois répondre à toutes les attentes formulées lors de son adoption en 1996.","citation-key":"prayTrenteAnsLAMal2026","container-title":"AGEFI","language":"fr","title":"En trente ans, la LAMal n’a atteint que deux de ses cinq objectifs","URL":"https://agefi.com/actualites/politique/en-trente-ans-la-lamal-na-atteint-que-deux-de-ses-cinq-objectifs","author":[{"family":"Pray","given":"Nathalie"}],"accessed":{"date-parts":[["2026",1,9]]},"issued":{"date-parts":[["2026",1,8]]}}}],"schema":"https://github.com/citation-style-language/schema/raw/master/csl-citation.json"} </w:delInstrText>
        </w:r>
        <w:r w:rsidR="0098231D" w:rsidDel="00F16805">
          <w:fldChar w:fldCharType="separate"/>
        </w:r>
        <w:r w:rsidR="0098231D" w:rsidRPr="0098231D" w:rsidDel="00F16805">
          <w:delText>(Pray</w:delText>
        </w:r>
        <w:r w:rsidR="0098231D" w:rsidDel="00F16805">
          <w:delText>,</w:delText>
        </w:r>
        <w:r w:rsidR="0098231D" w:rsidRPr="0098231D" w:rsidDel="00F16805">
          <w:delText xml:space="preserve"> 2026)</w:delText>
        </w:r>
        <w:r w:rsidR="0098231D" w:rsidDel="00F16805">
          <w:fldChar w:fldCharType="end"/>
        </w:r>
        <w:r w:rsidDel="00F16805">
          <w:delText>.</w:delText>
        </w:r>
      </w:del>
    </w:p>
    <w:p w14:paraId="08D76F3E" w14:textId="77777777" w:rsidR="00F16805" w:rsidRDefault="00F16805" w:rsidP="00F979B2">
      <w:pPr>
        <w:pStyle w:val="Corpsdetexte"/>
        <w:spacing w:before="197" w:line="283" w:lineRule="auto"/>
        <w:ind w:left="0" w:right="98"/>
        <w:rPr>
          <w:ins w:id="379" w:author="Auteur"/>
        </w:rPr>
      </w:pPr>
    </w:p>
    <w:p w14:paraId="770094DB" w14:textId="7337E11E" w:rsidR="008725D2" w:rsidDel="00F16805" w:rsidRDefault="00000000" w:rsidP="00F979B2">
      <w:pPr>
        <w:pStyle w:val="Corpsdetexte"/>
        <w:spacing w:before="194" w:line="283" w:lineRule="auto"/>
        <w:ind w:left="0" w:right="140"/>
        <w:rPr>
          <w:del w:id="380" w:author="Auteur"/>
        </w:rPr>
      </w:pPr>
      <w:del w:id="381" w:author="Auteur">
        <w:r w:rsidDel="00F16805">
          <w:delText>En</w:delText>
        </w:r>
        <w:r w:rsidDel="00F16805">
          <w:rPr>
            <w:spacing w:val="40"/>
          </w:rPr>
          <w:delText xml:space="preserve"> </w:delText>
        </w:r>
        <w:r w:rsidDel="00F16805">
          <w:delText>effet,</w:delText>
        </w:r>
        <w:r w:rsidDel="00F16805">
          <w:rPr>
            <w:spacing w:val="40"/>
          </w:rPr>
          <w:delText xml:space="preserve"> </w:delText>
        </w:r>
        <w:r w:rsidDel="00F16805">
          <w:delText>si</w:delText>
        </w:r>
        <w:r w:rsidDel="00F16805">
          <w:rPr>
            <w:spacing w:val="40"/>
          </w:rPr>
          <w:delText xml:space="preserve"> </w:delText>
        </w:r>
        <w:r w:rsidDel="00F16805">
          <w:delText>environ</w:delText>
        </w:r>
        <w:r w:rsidDel="00F16805">
          <w:rPr>
            <w:spacing w:val="40"/>
          </w:rPr>
          <w:delText xml:space="preserve"> </w:delText>
        </w:r>
        <w:r w:rsidDel="00F16805">
          <w:delText>un</w:delText>
        </w:r>
        <w:r w:rsidDel="00F16805">
          <w:rPr>
            <w:spacing w:val="40"/>
          </w:rPr>
          <w:delText xml:space="preserve"> </w:delText>
        </w:r>
        <w:r w:rsidDel="00F16805">
          <w:delText>tiers</w:delText>
        </w:r>
        <w:r w:rsidDel="00F16805">
          <w:rPr>
            <w:spacing w:val="40"/>
          </w:rPr>
          <w:delText xml:space="preserve"> </w:delText>
        </w:r>
        <w:r w:rsidDel="00F16805">
          <w:delText>des</w:delText>
        </w:r>
        <w:r w:rsidDel="00F16805">
          <w:rPr>
            <w:spacing w:val="40"/>
          </w:rPr>
          <w:delText xml:space="preserve"> </w:delText>
        </w:r>
        <w:r w:rsidDel="00F16805">
          <w:delText>assurés</w:delText>
        </w:r>
        <w:r w:rsidDel="00F16805">
          <w:rPr>
            <w:spacing w:val="40"/>
          </w:rPr>
          <w:delText xml:space="preserve"> </w:delText>
        </w:r>
        <w:r w:rsidDel="00F16805">
          <w:delText>se</w:delText>
        </w:r>
        <w:r w:rsidDel="00F16805">
          <w:rPr>
            <w:spacing w:val="40"/>
          </w:rPr>
          <w:delText xml:space="preserve"> </w:delText>
        </w:r>
        <w:r w:rsidDel="00F16805">
          <w:delText>déclare</w:delText>
        </w:r>
        <w:r w:rsidDel="00F16805">
          <w:rPr>
            <w:spacing w:val="40"/>
          </w:rPr>
          <w:delText xml:space="preserve"> </w:delText>
        </w:r>
        <w:r w:rsidDel="00F16805">
          <w:delText>prêt</w:delText>
        </w:r>
        <w:r w:rsidDel="00F16805">
          <w:rPr>
            <w:spacing w:val="40"/>
          </w:rPr>
          <w:delText xml:space="preserve"> </w:delText>
        </w:r>
        <w:r w:rsidDel="00F16805">
          <w:delText>à</w:delText>
        </w:r>
        <w:r w:rsidDel="00F16805">
          <w:rPr>
            <w:spacing w:val="40"/>
          </w:rPr>
          <w:delText xml:space="preserve"> </w:delText>
        </w:r>
        <w:r w:rsidDel="00F16805">
          <w:delText>renoncer</w:delText>
        </w:r>
        <w:r w:rsidDel="00F16805">
          <w:rPr>
            <w:spacing w:val="40"/>
          </w:rPr>
          <w:delText xml:space="preserve"> </w:delText>
        </w:r>
        <w:r w:rsidDel="00F16805">
          <w:delText>à</w:delText>
        </w:r>
        <w:r w:rsidDel="00F16805">
          <w:rPr>
            <w:spacing w:val="40"/>
          </w:rPr>
          <w:delText xml:space="preserve"> </w:delText>
        </w:r>
        <w:r w:rsidDel="00F16805">
          <w:delText>la</w:delText>
        </w:r>
        <w:r w:rsidDel="00F16805">
          <w:rPr>
            <w:spacing w:val="40"/>
          </w:rPr>
          <w:delText xml:space="preserve"> </w:delText>
        </w:r>
        <w:r w:rsidDel="00F16805">
          <w:delText>LAMal,</w:delText>
        </w:r>
        <w:r w:rsidDel="00F16805">
          <w:rPr>
            <w:spacing w:val="40"/>
          </w:rPr>
          <w:delText xml:space="preserve"> </w:delText>
        </w:r>
        <w:r w:rsidDel="00F16805">
          <w:delText>c’est parce que ce système d’assurance-maladie est très fortement régressif entre les différentes tranches de revenu. La LAMal contient néanmoins dès ses origines un principe de réduction des primes, qui oblige les cantons à accorder des subsides aux ménages à revenu modeste</w:delText>
        </w:r>
        <w:r w:rsidR="00E6437A" w:rsidDel="00F16805">
          <w:delText xml:space="preserve"> </w:delText>
        </w:r>
        <w:r w:rsidR="00E6437A" w:rsidDel="00F16805">
          <w:fldChar w:fldCharType="begin"/>
        </w:r>
        <w:r w:rsidR="00E568D0" w:rsidDel="00F16805">
          <w:delInstrText xml:space="preserve"> ADDIN ZOTERO_ITEM CSL_CITATION {"citationID":"QxKavZyn","properties":{"formattedCitation":"(Legentilhomme 2024a)","plainCitation":"(Legentilhomme 2024a)","dontUpdate":true,"noteIndex":0},"citationItems":[{"id":5536,"uris":["http://zotero.org/groups/6347865/items/3XULZVRA"],"itemData":{"id":5536,"type":"document","citation-key":"legentilhommeLhygieneInfantileProtection2024","publisher":"Département de la santé et de l'action sociale, Canton de Vaud","title":"De l'hygiène infantile à la protection du pouvoir d'achat. Un siècle de politique des subsides à l'assurance-maladie dans le canton de Vaud (1920-2024)","URL":"https://www.vd.ch/fileadmin/user_upload/organisation/dsas/DGCS/Rapport_subsides_2024_vfinale.pdf","author":[{"family":"Legentilhomme","given":"Geoffroy"}],"issued":{"date-parts":[["2024"]]}}}],"schema":"https://github.com/citation-style-language/schema/raw/master/csl-citation.json"} </w:delInstrText>
        </w:r>
        <w:r w:rsidR="00E6437A" w:rsidDel="00F16805">
          <w:fldChar w:fldCharType="separate"/>
        </w:r>
        <w:r w:rsidR="00E6437A" w:rsidRPr="00E6437A" w:rsidDel="00F16805">
          <w:delText>(Legentilhomme</w:delText>
        </w:r>
        <w:r w:rsidR="00E6437A" w:rsidDel="00F16805">
          <w:delText>,</w:delText>
        </w:r>
        <w:r w:rsidR="00E6437A" w:rsidRPr="00E6437A" w:rsidDel="00F16805">
          <w:delText xml:space="preserve"> 2024a)</w:delText>
        </w:r>
        <w:r w:rsidR="00E6437A" w:rsidDel="00F16805">
          <w:fldChar w:fldCharType="end"/>
        </w:r>
        <w:r w:rsidDel="00F16805">
          <w:delText>.</w:delText>
        </w:r>
        <w:r w:rsidDel="00F16805">
          <w:rPr>
            <w:spacing w:val="8"/>
          </w:rPr>
          <w:delText xml:space="preserve"> </w:delText>
        </w:r>
        <w:r w:rsidDel="00F16805">
          <w:delText>Les</w:delText>
        </w:r>
        <w:r w:rsidDel="00F16805">
          <w:rPr>
            <w:spacing w:val="9"/>
          </w:rPr>
          <w:delText xml:space="preserve"> </w:delText>
        </w:r>
        <w:r w:rsidDel="00F16805">
          <w:delText>derniers</w:delText>
        </w:r>
        <w:r w:rsidDel="00F16805">
          <w:rPr>
            <w:spacing w:val="9"/>
          </w:rPr>
          <w:delText xml:space="preserve"> </w:delText>
        </w:r>
        <w:r w:rsidDel="00F16805">
          <w:delText>chiffres</w:delText>
        </w:r>
        <w:r w:rsidDel="00F16805">
          <w:rPr>
            <w:spacing w:val="9"/>
          </w:rPr>
          <w:delText xml:space="preserve"> </w:delText>
        </w:r>
        <w:r w:rsidDel="00F16805">
          <w:delText>mis</w:delText>
        </w:r>
        <w:r w:rsidDel="00F16805">
          <w:rPr>
            <w:spacing w:val="8"/>
          </w:rPr>
          <w:delText xml:space="preserve"> </w:delText>
        </w:r>
        <w:r w:rsidDel="00F16805">
          <w:delText>à</w:delText>
        </w:r>
        <w:r w:rsidDel="00F16805">
          <w:rPr>
            <w:spacing w:val="9"/>
          </w:rPr>
          <w:delText xml:space="preserve"> </w:delText>
        </w:r>
        <w:r w:rsidDel="00F16805">
          <w:delText>disposition</w:delText>
        </w:r>
        <w:r w:rsidDel="00F16805">
          <w:rPr>
            <w:spacing w:val="9"/>
          </w:rPr>
          <w:delText xml:space="preserve"> </w:delText>
        </w:r>
        <w:r w:rsidDel="00F16805">
          <w:delText>par</w:delText>
        </w:r>
        <w:r w:rsidDel="00F16805">
          <w:rPr>
            <w:spacing w:val="9"/>
          </w:rPr>
          <w:delText xml:space="preserve"> </w:delText>
        </w:r>
        <w:r w:rsidDel="00F16805">
          <w:delText>l’OFS</w:delText>
        </w:r>
        <w:r w:rsidDel="00F16805">
          <w:rPr>
            <w:spacing w:val="8"/>
          </w:rPr>
          <w:delText xml:space="preserve"> </w:delText>
        </w:r>
        <w:r w:rsidDel="00F16805">
          <w:delText>montrent</w:delText>
        </w:r>
        <w:r w:rsidDel="00F16805">
          <w:rPr>
            <w:spacing w:val="9"/>
          </w:rPr>
          <w:delText xml:space="preserve"> </w:delText>
        </w:r>
        <w:r w:rsidDel="00F16805">
          <w:delText>qu’en</w:delText>
        </w:r>
        <w:r w:rsidDel="00F16805">
          <w:rPr>
            <w:spacing w:val="9"/>
          </w:rPr>
          <w:delText xml:space="preserve"> </w:delText>
        </w:r>
        <w:r w:rsidDel="00F16805">
          <w:delText>2020</w:delText>
        </w:r>
        <w:r w:rsidDel="00F16805">
          <w:rPr>
            <w:spacing w:val="9"/>
          </w:rPr>
          <w:delText xml:space="preserve"> </w:delText>
        </w:r>
        <w:r w:rsidDel="00F16805">
          <w:delText>environ</w:delText>
        </w:r>
        <w:r w:rsidDel="00F16805">
          <w:rPr>
            <w:spacing w:val="8"/>
          </w:rPr>
          <w:delText xml:space="preserve"> </w:delText>
        </w:r>
        <w:r w:rsidDel="00F16805">
          <w:rPr>
            <w:spacing w:val="-4"/>
          </w:rPr>
          <w:delText>2,37</w:delText>
        </w:r>
        <w:bookmarkStart w:id="382" w:name="_bookmark11"/>
        <w:bookmarkEnd w:id="382"/>
        <w:r w:rsidR="00B7170A" w:rsidDel="00F16805">
          <w:delText xml:space="preserve"> </w:delText>
        </w:r>
        <w:r w:rsidDel="00F16805">
          <w:delText xml:space="preserve">millions de personnes bénéficiaient de ces subsides, correspondant environ à 1,4 millions de ménages, pour un taux de bénéficiaires de </w:delText>
        </w:r>
        <w:r w:rsidR="0071627E" w:rsidDel="00F16805">
          <w:delText>27, %</w:delText>
        </w:r>
        <w:r w:rsidDel="00F16805">
          <w:delText>. Ce même taux était de 23% en 1996 (</w:delText>
        </w:r>
        <w:r w:rsidR="00E6437A" w:rsidDel="00F16805">
          <w:fldChar w:fldCharType="begin"/>
        </w:r>
        <w:r w:rsidR="00E6437A" w:rsidDel="00F16805">
          <w:delInstrText>HYPERLINK \l "_bookmark12"</w:delInstrText>
        </w:r>
        <w:r w:rsidR="00E6437A" w:rsidDel="00F16805">
          <w:fldChar w:fldCharType="separate"/>
        </w:r>
        <w:r w:rsidR="00E6437A" w:rsidDel="00F16805">
          <w:delText>f</w:delText>
        </w:r>
        <w:r w:rsidR="008725D2" w:rsidDel="00F16805">
          <w:delText>ig</w:delText>
        </w:r>
        <w:r w:rsidR="00E6437A" w:rsidDel="00F16805">
          <w:delText>ure</w:delText>
        </w:r>
        <w:r w:rsidR="008725D2" w:rsidDel="00F16805">
          <w:delText xml:space="preserve"> 3</w:delText>
        </w:r>
        <w:r w:rsidR="00E6437A" w:rsidDel="00F16805">
          <w:fldChar w:fldCharType="end"/>
        </w:r>
        <w:r w:rsidDel="00F16805">
          <w:delText>).</w:delText>
        </w:r>
      </w:del>
    </w:p>
    <w:p w14:paraId="6C5B94EF" w14:textId="6F744FAB" w:rsidR="008725D2" w:rsidRDefault="00000000">
      <w:pPr>
        <w:pStyle w:val="Corpsdetexte"/>
        <w:spacing w:before="34"/>
        <w:ind w:left="0"/>
        <w:jc w:val="left"/>
        <w:rPr>
          <w:ins w:id="383" w:author="Auteur"/>
          <w:sz w:val="20"/>
        </w:rPr>
      </w:pPr>
      <w:del w:id="384" w:author="Auteur">
        <w:r w:rsidDel="00C83711">
          <w:rPr>
            <w:noProof/>
            <w:sz w:val="20"/>
          </w:rPr>
          <w:drawing>
            <wp:anchor distT="0" distB="0" distL="0" distR="0" simplePos="0" relativeHeight="251669504" behindDoc="1" locked="0" layoutInCell="1" allowOverlap="1" wp14:anchorId="0A99553C" wp14:editId="5C2149F5">
              <wp:simplePos x="0" y="0"/>
              <wp:positionH relativeFrom="page">
                <wp:posOffset>918695</wp:posOffset>
              </wp:positionH>
              <wp:positionV relativeFrom="paragraph">
                <wp:posOffset>183200</wp:posOffset>
              </wp:positionV>
              <wp:extent cx="5346192" cy="2642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346192" cy="2642616"/>
                      </a:xfrm>
                      <a:prstGeom prst="rect">
                        <a:avLst/>
                      </a:prstGeom>
                    </pic:spPr>
                  </pic:pic>
                </a:graphicData>
              </a:graphic>
            </wp:anchor>
          </w:drawing>
        </w:r>
      </w:del>
    </w:p>
    <w:p w14:paraId="33817139" w14:textId="78926668" w:rsidR="00C83711" w:rsidRDefault="00C83711">
      <w:pPr>
        <w:pStyle w:val="Corpsdetexte"/>
        <w:spacing w:before="34"/>
        <w:ind w:left="0"/>
        <w:jc w:val="left"/>
        <w:rPr>
          <w:sz w:val="20"/>
        </w:rPr>
      </w:pPr>
      <w:ins w:id="385" w:author="Auteur">
        <w:r>
          <w:rPr>
            <w:noProof/>
            <w:sz w:val="20"/>
          </w:rPr>
          <w:lastRenderedPageBreak/>
          <w:drawing>
            <wp:inline distT="0" distB="0" distL="0" distR="0" wp14:anchorId="012AEB58" wp14:editId="41955E88">
              <wp:extent cx="5936615" cy="2968625"/>
              <wp:effectExtent l="0" t="0" r="6985" b="3175"/>
              <wp:docPr id="2649272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6615" cy="2968625"/>
                      </a:xfrm>
                      <a:prstGeom prst="rect">
                        <a:avLst/>
                      </a:prstGeom>
                      <a:noFill/>
                      <a:ln>
                        <a:noFill/>
                      </a:ln>
                    </pic:spPr>
                  </pic:pic>
                </a:graphicData>
              </a:graphic>
            </wp:inline>
          </w:drawing>
        </w:r>
      </w:ins>
    </w:p>
    <w:p w14:paraId="106D8CF0" w14:textId="77777777" w:rsidR="008725D2" w:rsidRDefault="008725D2">
      <w:pPr>
        <w:pStyle w:val="Corpsdetexte"/>
        <w:spacing w:before="174"/>
        <w:ind w:left="0"/>
        <w:jc w:val="left"/>
      </w:pPr>
    </w:p>
    <w:p w14:paraId="55C48D42" w14:textId="3CA99E33" w:rsidR="008725D2" w:rsidRPr="00ED1372" w:rsidRDefault="00000000">
      <w:pPr>
        <w:spacing w:line="260" w:lineRule="exact"/>
        <w:ind w:left="128" w:right="126"/>
        <w:jc w:val="center"/>
        <w:rPr>
          <w:sz w:val="20"/>
          <w:szCs w:val="20"/>
        </w:rPr>
      </w:pPr>
      <w:bookmarkStart w:id="386" w:name="_bookmark12"/>
      <w:bookmarkEnd w:id="386"/>
      <w:r w:rsidRPr="00ED1372">
        <w:rPr>
          <w:sz w:val="20"/>
          <w:szCs w:val="20"/>
        </w:rPr>
        <w:t>Fig</w:t>
      </w:r>
      <w:r w:rsidR="00E4231E">
        <w:rPr>
          <w:sz w:val="20"/>
          <w:szCs w:val="20"/>
        </w:rPr>
        <w:t>ure</w:t>
      </w:r>
      <w:r w:rsidRPr="00ED1372">
        <w:rPr>
          <w:spacing w:val="-9"/>
          <w:sz w:val="20"/>
          <w:szCs w:val="20"/>
        </w:rPr>
        <w:t xml:space="preserve"> </w:t>
      </w:r>
      <w:r w:rsidRPr="00ED1372">
        <w:rPr>
          <w:sz w:val="20"/>
          <w:szCs w:val="20"/>
        </w:rPr>
        <w:t>3.</w:t>
      </w:r>
      <w:r w:rsidRPr="00ED1372">
        <w:rPr>
          <w:spacing w:val="-9"/>
          <w:sz w:val="20"/>
          <w:szCs w:val="20"/>
        </w:rPr>
        <w:t xml:space="preserve"> </w:t>
      </w:r>
      <w:r w:rsidRPr="00ED1372">
        <w:rPr>
          <w:sz w:val="20"/>
          <w:szCs w:val="20"/>
        </w:rPr>
        <w:t>–</w:t>
      </w:r>
      <w:r w:rsidRPr="00ED1372">
        <w:rPr>
          <w:spacing w:val="-9"/>
          <w:sz w:val="20"/>
          <w:szCs w:val="20"/>
        </w:rPr>
        <w:t xml:space="preserve"> </w:t>
      </w:r>
      <w:r w:rsidRPr="00ED1372">
        <w:rPr>
          <w:sz w:val="20"/>
          <w:szCs w:val="20"/>
        </w:rPr>
        <w:t>Statistiques</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subventions</w:t>
      </w:r>
      <w:r w:rsidRPr="00ED1372">
        <w:rPr>
          <w:spacing w:val="-5"/>
          <w:sz w:val="20"/>
          <w:szCs w:val="20"/>
        </w:rPr>
        <w:t xml:space="preserve"> </w:t>
      </w:r>
      <w:r w:rsidRPr="00ED1372">
        <w:rPr>
          <w:sz w:val="20"/>
          <w:szCs w:val="20"/>
        </w:rPr>
        <w:t>aux</w:t>
      </w:r>
      <w:r w:rsidRPr="00ED1372">
        <w:rPr>
          <w:spacing w:val="-5"/>
          <w:sz w:val="20"/>
          <w:szCs w:val="20"/>
        </w:rPr>
        <w:t xml:space="preserve"> </w:t>
      </w:r>
      <w:r w:rsidRPr="00ED1372">
        <w:rPr>
          <w:sz w:val="20"/>
          <w:szCs w:val="20"/>
        </w:rPr>
        <w:t>primes</w:t>
      </w:r>
      <w:r w:rsidRPr="00ED1372">
        <w:rPr>
          <w:spacing w:val="-5"/>
          <w:sz w:val="20"/>
          <w:szCs w:val="20"/>
        </w:rPr>
        <w:t xml:space="preserve"> </w:t>
      </w:r>
      <w:r w:rsidRPr="00ED1372">
        <w:rPr>
          <w:sz w:val="20"/>
          <w:szCs w:val="20"/>
        </w:rPr>
        <w:t>de</w:t>
      </w:r>
      <w:r w:rsidRPr="00ED1372">
        <w:rPr>
          <w:spacing w:val="-5"/>
          <w:sz w:val="20"/>
          <w:szCs w:val="20"/>
        </w:rPr>
        <w:t xml:space="preserve"> </w:t>
      </w:r>
      <w:r w:rsidRPr="00ED1372">
        <w:rPr>
          <w:sz w:val="20"/>
          <w:szCs w:val="20"/>
        </w:rPr>
        <w:t>l’assurance-maladie</w:t>
      </w:r>
      <w:r w:rsidRPr="00ED1372">
        <w:rPr>
          <w:spacing w:val="-5"/>
          <w:sz w:val="20"/>
          <w:szCs w:val="20"/>
        </w:rPr>
        <w:t xml:space="preserve"> </w:t>
      </w:r>
      <w:r w:rsidRPr="00ED1372">
        <w:rPr>
          <w:sz w:val="20"/>
          <w:szCs w:val="20"/>
        </w:rPr>
        <w:t>obligatoire</w:t>
      </w:r>
      <w:r w:rsidRPr="00ED1372">
        <w:rPr>
          <w:spacing w:val="-5"/>
          <w:sz w:val="20"/>
          <w:szCs w:val="20"/>
        </w:rPr>
        <w:t xml:space="preserve"> </w:t>
      </w:r>
      <w:r w:rsidRPr="00ED1372">
        <w:rPr>
          <w:sz w:val="20"/>
          <w:szCs w:val="20"/>
        </w:rPr>
        <w:t>(à</w:t>
      </w:r>
      <w:r w:rsidRPr="00ED1372">
        <w:rPr>
          <w:spacing w:val="-5"/>
          <w:sz w:val="20"/>
          <w:szCs w:val="20"/>
        </w:rPr>
        <w:t xml:space="preserve"> </w:t>
      </w:r>
      <w:r w:rsidRPr="00ED1372">
        <w:rPr>
          <w:sz w:val="20"/>
          <w:szCs w:val="20"/>
        </w:rPr>
        <w:t>gauche)</w:t>
      </w:r>
      <w:r w:rsidRPr="00ED1372">
        <w:rPr>
          <w:spacing w:val="-5"/>
          <w:sz w:val="20"/>
          <w:szCs w:val="20"/>
        </w:rPr>
        <w:t xml:space="preserve"> </w:t>
      </w:r>
      <w:r w:rsidRPr="00ED1372">
        <w:rPr>
          <w:sz w:val="20"/>
          <w:szCs w:val="20"/>
        </w:rPr>
        <w:t>ainsi</w:t>
      </w:r>
      <w:r w:rsidRPr="00ED1372">
        <w:rPr>
          <w:spacing w:val="-5"/>
          <w:sz w:val="20"/>
          <w:szCs w:val="20"/>
        </w:rPr>
        <w:t xml:space="preserve"> </w:t>
      </w:r>
      <w:r w:rsidRPr="00ED1372">
        <w:rPr>
          <w:sz w:val="20"/>
          <w:szCs w:val="20"/>
        </w:rPr>
        <w:t>que</w:t>
      </w:r>
      <w:r w:rsidRPr="00ED1372">
        <w:rPr>
          <w:spacing w:val="-5"/>
          <w:sz w:val="20"/>
          <w:szCs w:val="20"/>
        </w:rPr>
        <w:t xml:space="preserve"> </w:t>
      </w:r>
      <w:r w:rsidRPr="00ED1372">
        <w:rPr>
          <w:sz w:val="20"/>
          <w:szCs w:val="20"/>
        </w:rPr>
        <w:t>de</w:t>
      </w:r>
      <w:r w:rsidRPr="00ED1372">
        <w:rPr>
          <w:spacing w:val="-5"/>
          <w:sz w:val="20"/>
          <w:szCs w:val="20"/>
        </w:rPr>
        <w:t xml:space="preserve"> </w:t>
      </w:r>
      <w:r w:rsidRPr="00ED1372">
        <w:rPr>
          <w:sz w:val="20"/>
          <w:szCs w:val="20"/>
        </w:rPr>
        <w:t>la</w:t>
      </w:r>
      <w:r w:rsidRPr="00ED1372">
        <w:rPr>
          <w:spacing w:val="-5"/>
          <w:sz w:val="20"/>
          <w:szCs w:val="20"/>
        </w:rPr>
        <w:t xml:space="preserve"> </w:t>
      </w:r>
      <w:r w:rsidRPr="00ED1372">
        <w:rPr>
          <w:sz w:val="20"/>
          <w:szCs w:val="20"/>
        </w:rPr>
        <w:t>part</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primes</w:t>
      </w:r>
      <w:r w:rsidRPr="00ED1372">
        <w:rPr>
          <w:spacing w:val="-5"/>
          <w:sz w:val="20"/>
          <w:szCs w:val="20"/>
        </w:rPr>
        <w:t xml:space="preserve"> </w:t>
      </w:r>
      <w:r w:rsidRPr="00ED1372">
        <w:rPr>
          <w:sz w:val="20"/>
          <w:szCs w:val="20"/>
        </w:rPr>
        <w:t>dans</w:t>
      </w:r>
      <w:r w:rsidRPr="00ED1372">
        <w:rPr>
          <w:spacing w:val="-5"/>
          <w:sz w:val="20"/>
          <w:szCs w:val="20"/>
        </w:rPr>
        <w:t xml:space="preserve"> </w:t>
      </w:r>
      <w:r w:rsidRPr="00ED1372">
        <w:rPr>
          <w:sz w:val="20"/>
          <w:szCs w:val="20"/>
        </w:rPr>
        <w:t>les</w:t>
      </w:r>
      <w:r w:rsidRPr="00ED1372">
        <w:rPr>
          <w:spacing w:val="-5"/>
          <w:sz w:val="20"/>
          <w:szCs w:val="20"/>
        </w:rPr>
        <w:t xml:space="preserve"> </w:t>
      </w:r>
      <w:r w:rsidRPr="00ED1372">
        <w:rPr>
          <w:sz w:val="20"/>
          <w:szCs w:val="20"/>
        </w:rPr>
        <w:t>dépenses</w:t>
      </w:r>
      <w:r w:rsidRPr="00ED1372">
        <w:rPr>
          <w:spacing w:val="-5"/>
          <w:sz w:val="20"/>
          <w:szCs w:val="20"/>
        </w:rPr>
        <w:t xml:space="preserve"> </w:t>
      </w:r>
      <w:r w:rsidRPr="00ED1372">
        <w:rPr>
          <w:sz w:val="20"/>
          <w:szCs w:val="20"/>
        </w:rPr>
        <w:t>des</w:t>
      </w:r>
      <w:r w:rsidRPr="00ED1372">
        <w:rPr>
          <w:spacing w:val="-5"/>
          <w:sz w:val="20"/>
          <w:szCs w:val="20"/>
        </w:rPr>
        <w:t xml:space="preserve"> </w:t>
      </w:r>
      <w:r w:rsidRPr="00ED1372">
        <w:rPr>
          <w:sz w:val="20"/>
          <w:szCs w:val="20"/>
        </w:rPr>
        <w:t>ménages</w:t>
      </w:r>
      <w:r w:rsidRPr="00ED1372">
        <w:rPr>
          <w:spacing w:val="40"/>
          <w:sz w:val="20"/>
          <w:szCs w:val="20"/>
        </w:rPr>
        <w:t xml:space="preserve"> </w:t>
      </w:r>
      <w:r w:rsidRPr="00ED1372">
        <w:rPr>
          <w:sz w:val="20"/>
          <w:szCs w:val="20"/>
        </w:rPr>
        <w:t>(à</w:t>
      </w:r>
      <w:r w:rsidRPr="00ED1372">
        <w:rPr>
          <w:spacing w:val="11"/>
          <w:sz w:val="20"/>
          <w:szCs w:val="20"/>
        </w:rPr>
        <w:t xml:space="preserve"> </w:t>
      </w:r>
      <w:r w:rsidRPr="00ED1372">
        <w:rPr>
          <w:sz w:val="20"/>
          <w:szCs w:val="20"/>
        </w:rPr>
        <w:t>droite).</w:t>
      </w:r>
      <w:r w:rsidRPr="00ED1372">
        <w:rPr>
          <w:spacing w:val="11"/>
          <w:sz w:val="20"/>
          <w:szCs w:val="20"/>
        </w:rPr>
        <w:t xml:space="preserve"> </w:t>
      </w:r>
      <w:r w:rsidRPr="00ED1372">
        <w:rPr>
          <w:sz w:val="20"/>
          <w:szCs w:val="20"/>
        </w:rPr>
        <w:t>Dans</w:t>
      </w:r>
      <w:r w:rsidRPr="00ED1372">
        <w:rPr>
          <w:spacing w:val="11"/>
          <w:sz w:val="20"/>
          <w:szCs w:val="20"/>
        </w:rPr>
        <w:t xml:space="preserve"> </w:t>
      </w:r>
      <w:r w:rsidRPr="00ED1372">
        <w:rPr>
          <w:sz w:val="20"/>
          <w:szCs w:val="20"/>
        </w:rPr>
        <w:t>la</w:t>
      </w:r>
      <w:r w:rsidRPr="00ED1372">
        <w:rPr>
          <w:spacing w:val="11"/>
          <w:sz w:val="20"/>
          <w:szCs w:val="20"/>
        </w:rPr>
        <w:t xml:space="preserve"> </w:t>
      </w:r>
      <w:r w:rsidRPr="00ED1372">
        <w:rPr>
          <w:sz w:val="20"/>
          <w:szCs w:val="20"/>
        </w:rPr>
        <w:t>méthodologie</w:t>
      </w:r>
      <w:r w:rsidRPr="00ED1372">
        <w:rPr>
          <w:spacing w:val="11"/>
          <w:sz w:val="20"/>
          <w:szCs w:val="20"/>
        </w:rPr>
        <w:t xml:space="preserve"> </w:t>
      </w:r>
      <w:r w:rsidRPr="00ED1372">
        <w:rPr>
          <w:sz w:val="20"/>
          <w:szCs w:val="20"/>
        </w:rPr>
        <w:t>suivie</w:t>
      </w:r>
      <w:r w:rsidRPr="00ED1372">
        <w:rPr>
          <w:spacing w:val="11"/>
          <w:sz w:val="20"/>
          <w:szCs w:val="20"/>
        </w:rPr>
        <w:t xml:space="preserve"> </w:t>
      </w:r>
      <w:r w:rsidRPr="00ED1372">
        <w:rPr>
          <w:sz w:val="20"/>
          <w:szCs w:val="20"/>
        </w:rPr>
        <w:t>par</w:t>
      </w:r>
      <w:r w:rsidRPr="00ED1372">
        <w:rPr>
          <w:spacing w:val="11"/>
          <w:sz w:val="20"/>
          <w:szCs w:val="20"/>
        </w:rPr>
        <w:t xml:space="preserve"> </w:t>
      </w:r>
      <w:r w:rsidRPr="00ED1372">
        <w:rPr>
          <w:sz w:val="20"/>
          <w:szCs w:val="20"/>
        </w:rPr>
        <w:t>l’OFS,</w:t>
      </w:r>
      <w:r w:rsidRPr="00ED1372">
        <w:rPr>
          <w:spacing w:val="11"/>
          <w:sz w:val="20"/>
          <w:szCs w:val="20"/>
        </w:rPr>
        <w:t xml:space="preserve"> </w:t>
      </w:r>
      <w:r w:rsidRPr="00ED1372">
        <w:rPr>
          <w:sz w:val="20"/>
          <w:szCs w:val="20"/>
        </w:rPr>
        <w:t>le</w:t>
      </w:r>
      <w:r w:rsidRPr="00ED1372">
        <w:rPr>
          <w:spacing w:val="11"/>
          <w:sz w:val="20"/>
          <w:szCs w:val="20"/>
        </w:rPr>
        <w:t xml:space="preserve"> </w:t>
      </w:r>
      <w:r w:rsidRPr="00ED1372">
        <w:rPr>
          <w:sz w:val="20"/>
          <w:szCs w:val="20"/>
        </w:rPr>
        <w:t>revenu</w:t>
      </w:r>
      <w:r w:rsidRPr="00ED1372">
        <w:rPr>
          <w:spacing w:val="11"/>
          <w:sz w:val="20"/>
          <w:szCs w:val="20"/>
        </w:rPr>
        <w:t xml:space="preserve"> </w:t>
      </w:r>
      <w:r w:rsidRPr="00ED1372">
        <w:rPr>
          <w:sz w:val="20"/>
          <w:szCs w:val="20"/>
        </w:rPr>
        <w:t>brut</w:t>
      </w:r>
      <w:r w:rsidRPr="00ED1372">
        <w:rPr>
          <w:spacing w:val="11"/>
          <w:sz w:val="20"/>
          <w:szCs w:val="20"/>
        </w:rPr>
        <w:t xml:space="preserve"> </w:t>
      </w:r>
      <w:r w:rsidRPr="00ED1372">
        <w:rPr>
          <w:sz w:val="20"/>
          <w:szCs w:val="20"/>
        </w:rPr>
        <w:t>correspond</w:t>
      </w:r>
      <w:r w:rsidRPr="00ED1372">
        <w:rPr>
          <w:spacing w:val="11"/>
          <w:sz w:val="20"/>
          <w:szCs w:val="20"/>
        </w:rPr>
        <w:t xml:space="preserve"> </w:t>
      </w:r>
      <w:r w:rsidRPr="00ED1372">
        <w:rPr>
          <w:sz w:val="20"/>
          <w:szCs w:val="20"/>
        </w:rPr>
        <w:t>à</w:t>
      </w:r>
      <w:r w:rsidRPr="00ED1372">
        <w:rPr>
          <w:spacing w:val="11"/>
          <w:sz w:val="20"/>
          <w:szCs w:val="20"/>
        </w:rPr>
        <w:t xml:space="preserve"> </w:t>
      </w:r>
      <w:r w:rsidRPr="00ED1372">
        <w:rPr>
          <w:sz w:val="20"/>
          <w:szCs w:val="20"/>
        </w:rPr>
        <w:t>la</w:t>
      </w:r>
      <w:r w:rsidRPr="00ED1372">
        <w:rPr>
          <w:spacing w:val="11"/>
          <w:sz w:val="20"/>
          <w:szCs w:val="20"/>
        </w:rPr>
        <w:t xml:space="preserve"> </w:t>
      </w:r>
      <w:r w:rsidRPr="00ED1372">
        <w:rPr>
          <w:sz w:val="20"/>
          <w:szCs w:val="20"/>
        </w:rPr>
        <w:t>somme</w:t>
      </w:r>
      <w:r w:rsidRPr="00ED1372">
        <w:rPr>
          <w:spacing w:val="11"/>
          <w:sz w:val="20"/>
          <w:szCs w:val="20"/>
        </w:rPr>
        <w:t xml:space="preserve"> </w:t>
      </w:r>
      <w:r w:rsidRPr="00ED1372">
        <w:rPr>
          <w:sz w:val="20"/>
          <w:szCs w:val="20"/>
        </w:rPr>
        <w:t>du</w:t>
      </w:r>
      <w:r w:rsidRPr="00ED1372">
        <w:rPr>
          <w:spacing w:val="11"/>
          <w:sz w:val="20"/>
          <w:szCs w:val="20"/>
        </w:rPr>
        <w:t xml:space="preserve"> </w:t>
      </w:r>
      <w:r w:rsidRPr="00ED1372">
        <w:rPr>
          <w:sz w:val="20"/>
          <w:szCs w:val="20"/>
        </w:rPr>
        <w:t>revenu</w:t>
      </w:r>
      <w:r w:rsidRPr="00ED1372">
        <w:rPr>
          <w:spacing w:val="11"/>
          <w:sz w:val="20"/>
          <w:szCs w:val="20"/>
        </w:rPr>
        <w:t xml:space="preserve"> </w:t>
      </w:r>
      <w:r w:rsidRPr="00ED1372">
        <w:rPr>
          <w:sz w:val="20"/>
          <w:szCs w:val="20"/>
        </w:rPr>
        <w:t>primaire,</w:t>
      </w:r>
      <w:r w:rsidRPr="00ED1372">
        <w:rPr>
          <w:spacing w:val="11"/>
          <w:sz w:val="20"/>
          <w:szCs w:val="20"/>
        </w:rPr>
        <w:t xml:space="preserve"> </w:t>
      </w:r>
      <w:r w:rsidRPr="00ED1372">
        <w:rPr>
          <w:sz w:val="20"/>
          <w:szCs w:val="20"/>
        </w:rPr>
        <w:t>des</w:t>
      </w:r>
      <w:r w:rsidRPr="00ED1372">
        <w:rPr>
          <w:spacing w:val="11"/>
          <w:sz w:val="20"/>
          <w:szCs w:val="20"/>
        </w:rPr>
        <w:t xml:space="preserve"> </w:t>
      </w:r>
      <w:r w:rsidRPr="00ED1372">
        <w:rPr>
          <w:sz w:val="20"/>
          <w:szCs w:val="20"/>
        </w:rPr>
        <w:t>rentes</w:t>
      </w:r>
      <w:r w:rsidRPr="00ED1372">
        <w:rPr>
          <w:spacing w:val="11"/>
          <w:sz w:val="20"/>
          <w:szCs w:val="20"/>
        </w:rPr>
        <w:t xml:space="preserve"> </w:t>
      </w:r>
      <w:r w:rsidRPr="00ED1372">
        <w:rPr>
          <w:sz w:val="20"/>
          <w:szCs w:val="20"/>
        </w:rPr>
        <w:t>et</w:t>
      </w:r>
      <w:r w:rsidRPr="00ED1372">
        <w:rPr>
          <w:spacing w:val="11"/>
          <w:sz w:val="20"/>
          <w:szCs w:val="20"/>
        </w:rPr>
        <w:t xml:space="preserve"> </w:t>
      </w:r>
      <w:r w:rsidRPr="00ED1372">
        <w:rPr>
          <w:sz w:val="20"/>
          <w:szCs w:val="20"/>
        </w:rPr>
        <w:t>transferts</w:t>
      </w:r>
      <w:r w:rsidRPr="00ED1372">
        <w:rPr>
          <w:spacing w:val="11"/>
          <w:sz w:val="20"/>
          <w:szCs w:val="20"/>
        </w:rPr>
        <w:t xml:space="preserve"> </w:t>
      </w:r>
      <w:r w:rsidRPr="00ED1372">
        <w:rPr>
          <w:sz w:val="20"/>
          <w:szCs w:val="20"/>
        </w:rPr>
        <w:t>sociaux</w:t>
      </w:r>
      <w:r w:rsidRPr="00ED1372">
        <w:rPr>
          <w:spacing w:val="11"/>
          <w:sz w:val="20"/>
          <w:szCs w:val="20"/>
        </w:rPr>
        <w:t xml:space="preserve"> </w:t>
      </w:r>
      <w:r w:rsidRPr="00ED1372">
        <w:rPr>
          <w:sz w:val="20"/>
          <w:szCs w:val="20"/>
        </w:rPr>
        <w:t>et</w:t>
      </w:r>
      <w:r w:rsidRPr="00ED1372">
        <w:rPr>
          <w:spacing w:val="11"/>
          <w:sz w:val="20"/>
          <w:szCs w:val="20"/>
        </w:rPr>
        <w:t xml:space="preserve"> </w:t>
      </w:r>
      <w:r w:rsidRPr="00ED1372">
        <w:rPr>
          <w:sz w:val="20"/>
          <w:szCs w:val="20"/>
        </w:rPr>
        <w:t>des</w:t>
      </w:r>
      <w:r w:rsidRPr="00ED1372">
        <w:rPr>
          <w:spacing w:val="11"/>
          <w:sz w:val="20"/>
          <w:szCs w:val="20"/>
        </w:rPr>
        <w:t xml:space="preserve"> </w:t>
      </w:r>
      <w:r w:rsidRPr="00ED1372">
        <w:rPr>
          <w:sz w:val="20"/>
          <w:szCs w:val="20"/>
        </w:rPr>
        <w:t>transferts</w:t>
      </w:r>
      <w:r w:rsidRPr="00ED1372">
        <w:rPr>
          <w:spacing w:val="40"/>
          <w:sz w:val="20"/>
          <w:szCs w:val="20"/>
        </w:rPr>
        <w:t xml:space="preserve"> </w:t>
      </w:r>
      <w:r w:rsidRPr="00ED1372">
        <w:rPr>
          <w:sz w:val="20"/>
          <w:szCs w:val="20"/>
        </w:rPr>
        <w:t xml:space="preserve">entre ménages. Le revenu brut prend donc en compte les subsides pour les primes de l’assurance-maladie obligatoire. </w:t>
      </w:r>
      <w:del w:id="387" w:author="Auteur">
        <w:r w:rsidRPr="00ED1372" w:rsidDel="005E089C">
          <w:rPr>
            <w:sz w:val="20"/>
            <w:szCs w:val="20"/>
          </w:rPr>
          <w:delText>Source:</w:delText>
        </w:r>
      </w:del>
      <w:ins w:id="388" w:author="Auteur">
        <w:r w:rsidR="005E089C" w:rsidRPr="00ED1372">
          <w:rPr>
            <w:sz w:val="20"/>
            <w:szCs w:val="20"/>
          </w:rPr>
          <w:t>Source :</w:t>
        </w:r>
      </w:ins>
      <w:r w:rsidRPr="00ED1372">
        <w:rPr>
          <w:sz w:val="20"/>
          <w:szCs w:val="20"/>
        </w:rPr>
        <w:t xml:space="preserve"> OFS</w:t>
      </w:r>
    </w:p>
    <w:p w14:paraId="706BEE0C" w14:textId="77777777" w:rsidR="008725D2" w:rsidRDefault="008725D2">
      <w:pPr>
        <w:pStyle w:val="Corpsdetexte"/>
        <w:spacing w:before="81"/>
        <w:ind w:left="0"/>
        <w:jc w:val="left"/>
        <w:rPr>
          <w:sz w:val="14"/>
        </w:rPr>
      </w:pPr>
    </w:p>
    <w:p w14:paraId="1E48D475" w14:textId="3591F4E2" w:rsidR="00F16805" w:rsidDel="00D1130C" w:rsidRDefault="00F16805" w:rsidP="00F16805">
      <w:pPr>
        <w:pStyle w:val="Corpsdetexte"/>
        <w:spacing w:before="0" w:line="283" w:lineRule="auto"/>
        <w:ind w:left="0" w:right="98"/>
        <w:rPr>
          <w:ins w:id="389" w:author="Auteur"/>
          <w:del w:id="390" w:author="Auteur"/>
        </w:rPr>
      </w:pPr>
      <w:ins w:id="391" w:author="Auteur">
        <w:r>
          <w:t>Bien</w:t>
        </w:r>
        <w:r>
          <w:rPr>
            <w:spacing w:val="-6"/>
          </w:rPr>
          <w:t xml:space="preserve"> </w:t>
        </w:r>
        <w:r>
          <w:t>que les subventions par ménage augmentent tendanciellement depuis 1996, leur augmentation est moins rapide que celle des primes moyennes. De plus, les données de l’enquête sur le budget des</w:t>
        </w:r>
        <w:r>
          <w:rPr>
            <w:spacing w:val="-10"/>
          </w:rPr>
          <w:t xml:space="preserve"> </w:t>
        </w:r>
        <w:r>
          <w:t>ménages</w:t>
        </w:r>
        <w:r>
          <w:rPr>
            <w:spacing w:val="-10"/>
          </w:rPr>
          <w:t xml:space="preserve"> </w:t>
        </w:r>
        <w:r>
          <w:t>conduites</w:t>
        </w:r>
        <w:r>
          <w:rPr>
            <w:spacing w:val="-10"/>
          </w:rPr>
          <w:t xml:space="preserve"> </w:t>
        </w:r>
        <w:r>
          <w:t>par</w:t>
        </w:r>
        <w:r>
          <w:rPr>
            <w:spacing w:val="-10"/>
          </w:rPr>
          <w:t xml:space="preserve"> </w:t>
        </w:r>
        <w:r>
          <w:t>l’OFS</w:t>
        </w:r>
        <w:r>
          <w:rPr>
            <w:spacing w:val="-10"/>
          </w:rPr>
          <w:t xml:space="preserve"> </w:t>
        </w:r>
        <w:r>
          <w:t>montrent</w:t>
        </w:r>
        <w:r>
          <w:rPr>
            <w:spacing w:val="-10"/>
          </w:rPr>
          <w:t xml:space="preserve"> </w:t>
        </w:r>
        <w:r>
          <w:t>que,</w:t>
        </w:r>
        <w:r>
          <w:rPr>
            <w:spacing w:val="-10"/>
          </w:rPr>
          <w:t xml:space="preserve"> </w:t>
        </w:r>
        <w:r>
          <w:t>même</w:t>
        </w:r>
        <w:r>
          <w:rPr>
            <w:spacing w:val="-10"/>
          </w:rPr>
          <w:t xml:space="preserve"> </w:t>
        </w:r>
        <w:r>
          <w:t>lorsque</w:t>
        </w:r>
        <w:r>
          <w:rPr>
            <w:spacing w:val="-10"/>
          </w:rPr>
          <w:t xml:space="preserve"> </w:t>
        </w:r>
        <w:r>
          <w:t>les</w:t>
        </w:r>
        <w:r>
          <w:rPr>
            <w:spacing w:val="-10"/>
          </w:rPr>
          <w:t xml:space="preserve"> </w:t>
        </w:r>
        <w:r>
          <w:t>subsides</w:t>
        </w:r>
        <w:r>
          <w:rPr>
            <w:spacing w:val="-10"/>
          </w:rPr>
          <w:t xml:space="preserve"> </w:t>
        </w:r>
        <w:r>
          <w:t>sont</w:t>
        </w:r>
        <w:r>
          <w:rPr>
            <w:spacing w:val="-10"/>
          </w:rPr>
          <w:t xml:space="preserve"> </w:t>
        </w:r>
        <w:r>
          <w:t>pris</w:t>
        </w:r>
        <w:r>
          <w:rPr>
            <w:spacing w:val="-10"/>
          </w:rPr>
          <w:t xml:space="preserve"> </w:t>
        </w:r>
        <w:r>
          <w:t>en</w:t>
        </w:r>
        <w:r>
          <w:rPr>
            <w:spacing w:val="-10"/>
          </w:rPr>
          <w:t xml:space="preserve"> </w:t>
        </w:r>
        <w:r>
          <w:t>compte, le poids des primes sur les ménages à faible revenu rend ce système très fortement inégalitaire et régressif. Si la part des dépenses dédiées aux primes a augmenté pour tous les niveaux de revenu,</w:t>
        </w:r>
        <w:r>
          <w:rPr>
            <w:spacing w:val="-1"/>
          </w:rPr>
          <w:t xml:space="preserve"> </w:t>
        </w:r>
        <w:r>
          <w:t>cette</w:t>
        </w:r>
        <w:r>
          <w:rPr>
            <w:spacing w:val="-1"/>
          </w:rPr>
          <w:t xml:space="preserve"> </w:t>
        </w:r>
        <w:r>
          <w:t>augmentation</w:t>
        </w:r>
        <w:r>
          <w:rPr>
            <w:spacing w:val="-1"/>
          </w:rPr>
          <w:t xml:space="preserve"> </w:t>
        </w:r>
        <w:r>
          <w:t>a</w:t>
        </w:r>
        <w:r>
          <w:rPr>
            <w:spacing w:val="-1"/>
          </w:rPr>
          <w:t xml:space="preserve"> </w:t>
        </w:r>
        <w:r>
          <w:t>été</w:t>
        </w:r>
        <w:r>
          <w:rPr>
            <w:spacing w:val="-1"/>
          </w:rPr>
          <w:t xml:space="preserve"> </w:t>
        </w:r>
        <w:r>
          <w:t>plus</w:t>
        </w:r>
        <w:r>
          <w:rPr>
            <w:spacing w:val="-1"/>
          </w:rPr>
          <w:t xml:space="preserve"> </w:t>
        </w:r>
        <w:r>
          <w:t>importante</w:t>
        </w:r>
        <w:r>
          <w:rPr>
            <w:spacing w:val="-1"/>
          </w:rPr>
          <w:t xml:space="preserve"> </w:t>
        </w:r>
        <w:r>
          <w:t>pour</w:t>
        </w:r>
        <w:r>
          <w:rPr>
            <w:spacing w:val="-1"/>
          </w:rPr>
          <w:t xml:space="preserve"> </w:t>
        </w:r>
        <w:r>
          <w:t>les</w:t>
        </w:r>
        <w:r>
          <w:rPr>
            <w:spacing w:val="-1"/>
          </w:rPr>
          <w:t xml:space="preserve"> </w:t>
        </w:r>
        <w:r>
          <w:t>quintiles</w:t>
        </w:r>
        <w:r>
          <w:rPr>
            <w:spacing w:val="-1"/>
          </w:rPr>
          <w:t xml:space="preserve"> </w:t>
        </w:r>
        <w:r>
          <w:t>les</w:t>
        </w:r>
        <w:r>
          <w:rPr>
            <w:spacing w:val="-1"/>
          </w:rPr>
          <w:t xml:space="preserve"> </w:t>
        </w:r>
        <w:r>
          <w:t>plus</w:t>
        </w:r>
        <w:r>
          <w:rPr>
            <w:spacing w:val="-1"/>
          </w:rPr>
          <w:t xml:space="preserve"> </w:t>
        </w:r>
        <w:r>
          <w:t>bas.</w:t>
        </w:r>
        <w:r>
          <w:rPr>
            <w:spacing w:val="-1"/>
          </w:rPr>
          <w:t xml:space="preserve"> </w:t>
        </w:r>
        <w:r>
          <w:t>En</w:t>
        </w:r>
        <w:r>
          <w:rPr>
            <w:spacing w:val="-1"/>
          </w:rPr>
          <w:t xml:space="preserve"> </w:t>
        </w:r>
        <w:r>
          <w:t>2006-2008, la part des dépenses était de 11,8% pour le premier quintile, 7,6% pour le deuxième quintile, 6,4%</w:t>
        </w:r>
        <w:r>
          <w:rPr>
            <w:spacing w:val="-1"/>
          </w:rPr>
          <w:t xml:space="preserve"> </w:t>
        </w:r>
        <w:r>
          <w:t>pour</w:t>
        </w:r>
        <w:r>
          <w:rPr>
            <w:spacing w:val="-1"/>
          </w:rPr>
          <w:t xml:space="preserve"> </w:t>
        </w:r>
        <w:r>
          <w:t>le</w:t>
        </w:r>
        <w:r>
          <w:rPr>
            <w:spacing w:val="-1"/>
          </w:rPr>
          <w:t xml:space="preserve"> </w:t>
        </w:r>
        <w:r>
          <w:t>troisième</w:t>
        </w:r>
        <w:r>
          <w:rPr>
            <w:spacing w:val="-1"/>
          </w:rPr>
          <w:t xml:space="preserve"> </w:t>
        </w:r>
        <w:r>
          <w:t>quintile,</w:t>
        </w:r>
        <w:r>
          <w:rPr>
            <w:spacing w:val="-1"/>
          </w:rPr>
          <w:t xml:space="preserve"> </w:t>
        </w:r>
        <w:r>
          <w:t>5,2%</w:t>
        </w:r>
        <w:r>
          <w:rPr>
            <w:spacing w:val="-1"/>
          </w:rPr>
          <w:t xml:space="preserve"> </w:t>
        </w:r>
        <w:r>
          <w:t>et</w:t>
        </w:r>
        <w:r>
          <w:rPr>
            <w:spacing w:val="-1"/>
          </w:rPr>
          <w:t xml:space="preserve"> </w:t>
        </w:r>
        <w:r>
          <w:t>3,4%</w:t>
        </w:r>
        <w:r>
          <w:rPr>
            <w:spacing w:val="-1"/>
          </w:rPr>
          <w:t xml:space="preserve"> </w:t>
        </w:r>
        <w:r>
          <w:t>pour</w:t>
        </w:r>
        <w:r>
          <w:rPr>
            <w:spacing w:val="-1"/>
          </w:rPr>
          <w:t xml:space="preserve"> </w:t>
        </w:r>
        <w:r>
          <w:t>le</w:t>
        </w:r>
        <w:r>
          <w:rPr>
            <w:spacing w:val="-1"/>
          </w:rPr>
          <w:t xml:space="preserve"> </w:t>
        </w:r>
        <w:r>
          <w:t>quatrième</w:t>
        </w:r>
        <w:r>
          <w:rPr>
            <w:spacing w:val="-1"/>
          </w:rPr>
          <w:t xml:space="preserve"> </w:t>
        </w:r>
        <w:r>
          <w:t>et</w:t>
        </w:r>
        <w:r>
          <w:rPr>
            <w:spacing w:val="-1"/>
          </w:rPr>
          <w:t xml:space="preserve"> </w:t>
        </w:r>
        <w:r>
          <w:t>cinquième</w:t>
        </w:r>
        <w:r>
          <w:rPr>
            <w:spacing w:val="-1"/>
          </w:rPr>
          <w:t xml:space="preserve"> </w:t>
        </w:r>
        <w:r>
          <w:t>décile</w:t>
        </w:r>
        <w:r>
          <w:rPr>
            <w:spacing w:val="-1"/>
          </w:rPr>
          <w:t xml:space="preserve"> </w:t>
        </w:r>
        <w:r>
          <w:t>du</w:t>
        </w:r>
        <w:r>
          <w:rPr>
            <w:spacing w:val="-1"/>
          </w:rPr>
          <w:t xml:space="preserve"> </w:t>
        </w:r>
        <w:r>
          <w:t>revenu disponible brut. En 2020-2021, cette part était de 16,4% pour le premier quintile et seulement de 4,1% pour le cinquième quintile, ce qui correspond à une augmentation de respectivement 4,67 et 0</w:t>
        </w:r>
        <w:r w:rsidR="00492A2A">
          <w:t>,</w:t>
        </w:r>
        <w:r>
          <w:t>7 points de pourcentage (</w:t>
        </w:r>
        <w:r>
          <w:fldChar w:fldCharType="begin"/>
        </w:r>
        <w:r>
          <w:instrText>HYPERLINK \l "_bookmark12"</w:instrText>
        </w:r>
        <w:r>
          <w:fldChar w:fldCharType="separate"/>
        </w:r>
        <w:r>
          <w:t>figure 3</w:t>
        </w:r>
        <w:r>
          <w:fldChar w:fldCharType="end"/>
        </w:r>
        <w:r>
          <w:t>). Malgré l’augmentation des subsides, les ménages appartenant aux tranches de revenu les plus faibles consacrent donc une part de plus en plus importante de leurs ressources financières au paiement des primes par rapport aux ménages plus aisés. L’objectif de solidarité de la LAMal est donc loin d’être atteint en ce qui concerne les inégalités de revenu.</w:t>
        </w:r>
      </w:ins>
    </w:p>
    <w:p w14:paraId="6B0B48AB" w14:textId="77777777" w:rsidR="00F16805" w:rsidRDefault="00F16805" w:rsidP="00F16805">
      <w:pPr>
        <w:pStyle w:val="Corpsdetexte"/>
        <w:spacing w:before="0" w:line="283" w:lineRule="auto"/>
        <w:ind w:left="0" w:right="98"/>
        <w:rPr>
          <w:ins w:id="392" w:author="Auteur"/>
        </w:rPr>
      </w:pPr>
    </w:p>
    <w:p w14:paraId="779830BA" w14:textId="0AD8E41F" w:rsidR="008725D2" w:rsidDel="00F16805" w:rsidRDefault="00F16805">
      <w:pPr>
        <w:pStyle w:val="Corpsdetexte"/>
        <w:spacing w:before="0" w:after="240" w:line="283" w:lineRule="auto"/>
        <w:ind w:left="0" w:right="98"/>
        <w:rPr>
          <w:del w:id="393" w:author="Auteur"/>
        </w:rPr>
        <w:pPrChange w:id="394" w:author="Auteur">
          <w:pPr>
            <w:pStyle w:val="Corpsdetexte"/>
            <w:spacing w:before="0" w:line="283" w:lineRule="auto"/>
            <w:ind w:left="0" w:right="98"/>
          </w:pPr>
        </w:pPrChange>
      </w:pPr>
      <w:ins w:id="395" w:author="Auteur">
        <w:del w:id="396" w:author="Auteur">
          <w:r w:rsidDel="00A205A5">
            <w:delText>L’analyse du modèle de la LAMal permet de faire ressortir un paradoxe</w:delText>
          </w:r>
        </w:del>
        <w:r w:rsidR="00A205A5">
          <w:t>La LAMal est caractérisée par un paradoxe</w:t>
        </w:r>
        <w:r>
          <w:t xml:space="preserve">. </w:t>
        </w:r>
        <w:r w:rsidR="00A205A5">
          <w:t>D’un côté, e</w:t>
        </w:r>
        <w:del w:id="397" w:author="Auteur">
          <w:r w:rsidRPr="00F16805" w:rsidDel="00A205A5">
            <w:delText>E</w:delText>
          </w:r>
        </w:del>
        <w:r w:rsidRPr="00F16805">
          <w:t xml:space="preserve">lle ne remplit pas ses objectifs de frein des coûts de la santé et des primes, de transparence et de solidarité. </w:t>
        </w:r>
        <w:r w:rsidR="00A205A5">
          <w:t>De l’autre, c</w:t>
        </w:r>
        <w:del w:id="398" w:author="Auteur">
          <w:r w:rsidRPr="00F16805" w:rsidDel="00A205A5">
            <w:delText>C</w:delText>
          </w:r>
        </w:del>
        <w:r w:rsidRPr="00F16805">
          <w:t>ette dynamique nourrit des préoccupations politiques qui occupent une place centrale dans les débats du pays</w:t>
        </w:r>
        <w:r>
          <w:rPr>
            <w:spacing w:val="25"/>
          </w:rPr>
          <w:t xml:space="preserve">. </w:t>
        </w:r>
        <w:r>
          <w:t xml:space="preserve">Pourtant, les enjeux présentés </w:t>
        </w:r>
        <w:r>
          <w:lastRenderedPageBreak/>
          <w:t>dans cette section peinent à engendrer un soutien politique en faveur d’une réforme de la LAMal corrigeant ses effets inégalitaires et régressifs. Pour tenter d’éclairer ce paradoxe, nous abordons dans la prochaine section la question des conditions socio-politiques derrière la persistance de la LAMal.</w:t>
        </w:r>
      </w:ins>
      <w:del w:id="399" w:author="Auteur">
        <w:r w:rsidDel="00F16805">
          <w:delText>Les</w:delText>
        </w:r>
        <w:r w:rsidDel="00F16805">
          <w:rPr>
            <w:spacing w:val="-6"/>
          </w:rPr>
          <w:delText xml:space="preserve"> </w:delText>
        </w:r>
        <w:r w:rsidDel="00F16805">
          <w:delText>subventions</w:delText>
        </w:r>
        <w:r w:rsidDel="00F16805">
          <w:rPr>
            <w:spacing w:val="-6"/>
          </w:rPr>
          <w:delText xml:space="preserve"> </w:delText>
        </w:r>
        <w:r w:rsidDel="00F16805">
          <w:delText>aux</w:delText>
        </w:r>
        <w:r w:rsidDel="00F16805">
          <w:rPr>
            <w:spacing w:val="-6"/>
          </w:rPr>
          <w:delText xml:space="preserve"> </w:delText>
        </w:r>
        <w:r w:rsidDel="00F16805">
          <w:delText>primes</w:delText>
        </w:r>
        <w:r w:rsidDel="00F16805">
          <w:rPr>
            <w:spacing w:val="-6"/>
          </w:rPr>
          <w:delText xml:space="preserve"> </w:delText>
        </w:r>
        <w:r w:rsidDel="00F16805">
          <w:delText>permettent-elles</w:delText>
        </w:r>
        <w:r w:rsidDel="00F16805">
          <w:rPr>
            <w:spacing w:val="-6"/>
          </w:rPr>
          <w:delText xml:space="preserve"> </w:delText>
        </w:r>
        <w:r w:rsidDel="00F16805">
          <w:delText>de</w:delText>
        </w:r>
        <w:r w:rsidDel="00F16805">
          <w:rPr>
            <w:spacing w:val="-6"/>
          </w:rPr>
          <w:delText xml:space="preserve"> </w:delText>
        </w:r>
        <w:r w:rsidDel="00F16805">
          <w:delText>corriger</w:delText>
        </w:r>
        <w:r w:rsidDel="00F16805">
          <w:rPr>
            <w:spacing w:val="-6"/>
          </w:rPr>
          <w:delText xml:space="preserve"> </w:delText>
        </w:r>
        <w:r w:rsidDel="00F16805">
          <w:delText>la</w:delText>
        </w:r>
        <w:r w:rsidDel="00F16805">
          <w:rPr>
            <w:spacing w:val="-6"/>
          </w:rPr>
          <w:delText xml:space="preserve"> </w:delText>
        </w:r>
        <w:r w:rsidDel="00F16805">
          <w:delText>régressivité</w:delText>
        </w:r>
        <w:r w:rsidDel="00F16805">
          <w:rPr>
            <w:spacing w:val="-6"/>
          </w:rPr>
          <w:delText xml:space="preserve"> </w:delText>
        </w:r>
        <w:r w:rsidDel="00F16805">
          <w:delText>de</w:delText>
        </w:r>
        <w:r w:rsidDel="00F16805">
          <w:rPr>
            <w:spacing w:val="-6"/>
          </w:rPr>
          <w:delText xml:space="preserve"> </w:delText>
        </w:r>
        <w:r w:rsidDel="00F16805">
          <w:delText>la</w:delText>
        </w:r>
        <w:r w:rsidDel="00F16805">
          <w:rPr>
            <w:spacing w:val="-6"/>
          </w:rPr>
          <w:delText xml:space="preserve"> </w:delText>
        </w:r>
        <w:r w:rsidDel="00F16805">
          <w:delText>LAMal</w:delText>
        </w:r>
        <w:r w:rsidDel="00F16805">
          <w:rPr>
            <w:spacing w:val="-6"/>
          </w:rPr>
          <w:delText xml:space="preserve"> </w:delText>
        </w:r>
        <w:r w:rsidDel="00F16805">
          <w:delText>?</w:delText>
        </w:r>
        <w:r w:rsidDel="00F16805">
          <w:rPr>
            <w:spacing w:val="-6"/>
          </w:rPr>
          <w:delText xml:space="preserve"> </w:delText>
        </w:r>
        <w:r w:rsidDel="00F16805">
          <w:delText>Bien</w:delText>
        </w:r>
        <w:r w:rsidDel="00F16805">
          <w:rPr>
            <w:spacing w:val="-6"/>
          </w:rPr>
          <w:delText xml:space="preserve"> </w:delText>
        </w:r>
        <w:r w:rsidDel="00F16805">
          <w:delText>que les subventions par ménage augmentent tendanciellement depuis 1996, leur augmentation est moins rapide que celle des primes moyennes. De plus, les données de l’enquête sur le budget des</w:delText>
        </w:r>
        <w:r w:rsidDel="00F16805">
          <w:rPr>
            <w:spacing w:val="-10"/>
          </w:rPr>
          <w:delText xml:space="preserve"> </w:delText>
        </w:r>
        <w:r w:rsidDel="00F16805">
          <w:delText>ménages</w:delText>
        </w:r>
        <w:r w:rsidDel="00F16805">
          <w:rPr>
            <w:spacing w:val="-10"/>
          </w:rPr>
          <w:delText xml:space="preserve"> </w:delText>
        </w:r>
        <w:r w:rsidDel="00F16805">
          <w:delText>conduites</w:delText>
        </w:r>
        <w:r w:rsidDel="00F16805">
          <w:rPr>
            <w:spacing w:val="-10"/>
          </w:rPr>
          <w:delText xml:space="preserve"> </w:delText>
        </w:r>
        <w:r w:rsidDel="00F16805">
          <w:delText>par</w:delText>
        </w:r>
        <w:r w:rsidDel="00F16805">
          <w:rPr>
            <w:spacing w:val="-10"/>
          </w:rPr>
          <w:delText xml:space="preserve"> </w:delText>
        </w:r>
        <w:r w:rsidDel="00F16805">
          <w:delText>l’OFS</w:delText>
        </w:r>
        <w:r w:rsidDel="00F16805">
          <w:rPr>
            <w:spacing w:val="-10"/>
          </w:rPr>
          <w:delText xml:space="preserve"> </w:delText>
        </w:r>
        <w:r w:rsidDel="00F16805">
          <w:delText>montrent</w:delText>
        </w:r>
        <w:r w:rsidDel="00F16805">
          <w:rPr>
            <w:spacing w:val="-10"/>
          </w:rPr>
          <w:delText xml:space="preserve"> </w:delText>
        </w:r>
        <w:r w:rsidDel="00F16805">
          <w:delText>que,</w:delText>
        </w:r>
        <w:r w:rsidDel="00F16805">
          <w:rPr>
            <w:spacing w:val="-10"/>
          </w:rPr>
          <w:delText xml:space="preserve"> </w:delText>
        </w:r>
        <w:r w:rsidDel="00F16805">
          <w:delText>même</w:delText>
        </w:r>
        <w:r w:rsidDel="00F16805">
          <w:rPr>
            <w:spacing w:val="-10"/>
          </w:rPr>
          <w:delText xml:space="preserve"> </w:delText>
        </w:r>
        <w:r w:rsidDel="00F16805">
          <w:delText>lorsque</w:delText>
        </w:r>
        <w:r w:rsidDel="00F16805">
          <w:rPr>
            <w:spacing w:val="-10"/>
          </w:rPr>
          <w:delText xml:space="preserve"> </w:delText>
        </w:r>
        <w:r w:rsidDel="00F16805">
          <w:delText>les</w:delText>
        </w:r>
        <w:r w:rsidDel="00F16805">
          <w:rPr>
            <w:spacing w:val="-10"/>
          </w:rPr>
          <w:delText xml:space="preserve"> </w:delText>
        </w:r>
        <w:r w:rsidDel="00F16805">
          <w:delText>subsides</w:delText>
        </w:r>
        <w:r w:rsidDel="00F16805">
          <w:rPr>
            <w:spacing w:val="-10"/>
          </w:rPr>
          <w:delText xml:space="preserve"> </w:delText>
        </w:r>
        <w:r w:rsidDel="00F16805">
          <w:delText>sont</w:delText>
        </w:r>
        <w:r w:rsidDel="00F16805">
          <w:rPr>
            <w:spacing w:val="-10"/>
          </w:rPr>
          <w:delText xml:space="preserve"> </w:delText>
        </w:r>
        <w:r w:rsidDel="00F16805">
          <w:delText>pris</w:delText>
        </w:r>
        <w:r w:rsidDel="00F16805">
          <w:rPr>
            <w:spacing w:val="-10"/>
          </w:rPr>
          <w:delText xml:space="preserve"> </w:delText>
        </w:r>
        <w:r w:rsidDel="00F16805">
          <w:delText>en</w:delText>
        </w:r>
        <w:r w:rsidDel="00F16805">
          <w:rPr>
            <w:spacing w:val="-10"/>
          </w:rPr>
          <w:delText xml:space="preserve"> </w:delText>
        </w:r>
        <w:r w:rsidDel="00F16805">
          <w:delText>compte, le poids des primes sur les ménages à faible revenu rend ce système très fortement inégalitaire et régressif. Si la part des dépenses dédiée aux primes a augmenté pour tous les niveaux de revenu,</w:delText>
        </w:r>
        <w:r w:rsidDel="00F16805">
          <w:rPr>
            <w:spacing w:val="-1"/>
          </w:rPr>
          <w:delText xml:space="preserve"> </w:delText>
        </w:r>
        <w:r w:rsidDel="00F16805">
          <w:delText>cette</w:delText>
        </w:r>
        <w:r w:rsidDel="00F16805">
          <w:rPr>
            <w:spacing w:val="-1"/>
          </w:rPr>
          <w:delText xml:space="preserve"> </w:delText>
        </w:r>
        <w:r w:rsidDel="00F16805">
          <w:delText>augmentation</w:delText>
        </w:r>
        <w:r w:rsidDel="00F16805">
          <w:rPr>
            <w:spacing w:val="-1"/>
          </w:rPr>
          <w:delText xml:space="preserve"> </w:delText>
        </w:r>
        <w:r w:rsidDel="00F16805">
          <w:delText>a</w:delText>
        </w:r>
        <w:r w:rsidDel="00F16805">
          <w:rPr>
            <w:spacing w:val="-1"/>
          </w:rPr>
          <w:delText xml:space="preserve"> </w:delText>
        </w:r>
        <w:r w:rsidDel="00F16805">
          <w:delText>été</w:delText>
        </w:r>
        <w:r w:rsidDel="00F16805">
          <w:rPr>
            <w:spacing w:val="-1"/>
          </w:rPr>
          <w:delText xml:space="preserve"> </w:delText>
        </w:r>
        <w:r w:rsidDel="00F16805">
          <w:delText>plus</w:delText>
        </w:r>
        <w:r w:rsidDel="00F16805">
          <w:rPr>
            <w:spacing w:val="-1"/>
          </w:rPr>
          <w:delText xml:space="preserve"> </w:delText>
        </w:r>
        <w:r w:rsidDel="00F16805">
          <w:delText>importante</w:delText>
        </w:r>
        <w:r w:rsidDel="00F16805">
          <w:rPr>
            <w:spacing w:val="-1"/>
          </w:rPr>
          <w:delText xml:space="preserve"> </w:delText>
        </w:r>
        <w:r w:rsidDel="00F16805">
          <w:delText>pour</w:delText>
        </w:r>
        <w:r w:rsidDel="00F16805">
          <w:rPr>
            <w:spacing w:val="-1"/>
          </w:rPr>
          <w:delText xml:space="preserve"> </w:delText>
        </w:r>
        <w:r w:rsidDel="00F16805">
          <w:delText>les</w:delText>
        </w:r>
        <w:r w:rsidDel="00F16805">
          <w:rPr>
            <w:spacing w:val="-1"/>
          </w:rPr>
          <w:delText xml:space="preserve"> </w:delText>
        </w:r>
        <w:r w:rsidDel="00F16805">
          <w:delText>quintiles</w:delText>
        </w:r>
        <w:r w:rsidDel="00F16805">
          <w:rPr>
            <w:spacing w:val="-1"/>
          </w:rPr>
          <w:delText xml:space="preserve"> </w:delText>
        </w:r>
        <w:r w:rsidDel="00F16805">
          <w:delText>les</w:delText>
        </w:r>
        <w:r w:rsidDel="00F16805">
          <w:rPr>
            <w:spacing w:val="-1"/>
          </w:rPr>
          <w:delText xml:space="preserve"> </w:delText>
        </w:r>
        <w:r w:rsidDel="00F16805">
          <w:delText>plus</w:delText>
        </w:r>
        <w:r w:rsidDel="00F16805">
          <w:rPr>
            <w:spacing w:val="-1"/>
          </w:rPr>
          <w:delText xml:space="preserve"> </w:delText>
        </w:r>
        <w:r w:rsidDel="00F16805">
          <w:delText>bas.</w:delText>
        </w:r>
        <w:r w:rsidDel="00F16805">
          <w:rPr>
            <w:spacing w:val="-1"/>
          </w:rPr>
          <w:delText xml:space="preserve"> </w:delText>
        </w:r>
        <w:r w:rsidDel="00F16805">
          <w:delText>En</w:delText>
        </w:r>
        <w:r w:rsidDel="00F16805">
          <w:rPr>
            <w:spacing w:val="-1"/>
          </w:rPr>
          <w:delText xml:space="preserve"> </w:delText>
        </w:r>
        <w:r w:rsidDel="00F16805">
          <w:delText>2006-2008, la part des dépenses était de 11,8% pour le premier quintile, 7,6% pour le deuxième quintile, 6,4%</w:delText>
        </w:r>
        <w:r w:rsidDel="00F16805">
          <w:rPr>
            <w:spacing w:val="-1"/>
          </w:rPr>
          <w:delText xml:space="preserve"> </w:delText>
        </w:r>
        <w:r w:rsidDel="00F16805">
          <w:delText>pour</w:delText>
        </w:r>
        <w:r w:rsidDel="00F16805">
          <w:rPr>
            <w:spacing w:val="-1"/>
          </w:rPr>
          <w:delText xml:space="preserve"> </w:delText>
        </w:r>
        <w:r w:rsidDel="00F16805">
          <w:delText>le</w:delText>
        </w:r>
        <w:r w:rsidDel="00F16805">
          <w:rPr>
            <w:spacing w:val="-1"/>
          </w:rPr>
          <w:delText xml:space="preserve"> </w:delText>
        </w:r>
        <w:r w:rsidDel="00F16805">
          <w:delText>troisième</w:delText>
        </w:r>
        <w:r w:rsidDel="00F16805">
          <w:rPr>
            <w:spacing w:val="-1"/>
          </w:rPr>
          <w:delText xml:space="preserve"> </w:delText>
        </w:r>
        <w:r w:rsidDel="00F16805">
          <w:delText>quintile,</w:delText>
        </w:r>
        <w:r w:rsidDel="00F16805">
          <w:rPr>
            <w:spacing w:val="-1"/>
          </w:rPr>
          <w:delText xml:space="preserve"> </w:delText>
        </w:r>
        <w:r w:rsidDel="00F16805">
          <w:delText>5,2%</w:delText>
        </w:r>
        <w:r w:rsidDel="00F16805">
          <w:rPr>
            <w:spacing w:val="-1"/>
          </w:rPr>
          <w:delText xml:space="preserve"> </w:delText>
        </w:r>
        <w:r w:rsidDel="00F16805">
          <w:delText>et</w:delText>
        </w:r>
        <w:r w:rsidDel="00F16805">
          <w:rPr>
            <w:spacing w:val="-1"/>
          </w:rPr>
          <w:delText xml:space="preserve"> </w:delText>
        </w:r>
        <w:r w:rsidDel="00F16805">
          <w:delText>3,4%</w:delText>
        </w:r>
        <w:r w:rsidDel="00F16805">
          <w:rPr>
            <w:spacing w:val="-1"/>
          </w:rPr>
          <w:delText xml:space="preserve"> </w:delText>
        </w:r>
        <w:r w:rsidDel="00F16805">
          <w:delText>pour</w:delText>
        </w:r>
        <w:r w:rsidDel="00F16805">
          <w:rPr>
            <w:spacing w:val="-1"/>
          </w:rPr>
          <w:delText xml:space="preserve"> </w:delText>
        </w:r>
        <w:r w:rsidDel="00F16805">
          <w:delText>le</w:delText>
        </w:r>
        <w:r w:rsidDel="00F16805">
          <w:rPr>
            <w:spacing w:val="-1"/>
          </w:rPr>
          <w:delText xml:space="preserve"> </w:delText>
        </w:r>
        <w:r w:rsidDel="00F16805">
          <w:delText>quatrième</w:delText>
        </w:r>
        <w:r w:rsidDel="00F16805">
          <w:rPr>
            <w:spacing w:val="-1"/>
          </w:rPr>
          <w:delText xml:space="preserve"> </w:delText>
        </w:r>
        <w:r w:rsidDel="00F16805">
          <w:delText>et</w:delText>
        </w:r>
        <w:r w:rsidDel="00F16805">
          <w:rPr>
            <w:spacing w:val="-1"/>
          </w:rPr>
          <w:delText xml:space="preserve"> </w:delText>
        </w:r>
        <w:r w:rsidDel="00F16805">
          <w:delText>cinquième</w:delText>
        </w:r>
        <w:r w:rsidDel="00F16805">
          <w:rPr>
            <w:spacing w:val="-1"/>
          </w:rPr>
          <w:delText xml:space="preserve"> </w:delText>
        </w:r>
        <w:r w:rsidDel="00F16805">
          <w:delText>décile</w:delText>
        </w:r>
        <w:r w:rsidDel="00F16805">
          <w:rPr>
            <w:spacing w:val="-1"/>
          </w:rPr>
          <w:delText xml:space="preserve"> </w:delText>
        </w:r>
        <w:r w:rsidDel="00F16805">
          <w:delText>du</w:delText>
        </w:r>
        <w:r w:rsidDel="00F16805">
          <w:rPr>
            <w:spacing w:val="-1"/>
          </w:rPr>
          <w:delText xml:space="preserve"> </w:delText>
        </w:r>
        <w:r w:rsidDel="00F16805">
          <w:delText>revenu disponible brut. En 2020-2021, cette part était de 16,4% pour le premier quintile et seulement de 4,1% pour le cinquième quintile, ce qui correspond à une augmentation de respectivement 4,67 et 0.7 points de pourcentage (</w:delText>
        </w:r>
        <w:r w:rsidR="00E4231E" w:rsidDel="00F16805">
          <w:fldChar w:fldCharType="begin"/>
        </w:r>
        <w:r w:rsidR="00E4231E" w:rsidDel="00F16805">
          <w:delInstrText>HYPERLINK \l "_bookmark12"</w:delInstrText>
        </w:r>
        <w:r w:rsidR="00E4231E" w:rsidDel="00F16805">
          <w:fldChar w:fldCharType="separate"/>
        </w:r>
        <w:r w:rsidR="00E4231E" w:rsidDel="00F16805">
          <w:delText>figure</w:delText>
        </w:r>
        <w:r w:rsidR="008725D2" w:rsidDel="00F16805">
          <w:delText xml:space="preserve"> 3</w:delText>
        </w:r>
        <w:r w:rsidR="00E4231E" w:rsidDel="00F16805">
          <w:fldChar w:fldCharType="end"/>
        </w:r>
        <w:r w:rsidDel="00F16805">
          <w:delText>). Malgré l’augmentation des subsides, les ménages appartenant aux tranches de revenu les plus faibles consacrent donc une part de plus en plus importante de leurs ressources financières au paiement des primes par rapport aux ménages plus aisés. L’objectif de solidarité de la LAMal est donc loin d’être atteint en ce qui concerne les inégalités de revenu.</w:delText>
        </w:r>
      </w:del>
    </w:p>
    <w:p w14:paraId="68E653AA" w14:textId="729A234A" w:rsidR="00F16805" w:rsidRPr="00296F1F" w:rsidRDefault="00000000" w:rsidP="00F979B2">
      <w:pPr>
        <w:pStyle w:val="Corpsdetexte"/>
        <w:spacing w:before="196" w:line="283" w:lineRule="auto"/>
        <w:ind w:left="0" w:right="140"/>
        <w:rPr>
          <w:sz w:val="32"/>
          <w:szCs w:val="32"/>
        </w:rPr>
      </w:pPr>
      <w:del w:id="400" w:author="Auteur">
        <w:r w:rsidDel="00F16805">
          <w:delText>Comme</w:delText>
        </w:r>
        <w:r w:rsidDel="00F16805">
          <w:rPr>
            <w:spacing w:val="25"/>
          </w:rPr>
          <w:delText xml:space="preserve"> </w:delText>
        </w:r>
        <w:r w:rsidDel="00F16805">
          <w:delText>nous</w:delText>
        </w:r>
        <w:r w:rsidDel="00F16805">
          <w:rPr>
            <w:spacing w:val="25"/>
          </w:rPr>
          <w:delText xml:space="preserve"> </w:delText>
        </w:r>
        <w:r w:rsidDel="00F16805">
          <w:delText>l’avons</w:delText>
        </w:r>
        <w:r w:rsidDel="00F16805">
          <w:rPr>
            <w:spacing w:val="25"/>
          </w:rPr>
          <w:delText xml:space="preserve"> </w:delText>
        </w:r>
        <w:r w:rsidDel="00F16805">
          <w:delText>montré</w:delText>
        </w:r>
        <w:r w:rsidDel="00F16805">
          <w:rPr>
            <w:spacing w:val="25"/>
          </w:rPr>
          <w:delText xml:space="preserve"> </w:delText>
        </w:r>
        <w:r w:rsidDel="00F16805">
          <w:delText>dans</w:delText>
        </w:r>
        <w:r w:rsidDel="00F16805">
          <w:rPr>
            <w:spacing w:val="25"/>
          </w:rPr>
          <w:delText xml:space="preserve"> </w:delText>
        </w:r>
        <w:r w:rsidDel="00F16805">
          <w:delText>cette</w:delText>
        </w:r>
        <w:r w:rsidDel="00F16805">
          <w:rPr>
            <w:spacing w:val="25"/>
          </w:rPr>
          <w:delText xml:space="preserve"> </w:delText>
        </w:r>
        <w:r w:rsidDel="00F16805">
          <w:delText>section,</w:delText>
        </w:r>
        <w:r w:rsidDel="00F16805">
          <w:rPr>
            <w:spacing w:val="25"/>
          </w:rPr>
          <w:delText xml:space="preserve"> </w:delText>
        </w:r>
        <w:r w:rsidDel="00F16805">
          <w:delText>la</w:delText>
        </w:r>
        <w:r w:rsidDel="00F16805">
          <w:rPr>
            <w:spacing w:val="25"/>
          </w:rPr>
          <w:delText xml:space="preserve"> </w:delText>
        </w:r>
        <w:r w:rsidDel="00F16805">
          <w:delText>LAMal</w:delText>
        </w:r>
        <w:r w:rsidDel="00F16805">
          <w:rPr>
            <w:spacing w:val="25"/>
          </w:rPr>
          <w:delText xml:space="preserve"> </w:delText>
        </w:r>
        <w:r w:rsidDel="00F16805">
          <w:delText>peine</w:delText>
        </w:r>
        <w:r w:rsidDel="00F16805">
          <w:rPr>
            <w:spacing w:val="25"/>
          </w:rPr>
          <w:delText xml:space="preserve"> </w:delText>
        </w:r>
        <w:r w:rsidDel="00F16805">
          <w:delText>à</w:delText>
        </w:r>
        <w:r w:rsidDel="00F16805">
          <w:rPr>
            <w:spacing w:val="25"/>
          </w:rPr>
          <w:delText xml:space="preserve"> </w:delText>
        </w:r>
        <w:r w:rsidDel="00F16805">
          <w:delText>remplir</w:delText>
        </w:r>
        <w:r w:rsidDel="00F16805">
          <w:rPr>
            <w:spacing w:val="25"/>
          </w:rPr>
          <w:delText xml:space="preserve"> </w:delText>
        </w:r>
        <w:r w:rsidDel="00F16805">
          <w:delText>ses</w:delText>
        </w:r>
        <w:r w:rsidDel="00F16805">
          <w:rPr>
            <w:spacing w:val="25"/>
          </w:rPr>
          <w:delText xml:space="preserve"> </w:delText>
        </w:r>
        <w:r w:rsidDel="00F16805">
          <w:delText xml:space="preserve">objectifs de solidarité ainsi que de frein aux coûts de la santé et aux primes de l’assurance-maladie obligatoire. Pourtant, les dynamiques économiques présentée dans cette section peinent à engendrer un soutien politique en faveur d’une réforme de la LAMal corrigeant ses effets inégalitaires et régressifs. Pour tenter d’éclairer ce paradoxe, nous abordons dans la prochaine section la question des conditions socio-politiques derrière la </w:delText>
        </w:r>
        <w:r w:rsidR="00046209" w:rsidDel="00F16805">
          <w:delText>persistance</w:delText>
        </w:r>
        <w:r w:rsidDel="00F16805">
          <w:delText xml:space="preserve"> de la </w:delText>
        </w:r>
        <w:r w:rsidR="00F979B2" w:rsidDel="00F16805">
          <w:delText>LAMal.</w:delText>
        </w:r>
      </w:del>
    </w:p>
    <w:p w14:paraId="26A45224" w14:textId="08EFE422" w:rsidR="00F979B2" w:rsidRPr="00296F1F" w:rsidRDefault="00F979B2">
      <w:pPr>
        <w:pStyle w:val="Titre2"/>
        <w:spacing w:before="240"/>
        <w:ind w:left="0"/>
        <w:rPr>
          <w:rFonts w:ascii="Times New Roman" w:hAnsi="Times New Roman" w:cs="Times New Roman"/>
          <w:sz w:val="32"/>
          <w:szCs w:val="32"/>
        </w:rPr>
        <w:pPrChange w:id="401" w:author="Auteur">
          <w:pPr>
            <w:pStyle w:val="Titre2"/>
            <w:ind w:left="0"/>
          </w:pPr>
        </w:pPrChange>
      </w:pPr>
      <w:r>
        <w:rPr>
          <w:rFonts w:ascii="Times New Roman" w:hAnsi="Times New Roman" w:cs="Times New Roman"/>
          <w:sz w:val="32"/>
          <w:szCs w:val="32"/>
        </w:rPr>
        <w:t xml:space="preserve">4. Analyse </w:t>
      </w:r>
      <w:r w:rsidRPr="00296F1F">
        <w:rPr>
          <w:rFonts w:ascii="Times New Roman" w:hAnsi="Times New Roman" w:cs="Times New Roman"/>
          <w:sz w:val="32"/>
          <w:szCs w:val="32"/>
        </w:rPr>
        <w:t xml:space="preserve">des attentes sociales envers l’assurance-maladie obligatoire </w:t>
      </w:r>
    </w:p>
    <w:p w14:paraId="2438B943" w14:textId="77777777" w:rsidR="00F979B2" w:rsidRDefault="00000000" w:rsidP="00F979B2">
      <w:pPr>
        <w:pStyle w:val="Corpsdetexte"/>
        <w:spacing w:before="61" w:line="280" w:lineRule="auto"/>
        <w:ind w:left="0" w:right="127"/>
      </w:pPr>
      <w:r>
        <w:t>Afin</w:t>
      </w:r>
      <w:r>
        <w:rPr>
          <w:spacing w:val="40"/>
        </w:rPr>
        <w:t xml:space="preserve"> </w:t>
      </w:r>
      <w:r>
        <w:t>de</w:t>
      </w:r>
      <w:r>
        <w:rPr>
          <w:spacing w:val="40"/>
        </w:rPr>
        <w:t xml:space="preserve"> </w:t>
      </w:r>
      <w:r>
        <w:t>comprendre</w:t>
      </w:r>
      <w:r>
        <w:rPr>
          <w:spacing w:val="40"/>
        </w:rPr>
        <w:t xml:space="preserve"> </w:t>
      </w:r>
      <w:r>
        <w:t>la</w:t>
      </w:r>
      <w:r>
        <w:rPr>
          <w:spacing w:val="40"/>
        </w:rPr>
        <w:t xml:space="preserve"> </w:t>
      </w:r>
      <w:r>
        <w:t>trajectoire</w:t>
      </w:r>
      <w:r>
        <w:rPr>
          <w:spacing w:val="40"/>
        </w:rPr>
        <w:t xml:space="preserve"> </w:t>
      </w:r>
      <w:r>
        <w:t>de</w:t>
      </w:r>
      <w:r>
        <w:rPr>
          <w:spacing w:val="40"/>
        </w:rPr>
        <w:t xml:space="preserve"> </w:t>
      </w:r>
      <w:r>
        <w:t>changement</w:t>
      </w:r>
      <w:r>
        <w:rPr>
          <w:spacing w:val="40"/>
        </w:rPr>
        <w:t xml:space="preserve"> </w:t>
      </w:r>
      <w:r>
        <w:t>institutionnel</w:t>
      </w:r>
      <w:r>
        <w:rPr>
          <w:spacing w:val="40"/>
        </w:rPr>
        <w:t xml:space="preserve"> </w:t>
      </w:r>
      <w:r>
        <w:t>du</w:t>
      </w:r>
      <w:r>
        <w:rPr>
          <w:spacing w:val="40"/>
        </w:rPr>
        <w:t xml:space="preserve"> </w:t>
      </w:r>
      <w:r>
        <w:t>système</w:t>
      </w:r>
      <w:r>
        <w:rPr>
          <w:spacing w:val="40"/>
        </w:rPr>
        <w:t xml:space="preserve"> </w:t>
      </w:r>
      <w:r>
        <w:t>d’assurance-</w:t>
      </w:r>
      <w:r>
        <w:rPr>
          <w:spacing w:val="80"/>
        </w:rPr>
        <w:t xml:space="preserve"> </w:t>
      </w:r>
      <w:r>
        <w:t>maladie</w:t>
      </w:r>
      <w:r>
        <w:rPr>
          <w:spacing w:val="40"/>
        </w:rPr>
        <w:t xml:space="preserve"> </w:t>
      </w:r>
      <w:r>
        <w:t>en</w:t>
      </w:r>
      <w:r>
        <w:rPr>
          <w:spacing w:val="40"/>
        </w:rPr>
        <w:t xml:space="preserve"> </w:t>
      </w:r>
      <w:r>
        <w:t>suisse</w:t>
      </w:r>
      <w:r>
        <w:rPr>
          <w:spacing w:val="40"/>
        </w:rPr>
        <w:t xml:space="preserve"> </w:t>
      </w:r>
      <w:r>
        <w:t>à</w:t>
      </w:r>
      <w:r>
        <w:rPr>
          <w:spacing w:val="40"/>
        </w:rPr>
        <w:t xml:space="preserve"> </w:t>
      </w:r>
      <w:r>
        <w:t>partir</w:t>
      </w:r>
      <w:r>
        <w:rPr>
          <w:spacing w:val="40"/>
        </w:rPr>
        <w:t xml:space="preserve"> </w:t>
      </w:r>
      <w:r>
        <w:t>d’une</w:t>
      </w:r>
      <w:r>
        <w:rPr>
          <w:spacing w:val="40"/>
        </w:rPr>
        <w:t xml:space="preserve"> </w:t>
      </w:r>
      <w:r>
        <w:t>approche</w:t>
      </w:r>
      <w:r>
        <w:rPr>
          <w:spacing w:val="40"/>
        </w:rPr>
        <w:t xml:space="preserve"> </w:t>
      </w:r>
      <w:r>
        <w:t>néoréaliste,</w:t>
      </w:r>
      <w:r>
        <w:rPr>
          <w:spacing w:val="40"/>
        </w:rPr>
        <w:t xml:space="preserve"> </w:t>
      </w:r>
      <w:r>
        <w:t>l’analyse</w:t>
      </w:r>
      <w:r>
        <w:rPr>
          <w:spacing w:val="40"/>
        </w:rPr>
        <w:t xml:space="preserve"> </w:t>
      </w:r>
      <w:r>
        <w:t>des</w:t>
      </w:r>
      <w:r>
        <w:rPr>
          <w:spacing w:val="40"/>
        </w:rPr>
        <w:t xml:space="preserve"> </w:t>
      </w:r>
      <w:r>
        <w:t>attentes</w:t>
      </w:r>
      <w:r>
        <w:rPr>
          <w:spacing w:val="40"/>
        </w:rPr>
        <w:t xml:space="preserve"> </w:t>
      </w:r>
      <w:r>
        <w:t>sociales</w:t>
      </w:r>
      <w:r>
        <w:rPr>
          <w:spacing w:val="40"/>
        </w:rPr>
        <w:t xml:space="preserve"> </w:t>
      </w:r>
      <w:r>
        <w:t xml:space="preserve">des </w:t>
      </w:r>
      <w:r w:rsidR="0063300D">
        <w:t>Suisses</w:t>
      </w:r>
      <w:r>
        <w:t xml:space="preserve"> en matière d’assurance-maladie est essentielle. En effet, la condition de viabilité de la configuration de l’assurance obligatoire des soins dépend, comme pour les autres institutions du</w:t>
      </w:r>
      <w:r>
        <w:rPr>
          <w:spacing w:val="-1"/>
        </w:rPr>
        <w:t xml:space="preserve"> </w:t>
      </w:r>
      <w:r>
        <w:t>modèle</w:t>
      </w:r>
      <w:r>
        <w:rPr>
          <w:spacing w:val="-1"/>
        </w:rPr>
        <w:t xml:space="preserve"> </w:t>
      </w:r>
      <w:r>
        <w:t>suisse,</w:t>
      </w:r>
      <w:r>
        <w:rPr>
          <w:spacing w:val="-1"/>
        </w:rPr>
        <w:t xml:space="preserve"> </w:t>
      </w:r>
      <w:r>
        <w:t>de</w:t>
      </w:r>
      <w:r>
        <w:rPr>
          <w:spacing w:val="-1"/>
        </w:rPr>
        <w:t xml:space="preserve"> </w:t>
      </w:r>
      <w:r>
        <w:t>l’existence</w:t>
      </w:r>
      <w:r>
        <w:rPr>
          <w:spacing w:val="-1"/>
        </w:rPr>
        <w:t xml:space="preserve"> </w:t>
      </w:r>
      <w:r>
        <w:t>d’un</w:t>
      </w:r>
      <w:r>
        <w:rPr>
          <w:spacing w:val="-1"/>
        </w:rPr>
        <w:t xml:space="preserve"> </w:t>
      </w:r>
      <w:r>
        <w:t>bloc</w:t>
      </w:r>
      <w:r>
        <w:rPr>
          <w:spacing w:val="-1"/>
        </w:rPr>
        <w:t xml:space="preserve"> </w:t>
      </w:r>
      <w:r>
        <w:t>social</w:t>
      </w:r>
      <w:r>
        <w:rPr>
          <w:spacing w:val="-1"/>
        </w:rPr>
        <w:t xml:space="preserve"> </w:t>
      </w:r>
      <w:r>
        <w:t>dominant</w:t>
      </w:r>
      <w:r>
        <w:rPr>
          <w:spacing w:val="-1"/>
        </w:rPr>
        <w:t xml:space="preserve"> </w:t>
      </w:r>
      <w:r w:rsidR="009B3959">
        <w:t>agrégé</w:t>
      </w:r>
      <w:r>
        <w:rPr>
          <w:spacing w:val="-1"/>
        </w:rPr>
        <w:t xml:space="preserve"> </w:t>
      </w:r>
      <w:r>
        <w:t>par</w:t>
      </w:r>
      <w:r>
        <w:rPr>
          <w:spacing w:val="-1"/>
        </w:rPr>
        <w:t xml:space="preserve"> </w:t>
      </w:r>
      <w:r>
        <w:t>une</w:t>
      </w:r>
      <w:r>
        <w:rPr>
          <w:spacing w:val="-1"/>
        </w:rPr>
        <w:t xml:space="preserve"> </w:t>
      </w:r>
      <w:r>
        <w:t>stratégie</w:t>
      </w:r>
      <w:r>
        <w:rPr>
          <w:spacing w:val="-1"/>
        </w:rPr>
        <w:t xml:space="preserve"> </w:t>
      </w:r>
      <w:r>
        <w:t>politique. La prise en compte des attentes sociales est donc d’une importance cruciale, car ces dernières influencent l’élaboration des différentes stratégies politiques qui, à leur tour, vont influencer</w:t>
      </w:r>
      <w:r>
        <w:rPr>
          <w:spacing w:val="80"/>
        </w:rPr>
        <w:t xml:space="preserve"> </w:t>
      </w:r>
      <w:r>
        <w:t>la trajectoire de changement institutionnel.</w:t>
      </w:r>
    </w:p>
    <w:p w14:paraId="41377AAA" w14:textId="0E0A1CE7" w:rsidR="00492A2A" w:rsidRDefault="00000000" w:rsidP="00F979B2">
      <w:pPr>
        <w:pStyle w:val="Corpsdetexte"/>
        <w:spacing w:before="61" w:line="280" w:lineRule="auto"/>
        <w:ind w:left="0" w:right="127"/>
        <w:rPr>
          <w:ins w:id="402" w:author="Auteur"/>
          <w:w w:val="105"/>
        </w:rPr>
      </w:pPr>
      <w:r>
        <w:t>L’analyse en classes latentes (ACL) conduite par</w:t>
      </w:r>
      <w:r w:rsidR="00735E06">
        <w:t xml:space="preserve"> </w:t>
      </w:r>
      <w:r w:rsidR="00735E06">
        <w:fldChar w:fldCharType="begin"/>
      </w:r>
      <w:r w:rsidR="007450B8">
        <w:instrText xml:space="preserve"> ADDIN ZOTERO_ITEM CSL_CITATION {"citationID":"pHNslfvL","properties":{"formattedCitation":"(G\\uc0\\u252{}ney 2024)","plainCitation":"(Güney 2024)","dontUpdate":true,"noteIndex":0},"citationItems":[{"id":5407,"uris":["http://zotero.org/groups/6347865/items/YNZD4JPT"],"itemData":{"id":5407,"type":"document","abstract":"What were the political conditions and social bases for a neoliberal transformation of the Swiss socio-economic model in the last decades? The present master thesis seeks to explore the social bases behind the transformation and stability of the Swiss socio-economic model since the 80s. As a first step, long-run analyses of the socio-economic determinants of party support, political leaning and policy preferences are conducted. The results show evidence that, regarding party support, Switzerland’s political landscape appears to be structured by a brahmin left versus merchant right divide, as theorized by Piketty (2019). However, the results for political leaning show that, while right leaning evolved into a merchant pattern, left leaning became gradually endorsed by upper-middle income and high education groups. Finally, the results from a latent class analysis aimed at identifying the recomposition of the Swiss social blocs in the late 90s are presented. The selected model divides the late 90s’ Swiss population into twelve socio-political groups, and the different strategies that could have aggregated these clusters into social blocs are assessed. Using the concepts and methods of neorealism (Amable and Palombarini 2005, 2008), the objective of this master thesis is to provide the first steps into a broader analysis of the political economy of institutional change in Switzerland.","citation-key":"guneyPoliticalEconomyInstitutional2024","language":"eng","publisher":"Université de Genève","source":"archive-ouverte.unige.ch","title":"The Political Economy of Institutional Change and Social Blocs in Switzerland: a Neorealist Approach","title-short":"The Political Economy of Institutional Change and Social Blocs in Switzerland","URL":"https://archive-ouverte.unige.ch/unige:176868","author":[{"family":"Güney","given":"Celâl"}],"accessed":{"date-parts":[["2026",1,14]]},"issued":{"date-parts":[["2024",4,16]]}}}],"schema":"https://github.com/citation-style-language/schema/raw/master/csl-citation.json"} </w:instrText>
      </w:r>
      <w:r w:rsidR="00735E06">
        <w:fldChar w:fldCharType="separate"/>
      </w:r>
      <w:r w:rsidR="00735E06" w:rsidRPr="00735E06">
        <w:t xml:space="preserve">Güney </w:t>
      </w:r>
      <w:r w:rsidR="00735E06">
        <w:t>(</w:t>
      </w:r>
      <w:r w:rsidR="00735E06" w:rsidRPr="00735E06">
        <w:t>2024)</w:t>
      </w:r>
      <w:r w:rsidR="00735E06">
        <w:fldChar w:fldCharType="end"/>
      </w:r>
      <w:ins w:id="403" w:author="Auteur">
        <w:r w:rsidR="00492A2A">
          <w:t>, dont les résultats sont synthétisés dans le tableau 2,</w:t>
        </w:r>
      </w:ins>
      <w:r>
        <w:t xml:space="preserve"> offre une vue détaillée du </w:t>
      </w:r>
      <w:r>
        <w:rPr>
          <w:w w:val="105"/>
        </w:rPr>
        <w:t>bloc</w:t>
      </w:r>
      <w:r>
        <w:rPr>
          <w:spacing w:val="-16"/>
          <w:w w:val="105"/>
        </w:rPr>
        <w:t xml:space="preserve"> </w:t>
      </w:r>
      <w:r>
        <w:rPr>
          <w:w w:val="105"/>
        </w:rPr>
        <w:t>libéral-conservateur</w:t>
      </w:r>
      <w:r>
        <w:rPr>
          <w:spacing w:val="-16"/>
          <w:w w:val="105"/>
        </w:rPr>
        <w:t xml:space="preserve"> </w:t>
      </w:r>
      <w:r>
        <w:rPr>
          <w:w w:val="105"/>
        </w:rPr>
        <w:t>qui</w:t>
      </w:r>
      <w:r>
        <w:rPr>
          <w:spacing w:val="-16"/>
          <w:w w:val="105"/>
        </w:rPr>
        <w:t xml:space="preserve"> </w:t>
      </w:r>
      <w:r>
        <w:rPr>
          <w:w w:val="105"/>
        </w:rPr>
        <w:t>est</w:t>
      </w:r>
      <w:r>
        <w:rPr>
          <w:spacing w:val="-15"/>
          <w:w w:val="105"/>
        </w:rPr>
        <w:t xml:space="preserve"> </w:t>
      </w:r>
      <w:r>
        <w:rPr>
          <w:w w:val="105"/>
        </w:rPr>
        <w:t>largement</w:t>
      </w:r>
      <w:r>
        <w:rPr>
          <w:spacing w:val="-16"/>
          <w:w w:val="105"/>
        </w:rPr>
        <w:t xml:space="preserve"> </w:t>
      </w:r>
      <w:r>
        <w:rPr>
          <w:w w:val="105"/>
        </w:rPr>
        <w:t>dominant</w:t>
      </w:r>
      <w:r>
        <w:rPr>
          <w:spacing w:val="-16"/>
          <w:w w:val="105"/>
        </w:rPr>
        <w:t xml:space="preserve"> </w:t>
      </w:r>
      <w:r>
        <w:rPr>
          <w:w w:val="105"/>
        </w:rPr>
        <w:t>dans</w:t>
      </w:r>
      <w:r>
        <w:rPr>
          <w:spacing w:val="-16"/>
          <w:w w:val="105"/>
        </w:rPr>
        <w:t xml:space="preserve"> </w:t>
      </w:r>
      <w:r>
        <w:rPr>
          <w:w w:val="105"/>
        </w:rPr>
        <w:t>l’espace</w:t>
      </w:r>
      <w:r>
        <w:rPr>
          <w:spacing w:val="-15"/>
          <w:w w:val="105"/>
        </w:rPr>
        <w:t xml:space="preserve"> </w:t>
      </w:r>
      <w:r>
        <w:rPr>
          <w:w w:val="105"/>
        </w:rPr>
        <w:t>politique</w:t>
      </w:r>
      <w:r>
        <w:rPr>
          <w:spacing w:val="-16"/>
          <w:w w:val="105"/>
        </w:rPr>
        <w:t xml:space="preserve"> </w:t>
      </w:r>
      <w:r>
        <w:rPr>
          <w:w w:val="105"/>
        </w:rPr>
        <w:t>en</w:t>
      </w:r>
      <w:r>
        <w:rPr>
          <w:spacing w:val="-16"/>
          <w:w w:val="105"/>
        </w:rPr>
        <w:t xml:space="preserve"> </w:t>
      </w:r>
      <w:r>
        <w:rPr>
          <w:w w:val="105"/>
        </w:rPr>
        <w:t xml:space="preserve">rassemblant </w:t>
      </w:r>
      <w:r>
        <w:t xml:space="preserve">environ 40% de la population adulte suisse. Ce bloc social est médié par la stratégie politique </w:t>
      </w:r>
      <w:r>
        <w:rPr>
          <w:w w:val="105"/>
        </w:rPr>
        <w:t>(néo)libérale</w:t>
      </w:r>
      <w:r>
        <w:rPr>
          <w:spacing w:val="-13"/>
          <w:w w:val="105"/>
        </w:rPr>
        <w:t xml:space="preserve"> </w:t>
      </w:r>
      <w:r>
        <w:rPr>
          <w:w w:val="105"/>
        </w:rPr>
        <w:t>du</w:t>
      </w:r>
      <w:r>
        <w:rPr>
          <w:spacing w:val="-13"/>
          <w:w w:val="105"/>
        </w:rPr>
        <w:t xml:space="preserve"> </w:t>
      </w:r>
      <w:r>
        <w:rPr>
          <w:w w:val="105"/>
        </w:rPr>
        <w:t>Centre,</w:t>
      </w:r>
      <w:r>
        <w:rPr>
          <w:spacing w:val="-13"/>
          <w:w w:val="105"/>
        </w:rPr>
        <w:t xml:space="preserve"> </w:t>
      </w:r>
      <w:r>
        <w:rPr>
          <w:w w:val="105"/>
        </w:rPr>
        <w:t>du</w:t>
      </w:r>
      <w:r>
        <w:rPr>
          <w:spacing w:val="-13"/>
          <w:w w:val="105"/>
        </w:rPr>
        <w:t xml:space="preserve"> </w:t>
      </w:r>
      <w:del w:id="404" w:author="Auteur">
        <w:r w:rsidDel="00492A2A">
          <w:rPr>
            <w:w w:val="105"/>
          </w:rPr>
          <w:delText>Parti</w:delText>
        </w:r>
        <w:r w:rsidDel="00492A2A">
          <w:rPr>
            <w:spacing w:val="-13"/>
            <w:w w:val="105"/>
          </w:rPr>
          <w:delText xml:space="preserve"> </w:delText>
        </w:r>
        <w:r w:rsidDel="00492A2A">
          <w:rPr>
            <w:w w:val="105"/>
          </w:rPr>
          <w:delText>Libéral-Radical</w:delText>
        </w:r>
        <w:r w:rsidDel="00492A2A">
          <w:rPr>
            <w:spacing w:val="-13"/>
            <w:w w:val="105"/>
          </w:rPr>
          <w:delText xml:space="preserve"> </w:delText>
        </w:r>
        <w:r w:rsidDel="00492A2A">
          <w:rPr>
            <w:w w:val="105"/>
          </w:rPr>
          <w:delText>(PLR)</w:delText>
        </w:r>
      </w:del>
      <w:ins w:id="405" w:author="Auteur">
        <w:r w:rsidR="00492A2A">
          <w:rPr>
            <w:w w:val="105"/>
          </w:rPr>
          <w:t>PLR</w:t>
        </w:r>
      </w:ins>
      <w:r>
        <w:rPr>
          <w:spacing w:val="-13"/>
          <w:w w:val="105"/>
        </w:rPr>
        <w:t xml:space="preserve"> </w:t>
      </w:r>
      <w:r>
        <w:rPr>
          <w:w w:val="105"/>
        </w:rPr>
        <w:t>et</w:t>
      </w:r>
      <w:r>
        <w:rPr>
          <w:spacing w:val="-13"/>
          <w:w w:val="105"/>
        </w:rPr>
        <w:t xml:space="preserve"> </w:t>
      </w:r>
      <w:r>
        <w:rPr>
          <w:w w:val="105"/>
        </w:rPr>
        <w:t>des</w:t>
      </w:r>
      <w:r>
        <w:rPr>
          <w:spacing w:val="-13"/>
          <w:w w:val="105"/>
        </w:rPr>
        <w:t xml:space="preserve"> </w:t>
      </w:r>
      <w:r>
        <w:rPr>
          <w:w w:val="105"/>
        </w:rPr>
        <w:t>associations</w:t>
      </w:r>
      <w:r>
        <w:rPr>
          <w:spacing w:val="-13"/>
          <w:w w:val="105"/>
        </w:rPr>
        <w:t xml:space="preserve"> </w:t>
      </w:r>
      <w:r>
        <w:rPr>
          <w:w w:val="105"/>
        </w:rPr>
        <w:t>patronales,</w:t>
      </w:r>
      <w:r>
        <w:rPr>
          <w:spacing w:val="-13"/>
          <w:w w:val="105"/>
        </w:rPr>
        <w:t xml:space="preserve"> </w:t>
      </w:r>
      <w:r>
        <w:rPr>
          <w:w w:val="105"/>
        </w:rPr>
        <w:t>ainsi que par la stratégie néolibérale-conservatrice de l</w:t>
      </w:r>
      <w:ins w:id="406" w:author="Auteur">
        <w:r w:rsidR="00492A2A">
          <w:rPr>
            <w:w w:val="105"/>
          </w:rPr>
          <w:t xml:space="preserve">’UDC. Il est composé de deux principaux groupes socio-politiques : les </w:t>
        </w:r>
        <w:r w:rsidR="00492A2A">
          <w:rPr>
            <w:w w:val="105"/>
          </w:rPr>
          <w:lastRenderedPageBreak/>
          <w:t xml:space="preserve">néolibéraux et les conservateurs. Les néolibéraux expriment des attentes alignées sur l’offre politique du PLR et de Le Centre, à savoir </w:t>
        </w:r>
        <w:r w:rsidR="009A57DA">
          <w:rPr>
            <w:w w:val="105"/>
          </w:rPr>
          <w:t>par exemple la baisse de la taxation des hauts revenus et la baisse des dépenses sociales, alors que les principales demandes politiques des conservateurs sont de réduire l’immigration et mettre un frein à l’intégration européenne.</w:t>
        </w:r>
      </w:ins>
    </w:p>
    <w:p w14:paraId="7350C10B" w14:textId="471406E3" w:rsidR="00F979B2" w:rsidRDefault="00000000" w:rsidP="00F979B2">
      <w:pPr>
        <w:pStyle w:val="Corpsdetexte"/>
        <w:spacing w:before="61" w:line="280" w:lineRule="auto"/>
        <w:ind w:left="0" w:right="127"/>
      </w:pPr>
      <w:del w:id="407" w:author="Auteur">
        <w:r w:rsidDel="00492A2A">
          <w:rPr>
            <w:w w:val="105"/>
          </w:rPr>
          <w:delText xml:space="preserve">’Union Démocratique du Centre (UDC). </w:delText>
        </w:r>
      </w:del>
      <w:r>
        <w:rPr>
          <w:w w:val="105"/>
        </w:rPr>
        <w:t xml:space="preserve">Les groupes </w:t>
      </w:r>
      <w:del w:id="408" w:author="Auteur">
        <w:r w:rsidDel="00492A2A">
          <w:rPr>
            <w:w w:val="105"/>
          </w:rPr>
          <w:delText xml:space="preserve">sociaux </w:delText>
        </w:r>
      </w:del>
      <w:ins w:id="409" w:author="Auteur">
        <w:r w:rsidR="00492A2A">
          <w:rPr>
            <w:w w:val="105"/>
          </w:rPr>
          <w:t xml:space="preserve">socio-économiques </w:t>
        </w:r>
      </w:ins>
      <w:del w:id="410" w:author="Auteur">
        <w:r w:rsidDel="00492A2A">
          <w:rPr>
            <w:w w:val="105"/>
          </w:rPr>
          <w:delText xml:space="preserve">qui sont </w:delText>
        </w:r>
      </w:del>
      <w:r>
        <w:rPr>
          <w:w w:val="105"/>
        </w:rPr>
        <w:t>quantitativement le</w:t>
      </w:r>
      <w:ins w:id="411" w:author="Auteur">
        <w:r w:rsidR="00492A2A">
          <w:rPr>
            <w:w w:val="105"/>
          </w:rPr>
          <w:t>s</w:t>
        </w:r>
      </w:ins>
      <w:r>
        <w:rPr>
          <w:w w:val="105"/>
        </w:rPr>
        <w:t xml:space="preserve"> plus représentés </w:t>
      </w:r>
      <w:del w:id="412" w:author="Auteur">
        <w:r w:rsidDel="009A57DA">
          <w:rPr>
            <w:w w:val="105"/>
          </w:rPr>
          <w:delText>dans ce bloc</w:delText>
        </w:r>
      </w:del>
      <w:ins w:id="413" w:author="Auteur">
        <w:r w:rsidR="009A57DA">
          <w:rPr>
            <w:w w:val="105"/>
          </w:rPr>
          <w:t>chez les conservateurs</w:t>
        </w:r>
      </w:ins>
      <w:r>
        <w:rPr>
          <w:w w:val="105"/>
        </w:rPr>
        <w:t xml:space="preserve"> sont les </w:t>
      </w:r>
      <w:del w:id="414" w:author="Auteur">
        <w:r w:rsidDel="00C97A57">
          <w:delText xml:space="preserve">travailleurs </w:delText>
        </w:r>
      </w:del>
      <w:ins w:id="415" w:author="Auteur">
        <w:r w:rsidR="00C97A57">
          <w:t>employés à niveaux</w:t>
        </w:r>
      </w:ins>
      <w:del w:id="416" w:author="Auteur">
        <w:r w:rsidDel="00C97A57">
          <w:delText>de niveaux</w:delText>
        </w:r>
      </w:del>
      <w:r>
        <w:t xml:space="preserve"> de revenus et d’éducation relativement faibles et moyens de la Suisse Alémanique. Il y aussi une forte présence de retraités, d’</w:t>
      </w:r>
      <w:r w:rsidR="0063300D">
        <w:t>artisans</w:t>
      </w:r>
      <w:r>
        <w:t xml:space="preserve">, de petits commerçants ainsi </w:t>
      </w:r>
      <w:r>
        <w:rPr>
          <w:w w:val="105"/>
        </w:rPr>
        <w:t>que d’agriculteurs</w:t>
      </w:r>
      <w:ins w:id="417" w:author="Auteur">
        <w:r w:rsidR="009A57DA">
          <w:rPr>
            <w:w w:val="105"/>
          </w:rPr>
          <w:t xml:space="preserve">, alors que </w:t>
        </w:r>
        <w:r w:rsidR="00C97A57">
          <w:rPr>
            <w:w w:val="105"/>
          </w:rPr>
          <w:t xml:space="preserve">les </w:t>
        </w:r>
        <w:r w:rsidR="009A57DA">
          <w:rPr>
            <w:w w:val="105"/>
          </w:rPr>
          <w:t>attentes néolibérales sont exprimées avant tout chez les cadres et managers à très haut niveau de revenu et d’éducation.</w:t>
        </w:r>
      </w:ins>
      <w:del w:id="418" w:author="Auteur">
        <w:r w:rsidDel="009A57DA">
          <w:rPr>
            <w:w w:val="105"/>
          </w:rPr>
          <w:delText>.</w:delText>
        </w:r>
      </w:del>
    </w:p>
    <w:p w14:paraId="24EC4743" w14:textId="791CCEBF" w:rsidR="00F979B2" w:rsidRDefault="00000000" w:rsidP="00F979B2">
      <w:pPr>
        <w:pStyle w:val="Corpsdetexte"/>
        <w:spacing w:before="61" w:line="280" w:lineRule="auto"/>
        <w:ind w:left="0" w:right="127"/>
      </w:pPr>
      <w:del w:id="419" w:author="Auteur">
        <w:r w:rsidDel="0050418E">
          <w:delText>Ces groupes sociaux constituent la partie conservatrice mais pas nécessairement néolibérale</w:delText>
        </w:r>
        <w:r w:rsidDel="0050418E">
          <w:rPr>
            <w:spacing w:val="-13"/>
          </w:rPr>
          <w:delText xml:space="preserve"> </w:delText>
        </w:r>
        <w:r w:rsidDel="0050418E">
          <w:delText>du</w:delText>
        </w:r>
        <w:r w:rsidDel="0050418E">
          <w:rPr>
            <w:spacing w:val="-13"/>
          </w:rPr>
          <w:delText xml:space="preserve"> </w:delText>
        </w:r>
        <w:r w:rsidDel="0050418E">
          <w:delText>bloc.</w:delText>
        </w:r>
        <w:r w:rsidDel="0050418E">
          <w:rPr>
            <w:spacing w:val="-13"/>
          </w:rPr>
          <w:delText xml:space="preserve"> </w:delText>
        </w:r>
        <w:r w:rsidDel="0050418E">
          <w:delText>Ils</w:delText>
        </w:r>
      </w:del>
      <w:ins w:id="420" w:author="Auteur">
        <w:r w:rsidR="0050418E">
          <w:t>Les conservateurs</w:t>
        </w:r>
      </w:ins>
      <w:r>
        <w:rPr>
          <w:spacing w:val="-13"/>
        </w:rPr>
        <w:t xml:space="preserve"> </w:t>
      </w:r>
      <w:r>
        <w:t>sont</w:t>
      </w:r>
      <w:r>
        <w:rPr>
          <w:spacing w:val="-13"/>
        </w:rPr>
        <w:t xml:space="preserve"> </w:t>
      </w:r>
      <w:r>
        <w:t>intégrés</w:t>
      </w:r>
      <w:r>
        <w:rPr>
          <w:spacing w:val="-13"/>
        </w:rPr>
        <w:t xml:space="preserve"> </w:t>
      </w:r>
      <w:r>
        <w:t>dans</w:t>
      </w:r>
      <w:r>
        <w:rPr>
          <w:spacing w:val="-13"/>
        </w:rPr>
        <w:t xml:space="preserve"> </w:t>
      </w:r>
      <w:r>
        <w:t>ce</w:t>
      </w:r>
      <w:r>
        <w:rPr>
          <w:spacing w:val="-13"/>
        </w:rPr>
        <w:t xml:space="preserve"> </w:t>
      </w:r>
      <w:r>
        <w:t>bloc</w:t>
      </w:r>
      <w:ins w:id="421" w:author="Auteur">
        <w:r w:rsidR="0050418E">
          <w:t xml:space="preserve"> social dominant</w:t>
        </w:r>
      </w:ins>
      <w:r>
        <w:rPr>
          <w:spacing w:val="-13"/>
        </w:rPr>
        <w:t xml:space="preserve"> </w:t>
      </w:r>
      <w:r>
        <w:t>à</w:t>
      </w:r>
      <w:r>
        <w:rPr>
          <w:spacing w:val="-13"/>
        </w:rPr>
        <w:t xml:space="preserve"> </w:t>
      </w:r>
      <w:r>
        <w:t>travers</w:t>
      </w:r>
      <w:r>
        <w:rPr>
          <w:spacing w:val="-13"/>
        </w:rPr>
        <w:t xml:space="preserve"> </w:t>
      </w:r>
      <w:r>
        <w:t>la</w:t>
      </w:r>
      <w:r>
        <w:rPr>
          <w:spacing w:val="-13"/>
        </w:rPr>
        <w:t xml:space="preserve"> </w:t>
      </w:r>
      <w:r>
        <w:t>médiation</w:t>
      </w:r>
      <w:r>
        <w:rPr>
          <w:spacing w:val="-13"/>
        </w:rPr>
        <w:t xml:space="preserve"> </w:t>
      </w:r>
      <w:r>
        <w:t>politique</w:t>
      </w:r>
      <w:r>
        <w:rPr>
          <w:spacing w:val="-13"/>
        </w:rPr>
        <w:t xml:space="preserve"> </w:t>
      </w:r>
      <w:r>
        <w:t>de</w:t>
      </w:r>
      <w:r>
        <w:rPr>
          <w:spacing w:val="-13"/>
        </w:rPr>
        <w:t xml:space="preserve"> </w:t>
      </w:r>
      <w:r>
        <w:t>l’UDC,</w:t>
      </w:r>
      <w:r>
        <w:rPr>
          <w:spacing w:val="-13"/>
        </w:rPr>
        <w:t xml:space="preserve"> </w:t>
      </w:r>
      <w:r>
        <w:t>qui</w:t>
      </w:r>
      <w:r>
        <w:rPr>
          <w:spacing w:val="-13"/>
        </w:rPr>
        <w:t xml:space="preserve"> </w:t>
      </w:r>
      <w:r>
        <w:t xml:space="preserve">satisfait les </w:t>
      </w:r>
      <w:del w:id="422" w:author="Auteur">
        <w:r w:rsidDel="005E089C">
          <w:delText xml:space="preserve">demandes </w:delText>
        </w:r>
      </w:del>
      <w:ins w:id="423" w:author="Auteur">
        <w:r w:rsidR="005E089C">
          <w:t xml:space="preserve">attentes </w:t>
        </w:r>
      </w:ins>
      <w:r>
        <w:t xml:space="preserve">de ces groupes en matière de politique migratoire restrictive, de protection du marché intérieur, de politique nativiste et non-intégration à l’Union Européenne. </w:t>
      </w:r>
      <w:del w:id="424" w:author="Auteur">
        <w:r w:rsidDel="005E089C">
          <w:delText>Certains de ces groupes, notamment les individus à faibles niveaux de revenu et d’éducation, expriment néanmoins une certaine opposition aux politiques néolibérales, par exemple en matière de réduction des dépenses sociales</w:delText>
        </w:r>
      </w:del>
      <w:ins w:id="425" w:author="Auteur">
        <w:r w:rsidR="005E089C">
          <w:t>Les conservateurs expriment</w:t>
        </w:r>
        <w:r w:rsidR="00F160B0">
          <w:t xml:space="preserve"> </w:t>
        </w:r>
        <w:del w:id="426" w:author="Auteur">
          <w:r w:rsidR="005E089C" w:rsidDel="00F160B0">
            <w:delText xml:space="preserve"> parfois </w:delText>
          </w:r>
        </w:del>
        <w:r w:rsidR="005E089C">
          <w:t xml:space="preserve">des intérêts </w:t>
        </w:r>
        <w:r w:rsidR="00F160B0">
          <w:t xml:space="preserve">parfois </w:t>
        </w:r>
        <w:r w:rsidR="005E089C">
          <w:t>en contradiction avec le néolibéralisme</w:t>
        </w:r>
        <w:r w:rsidR="00F160B0">
          <w:t xml:space="preserve"> économique</w:t>
        </w:r>
      </w:ins>
      <w:r>
        <w:t>,</w:t>
      </w:r>
      <w:ins w:id="427" w:author="Auteur">
        <w:r w:rsidR="00F160B0">
          <w:t xml:space="preserve"> pourtant défendu par l’UDC,</w:t>
        </w:r>
        <w:r w:rsidR="005E089C">
          <w:t xml:space="preserve"> comme sur la question de la taxation des hauts revenus,</w:t>
        </w:r>
      </w:ins>
      <w:r>
        <w:t xml:space="preserve"> mais n’en font pas une priorité dans la hiérarchie de leurs attentes,</w:t>
      </w:r>
      <w:r>
        <w:rPr>
          <w:spacing w:val="26"/>
        </w:rPr>
        <w:t xml:space="preserve"> </w:t>
      </w:r>
      <w:r>
        <w:t>celles-ci</w:t>
      </w:r>
      <w:r>
        <w:rPr>
          <w:spacing w:val="26"/>
        </w:rPr>
        <w:t xml:space="preserve"> </w:t>
      </w:r>
      <w:r>
        <w:t>étant</w:t>
      </w:r>
      <w:r>
        <w:rPr>
          <w:spacing w:val="26"/>
        </w:rPr>
        <w:t xml:space="preserve"> </w:t>
      </w:r>
      <w:r>
        <w:t>dominées</w:t>
      </w:r>
      <w:r>
        <w:rPr>
          <w:spacing w:val="26"/>
        </w:rPr>
        <w:t xml:space="preserve"> </w:t>
      </w:r>
      <w:r>
        <w:t>par</w:t>
      </w:r>
      <w:r>
        <w:rPr>
          <w:spacing w:val="26"/>
        </w:rPr>
        <w:t xml:space="preserve"> </w:t>
      </w:r>
      <w:r>
        <w:t>les</w:t>
      </w:r>
      <w:r>
        <w:rPr>
          <w:spacing w:val="26"/>
        </w:rPr>
        <w:t xml:space="preserve"> </w:t>
      </w:r>
      <w:r>
        <w:t>demandes</w:t>
      </w:r>
      <w:r>
        <w:rPr>
          <w:spacing w:val="26"/>
        </w:rPr>
        <w:t xml:space="preserve"> </w:t>
      </w:r>
      <w:r>
        <w:t>conservatrices</w:t>
      </w:r>
      <w:r>
        <w:rPr>
          <w:spacing w:val="26"/>
        </w:rPr>
        <w:t xml:space="preserve"> </w:t>
      </w:r>
      <w:r>
        <w:t>en</w:t>
      </w:r>
      <w:r>
        <w:rPr>
          <w:spacing w:val="26"/>
        </w:rPr>
        <w:t xml:space="preserve"> </w:t>
      </w:r>
      <w:r>
        <w:t>matière</w:t>
      </w:r>
      <w:r>
        <w:rPr>
          <w:spacing w:val="26"/>
        </w:rPr>
        <w:t xml:space="preserve"> </w:t>
      </w:r>
      <w:r>
        <w:t>d’immigration et de nativisme.</w:t>
      </w:r>
      <w:r w:rsidR="0063300D">
        <w:t xml:space="preserve"> </w:t>
      </w:r>
      <w:r>
        <w:t>La</w:t>
      </w:r>
      <w:r>
        <w:rPr>
          <w:spacing w:val="-2"/>
        </w:rPr>
        <w:t xml:space="preserve"> </w:t>
      </w:r>
      <w:r>
        <w:t>partie</w:t>
      </w:r>
      <w:r>
        <w:rPr>
          <w:spacing w:val="-2"/>
        </w:rPr>
        <w:t xml:space="preserve"> </w:t>
      </w:r>
      <w:r>
        <w:t>libérale</w:t>
      </w:r>
      <w:r>
        <w:rPr>
          <w:spacing w:val="-2"/>
        </w:rPr>
        <w:t xml:space="preserve"> </w:t>
      </w:r>
      <w:r>
        <w:t>du</w:t>
      </w:r>
      <w:r>
        <w:rPr>
          <w:spacing w:val="-2"/>
        </w:rPr>
        <w:t xml:space="preserve"> </w:t>
      </w:r>
      <w:r>
        <w:t>bloc</w:t>
      </w:r>
      <w:r>
        <w:rPr>
          <w:spacing w:val="-2"/>
        </w:rPr>
        <w:t xml:space="preserve"> </w:t>
      </w:r>
      <w:r>
        <w:t>est</w:t>
      </w:r>
      <w:r>
        <w:rPr>
          <w:spacing w:val="-2"/>
        </w:rPr>
        <w:t xml:space="preserve"> </w:t>
      </w:r>
      <w:r>
        <w:t>quant</w:t>
      </w:r>
      <w:r>
        <w:rPr>
          <w:spacing w:val="-2"/>
        </w:rPr>
        <w:t xml:space="preserve"> </w:t>
      </w:r>
      <w:r>
        <w:t>à</w:t>
      </w:r>
      <w:r>
        <w:rPr>
          <w:spacing w:val="-2"/>
        </w:rPr>
        <w:t xml:space="preserve"> </w:t>
      </w:r>
      <w:r>
        <w:t>elle</w:t>
      </w:r>
      <w:r>
        <w:rPr>
          <w:spacing w:val="-2"/>
        </w:rPr>
        <w:t xml:space="preserve"> </w:t>
      </w:r>
      <w:r>
        <w:t>constituée</w:t>
      </w:r>
      <w:r>
        <w:rPr>
          <w:spacing w:val="-2"/>
        </w:rPr>
        <w:t xml:space="preserve"> </w:t>
      </w:r>
      <w:r>
        <w:t>de</w:t>
      </w:r>
      <w:r>
        <w:rPr>
          <w:spacing w:val="-2"/>
        </w:rPr>
        <w:t xml:space="preserve"> </w:t>
      </w:r>
      <w:r>
        <w:t>travailleurs</w:t>
      </w:r>
      <w:r>
        <w:rPr>
          <w:spacing w:val="-2"/>
        </w:rPr>
        <w:t xml:space="preserve"> </w:t>
      </w:r>
      <w:r>
        <w:t>qualifiés</w:t>
      </w:r>
      <w:r>
        <w:rPr>
          <w:spacing w:val="-2"/>
        </w:rPr>
        <w:t xml:space="preserve"> </w:t>
      </w:r>
      <w:r>
        <w:t>et</w:t>
      </w:r>
      <w:r>
        <w:rPr>
          <w:spacing w:val="-2"/>
        </w:rPr>
        <w:t xml:space="preserve"> </w:t>
      </w:r>
      <w:r>
        <w:t>de</w:t>
      </w:r>
      <w:r>
        <w:rPr>
          <w:spacing w:val="-2"/>
        </w:rPr>
        <w:t xml:space="preserve"> </w:t>
      </w:r>
      <w:r>
        <w:t>managers plu</w:t>
      </w:r>
      <w:ins w:id="428" w:author="Auteur">
        <w:r w:rsidR="005E089C">
          <w:t>t</w:t>
        </w:r>
      </w:ins>
      <w:r>
        <w:t xml:space="preserve">ôt jeunes à haut niveaux de revenus et d’éducation, surreprésentés en Suisse Alémanique, </w:t>
      </w:r>
      <w:r>
        <w:rPr>
          <w:w w:val="105"/>
        </w:rPr>
        <w:t xml:space="preserve">qui soutiennent le PLR ou le Centre et expriment des attentes fortement néolibérales et soutiennent l’intégration européenne. Une frange similaire est davantage âgée et contre </w:t>
      </w:r>
      <w:r>
        <w:t xml:space="preserve">l’Union Européenne, mais exprime un degré similaire de soutien aux politiques néolibérales. Ces franges néolibérales ne représentent qu’environ 10% de la population suisse active, tandis </w:t>
      </w:r>
      <w:r>
        <w:rPr>
          <w:w w:val="105"/>
        </w:rPr>
        <w:t>que les non-néolibéraux conservateurs en constituent un tiers.</w:t>
      </w:r>
    </w:p>
    <w:tbl>
      <w:tblPr>
        <w:tblStyle w:val="Grilledutableau"/>
        <w:tblpPr w:leftFromText="180" w:rightFromText="180" w:vertAnchor="text" w:horzAnchor="margin" w:tblpY="205"/>
        <w:tblW w:w="9178" w:type="dxa"/>
        <w:tblLook w:val="04A0" w:firstRow="1" w:lastRow="0" w:firstColumn="1" w:lastColumn="0" w:noHBand="0" w:noVBand="1"/>
        <w:tblPrChange w:id="429" w:author="Auteur">
          <w:tblPr>
            <w:tblStyle w:val="Grilledutableau"/>
            <w:tblpPr w:leftFromText="180" w:rightFromText="180" w:vertAnchor="text" w:horzAnchor="margin" w:tblpXSpec="center" w:tblpY="-170"/>
            <w:tblW w:w="8928" w:type="dxa"/>
            <w:tblLook w:val="04A0" w:firstRow="1" w:lastRow="0" w:firstColumn="1" w:lastColumn="0" w:noHBand="0" w:noVBand="1"/>
          </w:tblPr>
        </w:tblPrChange>
      </w:tblPr>
      <w:tblGrid>
        <w:gridCol w:w="2074"/>
        <w:gridCol w:w="1793"/>
        <w:gridCol w:w="2336"/>
        <w:gridCol w:w="2975"/>
        <w:tblGridChange w:id="430">
          <w:tblGrid>
            <w:gridCol w:w="2031"/>
            <w:gridCol w:w="43"/>
            <w:gridCol w:w="1714"/>
            <w:gridCol w:w="79"/>
            <w:gridCol w:w="2336"/>
            <w:gridCol w:w="31"/>
            <w:gridCol w:w="2944"/>
            <w:gridCol w:w="172"/>
          </w:tblGrid>
        </w:tblGridChange>
      </w:tblGrid>
      <w:tr w:rsidR="005B6231" w:rsidRPr="009666F9" w14:paraId="024F343C" w14:textId="77777777" w:rsidTr="00E32EF4">
        <w:trPr>
          <w:trHeight w:val="314"/>
          <w:ins w:id="431" w:author="Auteur"/>
          <w:trPrChange w:id="432" w:author="Auteur">
            <w:trPr>
              <w:gridAfter w:val="0"/>
              <w:trHeight w:val="314"/>
            </w:trPr>
          </w:trPrChange>
        </w:trPr>
        <w:tc>
          <w:tcPr>
            <w:tcW w:w="2074" w:type="dxa"/>
            <w:noWrap/>
            <w:hideMark/>
            <w:tcPrChange w:id="433" w:author="Auteur">
              <w:tcPr>
                <w:tcW w:w="1939" w:type="dxa"/>
                <w:gridSpan w:val="2"/>
                <w:noWrap/>
                <w:hideMark/>
              </w:tcPr>
            </w:tcPrChange>
          </w:tcPr>
          <w:p w14:paraId="2AE6B4FF" w14:textId="77777777" w:rsidR="009666F9" w:rsidRPr="00E32EF4" w:rsidRDefault="009666F9">
            <w:pPr>
              <w:pStyle w:val="Corpsdetexte"/>
              <w:spacing w:before="61" w:line="280" w:lineRule="auto"/>
              <w:ind w:right="127"/>
              <w:jc w:val="left"/>
              <w:rPr>
                <w:ins w:id="434" w:author="Auteur"/>
                <w:sz w:val="22"/>
                <w:szCs w:val="22"/>
                <w:rPrChange w:id="435" w:author="Auteur">
                  <w:rPr>
                    <w:ins w:id="436" w:author="Auteur"/>
                  </w:rPr>
                </w:rPrChange>
              </w:rPr>
              <w:pPrChange w:id="437" w:author="Auteur">
                <w:pPr>
                  <w:pStyle w:val="Corpsdetexte"/>
                  <w:framePr w:hSpace="180" w:wrap="around" w:vAnchor="text" w:hAnchor="margin" w:xAlign="center" w:y="-170"/>
                  <w:spacing w:before="61" w:line="280" w:lineRule="auto"/>
                  <w:ind w:right="127"/>
                </w:pPr>
              </w:pPrChange>
            </w:pPr>
            <w:ins w:id="438" w:author="Auteur">
              <w:r w:rsidRPr="00E32EF4">
                <w:rPr>
                  <w:sz w:val="22"/>
                  <w:szCs w:val="22"/>
                  <w:rPrChange w:id="439" w:author="Auteur">
                    <w:rPr/>
                  </w:rPrChange>
                </w:rPr>
                <w:t>Bloc social</w:t>
              </w:r>
            </w:ins>
          </w:p>
        </w:tc>
        <w:tc>
          <w:tcPr>
            <w:tcW w:w="1793" w:type="dxa"/>
            <w:noWrap/>
            <w:hideMark/>
            <w:tcPrChange w:id="440" w:author="Auteur">
              <w:tcPr>
                <w:tcW w:w="1678" w:type="dxa"/>
                <w:gridSpan w:val="2"/>
                <w:noWrap/>
                <w:hideMark/>
              </w:tcPr>
            </w:tcPrChange>
          </w:tcPr>
          <w:p w14:paraId="6FBA639D" w14:textId="77777777" w:rsidR="009666F9" w:rsidRPr="00E32EF4" w:rsidRDefault="009666F9">
            <w:pPr>
              <w:pStyle w:val="Corpsdetexte"/>
              <w:spacing w:before="61" w:line="280" w:lineRule="auto"/>
              <w:ind w:right="127"/>
              <w:jc w:val="left"/>
              <w:rPr>
                <w:ins w:id="441" w:author="Auteur"/>
                <w:sz w:val="22"/>
                <w:szCs w:val="22"/>
                <w:rPrChange w:id="442" w:author="Auteur">
                  <w:rPr>
                    <w:ins w:id="443" w:author="Auteur"/>
                  </w:rPr>
                </w:rPrChange>
              </w:rPr>
              <w:pPrChange w:id="444" w:author="Auteur">
                <w:pPr>
                  <w:pStyle w:val="Corpsdetexte"/>
                  <w:framePr w:hSpace="180" w:wrap="around" w:vAnchor="text" w:hAnchor="margin" w:xAlign="center" w:y="-170"/>
                  <w:spacing w:before="61" w:line="280" w:lineRule="auto"/>
                  <w:ind w:right="127"/>
                </w:pPr>
              </w:pPrChange>
            </w:pPr>
            <w:ins w:id="445" w:author="Auteur">
              <w:r w:rsidRPr="00E32EF4">
                <w:rPr>
                  <w:sz w:val="22"/>
                  <w:szCs w:val="22"/>
                  <w:rPrChange w:id="446" w:author="Auteur">
                    <w:rPr/>
                  </w:rPrChange>
                </w:rPr>
                <w:t>Groupe socio-politique</w:t>
              </w:r>
            </w:ins>
          </w:p>
        </w:tc>
        <w:tc>
          <w:tcPr>
            <w:tcW w:w="2336" w:type="dxa"/>
            <w:noWrap/>
            <w:hideMark/>
            <w:tcPrChange w:id="447" w:author="Auteur">
              <w:tcPr>
                <w:tcW w:w="2336" w:type="dxa"/>
                <w:noWrap/>
                <w:hideMark/>
              </w:tcPr>
            </w:tcPrChange>
          </w:tcPr>
          <w:p w14:paraId="5C8C7B17" w14:textId="77777777" w:rsidR="009666F9" w:rsidRPr="00E32EF4" w:rsidRDefault="009666F9">
            <w:pPr>
              <w:pStyle w:val="Corpsdetexte"/>
              <w:spacing w:before="61" w:line="280" w:lineRule="auto"/>
              <w:ind w:right="127"/>
              <w:jc w:val="left"/>
              <w:rPr>
                <w:ins w:id="448" w:author="Auteur"/>
                <w:sz w:val="22"/>
                <w:szCs w:val="22"/>
                <w:rPrChange w:id="449" w:author="Auteur">
                  <w:rPr>
                    <w:ins w:id="450" w:author="Auteur"/>
                  </w:rPr>
                </w:rPrChange>
              </w:rPr>
              <w:pPrChange w:id="451" w:author="Auteur">
                <w:pPr>
                  <w:pStyle w:val="Corpsdetexte"/>
                  <w:framePr w:hSpace="180" w:wrap="around" w:vAnchor="text" w:hAnchor="margin" w:xAlign="center" w:y="-170"/>
                  <w:spacing w:before="61" w:line="280" w:lineRule="auto"/>
                  <w:ind w:right="127"/>
                </w:pPr>
              </w:pPrChange>
            </w:pPr>
            <w:ins w:id="452" w:author="Auteur">
              <w:r w:rsidRPr="00E32EF4">
                <w:rPr>
                  <w:sz w:val="22"/>
                  <w:szCs w:val="22"/>
                  <w:rPrChange w:id="453" w:author="Auteur">
                    <w:rPr/>
                  </w:rPrChange>
                </w:rPr>
                <w:t>Groupes socio-économiques</w:t>
              </w:r>
            </w:ins>
          </w:p>
        </w:tc>
        <w:tc>
          <w:tcPr>
            <w:tcW w:w="2975" w:type="dxa"/>
            <w:noWrap/>
            <w:hideMark/>
            <w:tcPrChange w:id="454" w:author="Auteur">
              <w:tcPr>
                <w:tcW w:w="2975" w:type="dxa"/>
                <w:gridSpan w:val="2"/>
                <w:noWrap/>
                <w:hideMark/>
              </w:tcPr>
            </w:tcPrChange>
          </w:tcPr>
          <w:p w14:paraId="145B0157" w14:textId="77777777" w:rsidR="009666F9" w:rsidRPr="00E32EF4" w:rsidRDefault="009666F9">
            <w:pPr>
              <w:pStyle w:val="Corpsdetexte"/>
              <w:spacing w:before="61" w:line="280" w:lineRule="auto"/>
              <w:ind w:right="127"/>
              <w:jc w:val="left"/>
              <w:rPr>
                <w:ins w:id="455" w:author="Auteur"/>
                <w:sz w:val="22"/>
                <w:szCs w:val="22"/>
                <w:rPrChange w:id="456" w:author="Auteur">
                  <w:rPr>
                    <w:ins w:id="457" w:author="Auteur"/>
                  </w:rPr>
                </w:rPrChange>
              </w:rPr>
              <w:pPrChange w:id="458" w:author="Auteur">
                <w:pPr>
                  <w:pStyle w:val="Corpsdetexte"/>
                  <w:framePr w:hSpace="180" w:wrap="around" w:vAnchor="text" w:hAnchor="margin" w:xAlign="center" w:y="-170"/>
                  <w:spacing w:before="61" w:line="280" w:lineRule="auto"/>
                  <w:ind w:right="127"/>
                </w:pPr>
              </w:pPrChange>
            </w:pPr>
            <w:ins w:id="459" w:author="Auteur">
              <w:r w:rsidRPr="00E32EF4">
                <w:rPr>
                  <w:sz w:val="22"/>
                  <w:szCs w:val="22"/>
                  <w:rPrChange w:id="460" w:author="Auteur">
                    <w:rPr/>
                  </w:rPrChange>
                </w:rPr>
                <w:t>Demandes politiques</w:t>
              </w:r>
            </w:ins>
          </w:p>
        </w:tc>
      </w:tr>
      <w:tr w:rsidR="005B6231" w:rsidRPr="009666F9" w14:paraId="74270282" w14:textId="77777777" w:rsidTr="00E32EF4">
        <w:tblPrEx>
          <w:tblPrExChange w:id="461" w:author="Auteur">
            <w:tblPrEx>
              <w:tblW w:w="9179" w:type="dxa"/>
            </w:tblPrEx>
          </w:tblPrExChange>
        </w:tblPrEx>
        <w:trPr>
          <w:trHeight w:val="1923"/>
          <w:ins w:id="462" w:author="Auteur"/>
          <w:trPrChange w:id="463" w:author="Auteur">
            <w:trPr>
              <w:trHeight w:val="1863"/>
            </w:trPr>
          </w:trPrChange>
        </w:trPr>
        <w:tc>
          <w:tcPr>
            <w:tcW w:w="2074" w:type="dxa"/>
            <w:vMerge w:val="restart"/>
            <w:hideMark/>
            <w:tcPrChange w:id="464" w:author="Auteur">
              <w:tcPr>
                <w:tcW w:w="1878" w:type="dxa"/>
                <w:vMerge w:val="restart"/>
                <w:hideMark/>
              </w:tcPr>
            </w:tcPrChange>
          </w:tcPr>
          <w:p w14:paraId="33939C2B" w14:textId="66BE8574" w:rsidR="009666F9" w:rsidRPr="00E32EF4" w:rsidRDefault="009666F9">
            <w:pPr>
              <w:pStyle w:val="Corpsdetexte"/>
              <w:spacing w:before="61" w:line="280" w:lineRule="auto"/>
              <w:ind w:right="127"/>
              <w:jc w:val="left"/>
              <w:rPr>
                <w:ins w:id="465" w:author="Auteur"/>
                <w:sz w:val="22"/>
                <w:szCs w:val="22"/>
                <w:rPrChange w:id="466" w:author="Auteur">
                  <w:rPr>
                    <w:ins w:id="467" w:author="Auteur"/>
                  </w:rPr>
                </w:rPrChange>
              </w:rPr>
              <w:pPrChange w:id="468" w:author="Auteur">
                <w:pPr>
                  <w:pStyle w:val="Corpsdetexte"/>
                  <w:framePr w:hSpace="180" w:wrap="around" w:vAnchor="text" w:hAnchor="margin" w:xAlign="center" w:y="-170"/>
                  <w:spacing w:before="61" w:line="280" w:lineRule="auto"/>
                  <w:ind w:right="127"/>
                </w:pPr>
              </w:pPrChange>
            </w:pPr>
            <w:ins w:id="469" w:author="Auteur">
              <w:r w:rsidRPr="00E32EF4">
                <w:rPr>
                  <w:b/>
                  <w:bCs/>
                  <w:sz w:val="22"/>
                  <w:szCs w:val="22"/>
                  <w:rPrChange w:id="470" w:author="Auteur">
                    <w:rPr/>
                  </w:rPrChange>
                </w:rPr>
                <w:t>Libéral-conservateur (dominant)</w:t>
              </w:r>
              <w:r w:rsidRPr="00E32EF4">
                <w:rPr>
                  <w:b/>
                  <w:bCs/>
                  <w:sz w:val="22"/>
                  <w:szCs w:val="22"/>
                  <w:rPrChange w:id="471" w:author="Auteur">
                    <w:rPr/>
                  </w:rPrChange>
                </w:rPr>
                <w:br/>
              </w:r>
              <w:r w:rsidRPr="00E32EF4">
                <w:rPr>
                  <w:sz w:val="22"/>
                  <w:szCs w:val="22"/>
                  <w:u w:val="single"/>
                  <w:rPrChange w:id="472" w:author="Auteur">
                    <w:rPr/>
                  </w:rPrChange>
                </w:rPr>
                <w:t xml:space="preserve">Acteurs </w:t>
              </w:r>
              <w:r w:rsidR="0050418E" w:rsidRPr="00E32EF4">
                <w:rPr>
                  <w:sz w:val="22"/>
                  <w:szCs w:val="22"/>
                  <w:u w:val="single"/>
                  <w:rPrChange w:id="473" w:author="Auteur">
                    <w:rPr>
                      <w:sz w:val="22"/>
                      <w:szCs w:val="22"/>
                    </w:rPr>
                  </w:rPrChange>
                </w:rPr>
                <w:t>politiques</w:t>
              </w:r>
              <w:r w:rsidR="005E089C">
                <w:rPr>
                  <w:sz w:val="22"/>
                  <w:szCs w:val="22"/>
                  <w:u w:val="single"/>
                </w:rPr>
                <w:t xml:space="preserve"> à l’origine du bloc</w:t>
              </w:r>
              <w:r w:rsidR="0050418E" w:rsidRPr="0050418E">
                <w:rPr>
                  <w:sz w:val="22"/>
                  <w:szCs w:val="22"/>
                </w:rPr>
                <w:t xml:space="preserve"> :</w:t>
              </w:r>
              <w:r w:rsidRPr="00E32EF4">
                <w:rPr>
                  <w:sz w:val="22"/>
                  <w:szCs w:val="22"/>
                  <w:rPrChange w:id="474" w:author="Auteur">
                    <w:rPr/>
                  </w:rPrChange>
                </w:rPr>
                <w:t xml:space="preserve"> UDC, PLR, Le Centre. </w:t>
              </w:r>
              <w:r w:rsidRPr="00E32EF4">
                <w:rPr>
                  <w:sz w:val="22"/>
                  <w:szCs w:val="22"/>
                  <w:rPrChange w:id="475" w:author="Auteur">
                    <w:rPr/>
                  </w:rPrChange>
                </w:rPr>
                <w:lastRenderedPageBreak/>
                <w:t>Principales associations patronales (</w:t>
              </w:r>
              <w:proofErr w:type="spellStart"/>
              <w:proofErr w:type="gramStart"/>
              <w:r w:rsidRPr="00E32EF4">
                <w:rPr>
                  <w:sz w:val="22"/>
                  <w:szCs w:val="22"/>
                  <w:rPrChange w:id="476" w:author="Auteur">
                    <w:rPr/>
                  </w:rPrChange>
                </w:rPr>
                <w:t>EconomieSuisse</w:t>
              </w:r>
              <w:proofErr w:type="spellEnd"/>
              <w:r w:rsidRPr="00E32EF4">
                <w:rPr>
                  <w:sz w:val="22"/>
                  <w:szCs w:val="22"/>
                  <w:rPrChange w:id="477" w:author="Auteur">
                    <w:rPr/>
                  </w:rPrChange>
                </w:rPr>
                <w:t>;</w:t>
              </w:r>
              <w:proofErr w:type="gramEnd"/>
              <w:r w:rsidRPr="00E32EF4">
                <w:rPr>
                  <w:sz w:val="22"/>
                  <w:szCs w:val="22"/>
                  <w:rPrChange w:id="478" w:author="Auteur">
                    <w:rPr/>
                  </w:rPrChange>
                </w:rPr>
                <w:t xml:space="preserve"> </w:t>
              </w:r>
              <w:proofErr w:type="spellStart"/>
              <w:proofErr w:type="gramStart"/>
              <w:r w:rsidRPr="00E32EF4">
                <w:rPr>
                  <w:sz w:val="22"/>
                  <w:szCs w:val="22"/>
                  <w:rPrChange w:id="479" w:author="Auteur">
                    <w:rPr/>
                  </w:rPrChange>
                </w:rPr>
                <w:t>Usam</w:t>
              </w:r>
              <w:proofErr w:type="spellEnd"/>
              <w:r w:rsidRPr="00E32EF4">
                <w:rPr>
                  <w:sz w:val="22"/>
                  <w:szCs w:val="22"/>
                  <w:rPrChange w:id="480" w:author="Auteur">
                    <w:rPr/>
                  </w:rPrChange>
                </w:rPr>
                <w:t>;</w:t>
              </w:r>
              <w:proofErr w:type="gramEnd"/>
              <w:r w:rsidRPr="00E32EF4">
                <w:rPr>
                  <w:sz w:val="22"/>
                  <w:szCs w:val="22"/>
                  <w:rPrChange w:id="481" w:author="Auteur">
                    <w:rPr/>
                  </w:rPrChange>
                </w:rPr>
                <w:t xml:space="preserve"> UPS)</w:t>
              </w:r>
            </w:ins>
          </w:p>
        </w:tc>
        <w:tc>
          <w:tcPr>
            <w:tcW w:w="1793" w:type="dxa"/>
            <w:noWrap/>
            <w:hideMark/>
            <w:tcPrChange w:id="482" w:author="Auteur">
              <w:tcPr>
                <w:tcW w:w="1618" w:type="dxa"/>
                <w:gridSpan w:val="2"/>
                <w:noWrap/>
                <w:hideMark/>
              </w:tcPr>
            </w:tcPrChange>
          </w:tcPr>
          <w:p w14:paraId="40DAE435" w14:textId="2CB0C487" w:rsidR="009666F9" w:rsidRPr="00E32EF4" w:rsidRDefault="009666F9">
            <w:pPr>
              <w:pStyle w:val="Corpsdetexte"/>
              <w:spacing w:before="61" w:line="280" w:lineRule="auto"/>
              <w:ind w:right="127"/>
              <w:jc w:val="left"/>
              <w:rPr>
                <w:ins w:id="483" w:author="Auteur"/>
                <w:sz w:val="22"/>
                <w:szCs w:val="22"/>
                <w:rPrChange w:id="484" w:author="Auteur">
                  <w:rPr>
                    <w:ins w:id="485" w:author="Auteur"/>
                  </w:rPr>
                </w:rPrChange>
              </w:rPr>
              <w:pPrChange w:id="486" w:author="Auteur">
                <w:pPr>
                  <w:pStyle w:val="Corpsdetexte"/>
                  <w:framePr w:hSpace="180" w:wrap="around" w:vAnchor="text" w:hAnchor="margin" w:xAlign="center" w:y="-170"/>
                  <w:spacing w:before="61" w:line="280" w:lineRule="auto"/>
                  <w:ind w:right="127"/>
                </w:pPr>
              </w:pPrChange>
            </w:pPr>
            <w:ins w:id="487" w:author="Auteur">
              <w:r w:rsidRPr="00E32EF4">
                <w:rPr>
                  <w:sz w:val="22"/>
                  <w:szCs w:val="22"/>
                  <w:rPrChange w:id="488" w:author="Auteur">
                    <w:rPr/>
                  </w:rPrChange>
                </w:rPr>
                <w:lastRenderedPageBreak/>
                <w:t>Conservateurs</w:t>
              </w:r>
              <w:r w:rsidR="009A57DA">
                <w:rPr>
                  <w:sz w:val="22"/>
                  <w:szCs w:val="22"/>
                </w:rPr>
                <w:t xml:space="preserve"> (30%)</w:t>
              </w:r>
            </w:ins>
          </w:p>
        </w:tc>
        <w:tc>
          <w:tcPr>
            <w:tcW w:w="2336" w:type="dxa"/>
            <w:hideMark/>
            <w:tcPrChange w:id="489" w:author="Auteur">
              <w:tcPr>
                <w:tcW w:w="2499" w:type="dxa"/>
                <w:gridSpan w:val="3"/>
                <w:hideMark/>
              </w:tcPr>
            </w:tcPrChange>
          </w:tcPr>
          <w:p w14:paraId="287193C8" w14:textId="77777777" w:rsidR="009666F9" w:rsidRPr="00E32EF4" w:rsidRDefault="009666F9">
            <w:pPr>
              <w:pStyle w:val="Corpsdetexte"/>
              <w:spacing w:before="61" w:line="280" w:lineRule="auto"/>
              <w:ind w:right="127"/>
              <w:jc w:val="left"/>
              <w:rPr>
                <w:ins w:id="490" w:author="Auteur"/>
                <w:sz w:val="22"/>
                <w:szCs w:val="22"/>
                <w:rPrChange w:id="491" w:author="Auteur">
                  <w:rPr>
                    <w:ins w:id="492" w:author="Auteur"/>
                  </w:rPr>
                </w:rPrChange>
              </w:rPr>
              <w:pPrChange w:id="493" w:author="Auteur">
                <w:pPr>
                  <w:pStyle w:val="Corpsdetexte"/>
                  <w:framePr w:hSpace="180" w:wrap="around" w:vAnchor="text" w:hAnchor="margin" w:xAlign="center" w:y="-170"/>
                  <w:spacing w:before="61" w:line="280" w:lineRule="auto"/>
                  <w:ind w:right="127"/>
                </w:pPr>
              </w:pPrChange>
            </w:pPr>
            <w:ins w:id="494" w:author="Auteur">
              <w:r w:rsidRPr="00E32EF4">
                <w:rPr>
                  <w:sz w:val="22"/>
                  <w:szCs w:val="22"/>
                  <w:rPrChange w:id="495" w:author="Auteur">
                    <w:rPr/>
                  </w:rPrChange>
                </w:rPr>
                <w:t>Artisans, auto-entrepreneurs, employés à faible niveau de qualification et de revenu, retraités. De langue suisse-allemande.</w:t>
              </w:r>
            </w:ins>
          </w:p>
        </w:tc>
        <w:tc>
          <w:tcPr>
            <w:tcW w:w="2975" w:type="dxa"/>
            <w:hideMark/>
            <w:tcPrChange w:id="496" w:author="Auteur">
              <w:tcPr>
                <w:tcW w:w="3184" w:type="dxa"/>
                <w:gridSpan w:val="2"/>
                <w:hideMark/>
              </w:tcPr>
            </w:tcPrChange>
          </w:tcPr>
          <w:p w14:paraId="283F20EC" w14:textId="77777777" w:rsidR="009666F9" w:rsidRPr="00E32EF4" w:rsidRDefault="009666F9">
            <w:pPr>
              <w:pStyle w:val="Corpsdetexte"/>
              <w:spacing w:before="61" w:line="280" w:lineRule="auto"/>
              <w:ind w:right="127"/>
              <w:jc w:val="left"/>
              <w:rPr>
                <w:ins w:id="497" w:author="Auteur"/>
                <w:sz w:val="22"/>
                <w:szCs w:val="22"/>
                <w:rPrChange w:id="498" w:author="Auteur">
                  <w:rPr>
                    <w:ins w:id="499" w:author="Auteur"/>
                  </w:rPr>
                </w:rPrChange>
              </w:rPr>
              <w:pPrChange w:id="500" w:author="Auteur">
                <w:pPr>
                  <w:pStyle w:val="Corpsdetexte"/>
                  <w:framePr w:hSpace="180" w:wrap="around" w:vAnchor="text" w:hAnchor="margin" w:xAlign="center" w:y="-170"/>
                  <w:spacing w:before="61" w:line="280" w:lineRule="auto"/>
                  <w:ind w:right="127"/>
                </w:pPr>
              </w:pPrChange>
            </w:pPr>
            <w:ins w:id="501" w:author="Auteur">
              <w:r w:rsidRPr="00E32EF4">
                <w:rPr>
                  <w:sz w:val="22"/>
                  <w:szCs w:val="22"/>
                  <w:rPrChange w:id="502" w:author="Auteur">
                    <w:rPr/>
                  </w:rPrChange>
                </w:rPr>
                <w:t xml:space="preserve">Contre les dépenses </w:t>
              </w:r>
              <w:proofErr w:type="gramStart"/>
              <w:r w:rsidRPr="00E32EF4">
                <w:rPr>
                  <w:sz w:val="22"/>
                  <w:szCs w:val="22"/>
                  <w:rPrChange w:id="503" w:author="Auteur">
                    <w:rPr/>
                  </w:rPrChange>
                </w:rPr>
                <w:t>sociales;</w:t>
              </w:r>
              <w:proofErr w:type="gramEnd"/>
              <w:r w:rsidRPr="00E32EF4">
                <w:rPr>
                  <w:sz w:val="22"/>
                  <w:szCs w:val="22"/>
                  <w:rPrChange w:id="504" w:author="Auteur">
                    <w:rPr/>
                  </w:rPrChange>
                </w:rPr>
                <w:t xml:space="preserve"> pour la taxation des hauts </w:t>
              </w:r>
              <w:proofErr w:type="gramStart"/>
              <w:r w:rsidRPr="00E32EF4">
                <w:rPr>
                  <w:sz w:val="22"/>
                  <w:szCs w:val="22"/>
                  <w:rPrChange w:id="505" w:author="Auteur">
                    <w:rPr/>
                  </w:rPrChange>
                </w:rPr>
                <w:t>revenus;</w:t>
              </w:r>
              <w:proofErr w:type="gramEnd"/>
              <w:r w:rsidRPr="00E32EF4">
                <w:rPr>
                  <w:sz w:val="22"/>
                  <w:szCs w:val="22"/>
                  <w:rPrChange w:id="506" w:author="Auteur">
                    <w:rPr/>
                  </w:rPrChange>
                </w:rPr>
                <w:t xml:space="preserve"> pour les marchés </w:t>
              </w:r>
              <w:proofErr w:type="gramStart"/>
              <w:r w:rsidRPr="00E32EF4">
                <w:rPr>
                  <w:sz w:val="22"/>
                  <w:szCs w:val="22"/>
                  <w:rPrChange w:id="507" w:author="Auteur">
                    <w:rPr/>
                  </w:rPrChange>
                </w:rPr>
                <w:t>libres;</w:t>
              </w:r>
              <w:proofErr w:type="gramEnd"/>
              <w:r w:rsidRPr="00E32EF4">
                <w:rPr>
                  <w:sz w:val="22"/>
                  <w:szCs w:val="22"/>
                  <w:rPrChange w:id="508" w:author="Auteur">
                    <w:rPr/>
                  </w:rPrChange>
                </w:rPr>
                <w:t xml:space="preserve"> contre l'immigration et l'intégration européenne</w:t>
              </w:r>
            </w:ins>
          </w:p>
        </w:tc>
      </w:tr>
      <w:tr w:rsidR="005B6231" w:rsidRPr="009666F9" w14:paraId="69464CF5" w14:textId="77777777" w:rsidTr="00E32EF4">
        <w:tblPrEx>
          <w:tblPrExChange w:id="509" w:author="Auteur">
            <w:tblPrEx>
              <w:tblW w:w="9179" w:type="dxa"/>
            </w:tblPrEx>
          </w:tblPrExChange>
        </w:tblPrEx>
        <w:trPr>
          <w:trHeight w:val="1895"/>
          <w:ins w:id="510" w:author="Auteur"/>
          <w:trPrChange w:id="511" w:author="Auteur">
            <w:trPr>
              <w:trHeight w:val="1835"/>
            </w:trPr>
          </w:trPrChange>
        </w:trPr>
        <w:tc>
          <w:tcPr>
            <w:tcW w:w="2074" w:type="dxa"/>
            <w:vMerge/>
            <w:hideMark/>
            <w:tcPrChange w:id="512" w:author="Auteur">
              <w:tcPr>
                <w:tcW w:w="1878" w:type="dxa"/>
                <w:vMerge/>
                <w:hideMark/>
              </w:tcPr>
            </w:tcPrChange>
          </w:tcPr>
          <w:p w14:paraId="3374C874" w14:textId="77777777" w:rsidR="009666F9" w:rsidRPr="00E32EF4" w:rsidRDefault="009666F9">
            <w:pPr>
              <w:pStyle w:val="Corpsdetexte"/>
              <w:spacing w:before="61" w:line="280" w:lineRule="auto"/>
              <w:ind w:right="127"/>
              <w:jc w:val="left"/>
              <w:rPr>
                <w:ins w:id="513" w:author="Auteur"/>
                <w:sz w:val="22"/>
                <w:szCs w:val="22"/>
                <w:rPrChange w:id="514" w:author="Auteur">
                  <w:rPr>
                    <w:ins w:id="515" w:author="Auteur"/>
                  </w:rPr>
                </w:rPrChange>
              </w:rPr>
              <w:pPrChange w:id="516" w:author="Auteur">
                <w:pPr>
                  <w:pStyle w:val="Corpsdetexte"/>
                  <w:framePr w:hSpace="180" w:wrap="around" w:vAnchor="text" w:hAnchor="margin" w:xAlign="center" w:y="-170"/>
                  <w:spacing w:before="61" w:line="280" w:lineRule="auto"/>
                  <w:ind w:right="127"/>
                </w:pPr>
              </w:pPrChange>
            </w:pPr>
          </w:p>
        </w:tc>
        <w:tc>
          <w:tcPr>
            <w:tcW w:w="1793" w:type="dxa"/>
            <w:noWrap/>
            <w:hideMark/>
            <w:tcPrChange w:id="517" w:author="Auteur">
              <w:tcPr>
                <w:tcW w:w="1618" w:type="dxa"/>
                <w:gridSpan w:val="2"/>
                <w:noWrap/>
                <w:hideMark/>
              </w:tcPr>
            </w:tcPrChange>
          </w:tcPr>
          <w:p w14:paraId="223AD093" w14:textId="4CA9062A" w:rsidR="009666F9" w:rsidRPr="00E32EF4" w:rsidRDefault="009666F9">
            <w:pPr>
              <w:pStyle w:val="Corpsdetexte"/>
              <w:spacing w:before="61" w:line="280" w:lineRule="auto"/>
              <w:ind w:right="127"/>
              <w:jc w:val="left"/>
              <w:rPr>
                <w:ins w:id="518" w:author="Auteur"/>
                <w:sz w:val="22"/>
                <w:szCs w:val="22"/>
                <w:rPrChange w:id="519" w:author="Auteur">
                  <w:rPr>
                    <w:ins w:id="520" w:author="Auteur"/>
                  </w:rPr>
                </w:rPrChange>
              </w:rPr>
              <w:pPrChange w:id="521" w:author="Auteur">
                <w:pPr>
                  <w:pStyle w:val="Corpsdetexte"/>
                  <w:framePr w:hSpace="180" w:wrap="around" w:vAnchor="text" w:hAnchor="margin" w:xAlign="center" w:y="-170"/>
                  <w:spacing w:before="61" w:line="280" w:lineRule="auto"/>
                  <w:ind w:right="127"/>
                </w:pPr>
              </w:pPrChange>
            </w:pPr>
            <w:ins w:id="522" w:author="Auteur">
              <w:r w:rsidRPr="00E32EF4">
                <w:rPr>
                  <w:sz w:val="22"/>
                  <w:szCs w:val="22"/>
                  <w:rPrChange w:id="523" w:author="Auteur">
                    <w:rPr/>
                  </w:rPrChange>
                </w:rPr>
                <w:t>Néolibéraux</w:t>
              </w:r>
              <w:r w:rsidR="009A57DA">
                <w:rPr>
                  <w:sz w:val="22"/>
                  <w:szCs w:val="22"/>
                </w:rPr>
                <w:t xml:space="preserve"> (10%)</w:t>
              </w:r>
            </w:ins>
          </w:p>
        </w:tc>
        <w:tc>
          <w:tcPr>
            <w:tcW w:w="2336" w:type="dxa"/>
            <w:hideMark/>
            <w:tcPrChange w:id="524" w:author="Auteur">
              <w:tcPr>
                <w:tcW w:w="2499" w:type="dxa"/>
                <w:gridSpan w:val="3"/>
                <w:hideMark/>
              </w:tcPr>
            </w:tcPrChange>
          </w:tcPr>
          <w:p w14:paraId="4560675A" w14:textId="77777777" w:rsidR="009666F9" w:rsidRPr="00E32EF4" w:rsidRDefault="009666F9">
            <w:pPr>
              <w:pStyle w:val="Corpsdetexte"/>
              <w:spacing w:before="61" w:line="280" w:lineRule="auto"/>
              <w:ind w:right="127"/>
              <w:jc w:val="left"/>
              <w:rPr>
                <w:ins w:id="525" w:author="Auteur"/>
                <w:sz w:val="22"/>
                <w:szCs w:val="22"/>
                <w:rPrChange w:id="526" w:author="Auteur">
                  <w:rPr>
                    <w:ins w:id="527" w:author="Auteur"/>
                  </w:rPr>
                </w:rPrChange>
              </w:rPr>
              <w:pPrChange w:id="528" w:author="Auteur">
                <w:pPr>
                  <w:pStyle w:val="Corpsdetexte"/>
                  <w:framePr w:hSpace="180" w:wrap="around" w:vAnchor="text" w:hAnchor="margin" w:xAlign="center" w:y="-170"/>
                  <w:spacing w:before="61" w:line="280" w:lineRule="auto"/>
                  <w:ind w:right="127"/>
                </w:pPr>
              </w:pPrChange>
            </w:pPr>
            <w:ins w:id="529" w:author="Auteur">
              <w:r w:rsidRPr="00E32EF4">
                <w:rPr>
                  <w:sz w:val="22"/>
                  <w:szCs w:val="22"/>
                  <w:rPrChange w:id="530" w:author="Auteur">
                    <w:rPr/>
                  </w:rPrChange>
                </w:rPr>
                <w:t>Managers et cadres à haut niveau de revenu et d'éducation. Fortement présent en Suisse alémanique</w:t>
              </w:r>
            </w:ins>
          </w:p>
        </w:tc>
        <w:tc>
          <w:tcPr>
            <w:tcW w:w="2975" w:type="dxa"/>
            <w:hideMark/>
            <w:tcPrChange w:id="531" w:author="Auteur">
              <w:tcPr>
                <w:tcW w:w="3184" w:type="dxa"/>
                <w:gridSpan w:val="2"/>
                <w:hideMark/>
              </w:tcPr>
            </w:tcPrChange>
          </w:tcPr>
          <w:p w14:paraId="1E69BA45" w14:textId="77777777" w:rsidR="009666F9" w:rsidRPr="00E32EF4" w:rsidRDefault="009666F9">
            <w:pPr>
              <w:pStyle w:val="Corpsdetexte"/>
              <w:spacing w:before="61" w:line="280" w:lineRule="auto"/>
              <w:ind w:right="127"/>
              <w:jc w:val="left"/>
              <w:rPr>
                <w:ins w:id="532" w:author="Auteur"/>
                <w:sz w:val="22"/>
                <w:szCs w:val="22"/>
                <w:rPrChange w:id="533" w:author="Auteur">
                  <w:rPr>
                    <w:ins w:id="534" w:author="Auteur"/>
                  </w:rPr>
                </w:rPrChange>
              </w:rPr>
              <w:pPrChange w:id="535" w:author="Auteur">
                <w:pPr>
                  <w:pStyle w:val="Corpsdetexte"/>
                  <w:framePr w:hSpace="180" w:wrap="around" w:vAnchor="text" w:hAnchor="margin" w:xAlign="center" w:y="-170"/>
                  <w:spacing w:before="61" w:line="280" w:lineRule="auto"/>
                  <w:ind w:right="127"/>
                </w:pPr>
              </w:pPrChange>
            </w:pPr>
            <w:ins w:id="536" w:author="Auteur">
              <w:r w:rsidRPr="00E32EF4">
                <w:rPr>
                  <w:sz w:val="22"/>
                  <w:szCs w:val="22"/>
                  <w:rPrChange w:id="537" w:author="Auteur">
                    <w:rPr/>
                  </w:rPrChange>
                </w:rPr>
                <w:t xml:space="preserve">Contre les dépenses </w:t>
              </w:r>
              <w:proofErr w:type="gramStart"/>
              <w:r w:rsidRPr="00E32EF4">
                <w:rPr>
                  <w:sz w:val="22"/>
                  <w:szCs w:val="22"/>
                  <w:rPrChange w:id="538" w:author="Auteur">
                    <w:rPr/>
                  </w:rPrChange>
                </w:rPr>
                <w:t>sociales;</w:t>
              </w:r>
              <w:proofErr w:type="gramEnd"/>
              <w:r w:rsidRPr="00E32EF4">
                <w:rPr>
                  <w:sz w:val="22"/>
                  <w:szCs w:val="22"/>
                  <w:rPrChange w:id="539" w:author="Auteur">
                    <w:rPr/>
                  </w:rPrChange>
                </w:rPr>
                <w:t xml:space="preserve"> contre la taxation des hauts </w:t>
              </w:r>
              <w:proofErr w:type="gramStart"/>
              <w:r w:rsidRPr="00E32EF4">
                <w:rPr>
                  <w:sz w:val="22"/>
                  <w:szCs w:val="22"/>
                  <w:rPrChange w:id="540" w:author="Auteur">
                    <w:rPr/>
                  </w:rPrChange>
                </w:rPr>
                <w:t>revenus;</w:t>
              </w:r>
              <w:proofErr w:type="gramEnd"/>
              <w:r w:rsidRPr="00E32EF4">
                <w:rPr>
                  <w:sz w:val="22"/>
                  <w:szCs w:val="22"/>
                  <w:rPrChange w:id="541" w:author="Auteur">
                    <w:rPr/>
                  </w:rPrChange>
                </w:rPr>
                <w:t xml:space="preserve"> contre l'intervention de </w:t>
              </w:r>
              <w:proofErr w:type="gramStart"/>
              <w:r w:rsidRPr="00E32EF4">
                <w:rPr>
                  <w:sz w:val="22"/>
                  <w:szCs w:val="22"/>
                  <w:rPrChange w:id="542" w:author="Auteur">
                    <w:rPr/>
                  </w:rPrChange>
                </w:rPr>
                <w:t>l'État;</w:t>
              </w:r>
              <w:proofErr w:type="gramEnd"/>
              <w:r w:rsidRPr="00E32EF4">
                <w:rPr>
                  <w:sz w:val="22"/>
                  <w:szCs w:val="22"/>
                  <w:rPrChange w:id="543" w:author="Auteur">
                    <w:rPr/>
                  </w:rPrChange>
                </w:rPr>
                <w:t xml:space="preserve"> pour l'immigration et l'intégration européenne</w:t>
              </w:r>
            </w:ins>
          </w:p>
        </w:tc>
      </w:tr>
      <w:tr w:rsidR="005B6231" w:rsidRPr="009666F9" w14:paraId="4A070CA9" w14:textId="77777777" w:rsidTr="00E32EF4">
        <w:tblPrEx>
          <w:tblPrExChange w:id="544" w:author="Auteur">
            <w:tblPrEx>
              <w:tblW w:w="9179" w:type="dxa"/>
            </w:tblPrEx>
          </w:tblPrExChange>
        </w:tblPrEx>
        <w:trPr>
          <w:trHeight w:val="2191"/>
          <w:ins w:id="545" w:author="Auteur"/>
          <w:trPrChange w:id="546" w:author="Auteur">
            <w:trPr>
              <w:trHeight w:val="2122"/>
            </w:trPr>
          </w:trPrChange>
        </w:trPr>
        <w:tc>
          <w:tcPr>
            <w:tcW w:w="2074" w:type="dxa"/>
            <w:vMerge w:val="restart"/>
            <w:hideMark/>
            <w:tcPrChange w:id="547" w:author="Auteur">
              <w:tcPr>
                <w:tcW w:w="1878" w:type="dxa"/>
                <w:vMerge w:val="restart"/>
                <w:hideMark/>
              </w:tcPr>
            </w:tcPrChange>
          </w:tcPr>
          <w:p w14:paraId="1448870D" w14:textId="18F34A82" w:rsidR="009666F9" w:rsidRPr="00E32EF4" w:rsidRDefault="009666F9">
            <w:pPr>
              <w:pStyle w:val="Corpsdetexte"/>
              <w:spacing w:before="61" w:line="280" w:lineRule="auto"/>
              <w:ind w:right="127"/>
              <w:jc w:val="left"/>
              <w:rPr>
                <w:ins w:id="548" w:author="Auteur"/>
                <w:sz w:val="22"/>
                <w:szCs w:val="22"/>
                <w:rPrChange w:id="549" w:author="Auteur">
                  <w:rPr>
                    <w:ins w:id="550" w:author="Auteur"/>
                  </w:rPr>
                </w:rPrChange>
              </w:rPr>
              <w:pPrChange w:id="551" w:author="Auteur">
                <w:pPr>
                  <w:pStyle w:val="Corpsdetexte"/>
                  <w:framePr w:hSpace="180" w:wrap="around" w:vAnchor="text" w:hAnchor="margin" w:xAlign="center" w:y="-170"/>
                  <w:spacing w:before="61" w:line="280" w:lineRule="auto"/>
                  <w:ind w:right="127"/>
                </w:pPr>
              </w:pPrChange>
            </w:pPr>
            <w:ins w:id="552" w:author="Auteur">
              <w:r w:rsidRPr="00E32EF4">
                <w:rPr>
                  <w:b/>
                  <w:bCs/>
                  <w:sz w:val="22"/>
                  <w:szCs w:val="22"/>
                  <w:rPrChange w:id="553" w:author="Auteur">
                    <w:rPr/>
                  </w:rPrChange>
                </w:rPr>
                <w:t>Bloc de gauche</w:t>
              </w:r>
              <w:r w:rsidRPr="00E32EF4">
                <w:rPr>
                  <w:b/>
                  <w:bCs/>
                  <w:sz w:val="22"/>
                  <w:szCs w:val="22"/>
                  <w:rPrChange w:id="554" w:author="Auteur">
                    <w:rPr/>
                  </w:rPrChange>
                </w:rPr>
                <w:br/>
              </w:r>
              <w:r w:rsidRPr="00E32EF4">
                <w:rPr>
                  <w:sz w:val="22"/>
                  <w:szCs w:val="22"/>
                  <w:u w:val="single"/>
                  <w:rPrChange w:id="555" w:author="Auteur">
                    <w:rPr/>
                  </w:rPrChange>
                </w:rPr>
                <w:t xml:space="preserve">Acteurs </w:t>
              </w:r>
              <w:r w:rsidR="0050418E" w:rsidRPr="00E32EF4">
                <w:rPr>
                  <w:sz w:val="22"/>
                  <w:szCs w:val="22"/>
                  <w:u w:val="single"/>
                  <w:rPrChange w:id="556" w:author="Auteur">
                    <w:rPr>
                      <w:sz w:val="22"/>
                      <w:szCs w:val="22"/>
                    </w:rPr>
                  </w:rPrChange>
                </w:rPr>
                <w:t>politiques</w:t>
              </w:r>
              <w:r w:rsidR="005E089C">
                <w:rPr>
                  <w:sz w:val="22"/>
                  <w:szCs w:val="22"/>
                  <w:u w:val="single"/>
                </w:rPr>
                <w:t xml:space="preserve"> à l’origine du bloc</w:t>
              </w:r>
              <w:r w:rsidR="0050418E" w:rsidRPr="0050418E">
                <w:rPr>
                  <w:sz w:val="22"/>
                  <w:szCs w:val="22"/>
                </w:rPr>
                <w:t xml:space="preserve"> :</w:t>
              </w:r>
              <w:r w:rsidRPr="00E32EF4">
                <w:rPr>
                  <w:sz w:val="22"/>
                  <w:szCs w:val="22"/>
                  <w:rPrChange w:id="557" w:author="Auteur">
                    <w:rPr/>
                  </w:rPrChange>
                </w:rPr>
                <w:t xml:space="preserve"> Parti </w:t>
              </w:r>
              <w:r w:rsidR="0050418E" w:rsidRPr="0050418E">
                <w:rPr>
                  <w:sz w:val="22"/>
                  <w:szCs w:val="22"/>
                </w:rPr>
                <w:t>Socialiste ;</w:t>
              </w:r>
              <w:r w:rsidRPr="00E32EF4">
                <w:rPr>
                  <w:sz w:val="22"/>
                  <w:szCs w:val="22"/>
                  <w:rPrChange w:id="558" w:author="Auteur">
                    <w:rPr/>
                  </w:rPrChange>
                </w:rPr>
                <w:t xml:space="preserve"> </w:t>
              </w:r>
              <w:r w:rsidR="0050418E">
                <w:rPr>
                  <w:sz w:val="22"/>
                  <w:szCs w:val="22"/>
                </w:rPr>
                <w:t xml:space="preserve">Les Verts ; </w:t>
              </w:r>
              <w:r w:rsidRPr="00E32EF4">
                <w:rPr>
                  <w:sz w:val="22"/>
                  <w:szCs w:val="22"/>
                  <w:rPrChange w:id="559" w:author="Auteur">
                    <w:rPr/>
                  </w:rPrChange>
                </w:rPr>
                <w:t>Unia</w:t>
              </w:r>
            </w:ins>
          </w:p>
        </w:tc>
        <w:tc>
          <w:tcPr>
            <w:tcW w:w="1793" w:type="dxa"/>
            <w:noWrap/>
            <w:hideMark/>
            <w:tcPrChange w:id="560" w:author="Auteur">
              <w:tcPr>
                <w:tcW w:w="1618" w:type="dxa"/>
                <w:gridSpan w:val="2"/>
                <w:noWrap/>
                <w:hideMark/>
              </w:tcPr>
            </w:tcPrChange>
          </w:tcPr>
          <w:p w14:paraId="3D71A79C" w14:textId="46A8619C" w:rsidR="009666F9" w:rsidRPr="00E32EF4" w:rsidRDefault="009666F9">
            <w:pPr>
              <w:pStyle w:val="Corpsdetexte"/>
              <w:spacing w:before="61" w:line="280" w:lineRule="auto"/>
              <w:ind w:right="127"/>
              <w:jc w:val="left"/>
              <w:rPr>
                <w:ins w:id="561" w:author="Auteur"/>
                <w:sz w:val="22"/>
                <w:szCs w:val="22"/>
                <w:rPrChange w:id="562" w:author="Auteur">
                  <w:rPr>
                    <w:ins w:id="563" w:author="Auteur"/>
                  </w:rPr>
                </w:rPrChange>
              </w:rPr>
              <w:pPrChange w:id="564" w:author="Auteur">
                <w:pPr>
                  <w:pStyle w:val="Corpsdetexte"/>
                  <w:framePr w:hSpace="180" w:wrap="around" w:vAnchor="text" w:hAnchor="margin" w:xAlign="center" w:y="-170"/>
                  <w:spacing w:before="61" w:line="280" w:lineRule="auto"/>
                  <w:ind w:right="127"/>
                </w:pPr>
              </w:pPrChange>
            </w:pPr>
            <w:ins w:id="565" w:author="Auteur">
              <w:r w:rsidRPr="00E32EF4">
                <w:rPr>
                  <w:sz w:val="22"/>
                  <w:szCs w:val="22"/>
                  <w:rPrChange w:id="566" w:author="Auteur">
                    <w:rPr/>
                  </w:rPrChange>
                </w:rPr>
                <w:t>Gauche pro-mondialisation</w:t>
              </w:r>
              <w:r w:rsidR="00E03723">
                <w:rPr>
                  <w:sz w:val="22"/>
                  <w:szCs w:val="22"/>
                </w:rPr>
                <w:t xml:space="preserve"> (20%)</w:t>
              </w:r>
            </w:ins>
          </w:p>
        </w:tc>
        <w:tc>
          <w:tcPr>
            <w:tcW w:w="2336" w:type="dxa"/>
            <w:hideMark/>
            <w:tcPrChange w:id="567" w:author="Auteur">
              <w:tcPr>
                <w:tcW w:w="2499" w:type="dxa"/>
                <w:gridSpan w:val="3"/>
                <w:hideMark/>
              </w:tcPr>
            </w:tcPrChange>
          </w:tcPr>
          <w:p w14:paraId="4C37D3C1" w14:textId="77777777" w:rsidR="009666F9" w:rsidRPr="00E32EF4" w:rsidRDefault="009666F9">
            <w:pPr>
              <w:pStyle w:val="Corpsdetexte"/>
              <w:spacing w:before="61" w:line="280" w:lineRule="auto"/>
              <w:ind w:right="127"/>
              <w:jc w:val="left"/>
              <w:rPr>
                <w:ins w:id="568" w:author="Auteur"/>
                <w:sz w:val="22"/>
                <w:szCs w:val="22"/>
                <w:rPrChange w:id="569" w:author="Auteur">
                  <w:rPr>
                    <w:ins w:id="570" w:author="Auteur"/>
                  </w:rPr>
                </w:rPrChange>
              </w:rPr>
              <w:pPrChange w:id="571" w:author="Auteur">
                <w:pPr>
                  <w:pStyle w:val="Corpsdetexte"/>
                  <w:framePr w:hSpace="180" w:wrap="around" w:vAnchor="text" w:hAnchor="margin" w:xAlign="center" w:y="-170"/>
                  <w:spacing w:before="61" w:line="280" w:lineRule="auto"/>
                  <w:ind w:right="127"/>
                </w:pPr>
              </w:pPrChange>
            </w:pPr>
            <w:ins w:id="572" w:author="Auteur">
              <w:r w:rsidRPr="00E32EF4">
                <w:rPr>
                  <w:sz w:val="22"/>
                  <w:szCs w:val="22"/>
                  <w:rPrChange w:id="573" w:author="Auteur">
                    <w:rPr/>
                  </w:rPrChange>
                </w:rPr>
                <w:t xml:space="preserve">Managers et spécialistes socio-culturels à haut niveau d'éducation et de revenu. </w:t>
              </w:r>
              <w:proofErr w:type="spellStart"/>
              <w:r w:rsidRPr="00E32EF4">
                <w:rPr>
                  <w:sz w:val="22"/>
                  <w:szCs w:val="22"/>
                  <w:rPrChange w:id="574" w:author="Auteur">
                    <w:rPr/>
                  </w:rPrChange>
                </w:rPr>
                <w:t>Pluôt</w:t>
              </w:r>
              <w:proofErr w:type="spellEnd"/>
              <w:r w:rsidRPr="00E32EF4">
                <w:rPr>
                  <w:sz w:val="22"/>
                  <w:szCs w:val="22"/>
                  <w:rPrChange w:id="575" w:author="Auteur">
                    <w:rPr/>
                  </w:rPrChange>
                </w:rPr>
                <w:t xml:space="preserve"> tendance à résider en Romandie</w:t>
              </w:r>
            </w:ins>
          </w:p>
        </w:tc>
        <w:tc>
          <w:tcPr>
            <w:tcW w:w="2975" w:type="dxa"/>
            <w:hideMark/>
            <w:tcPrChange w:id="576" w:author="Auteur">
              <w:tcPr>
                <w:tcW w:w="3184" w:type="dxa"/>
                <w:gridSpan w:val="2"/>
                <w:hideMark/>
              </w:tcPr>
            </w:tcPrChange>
          </w:tcPr>
          <w:p w14:paraId="14C362EA" w14:textId="77777777" w:rsidR="009666F9" w:rsidRPr="00E32EF4" w:rsidRDefault="009666F9">
            <w:pPr>
              <w:pStyle w:val="Corpsdetexte"/>
              <w:spacing w:before="61" w:line="280" w:lineRule="auto"/>
              <w:ind w:right="127"/>
              <w:jc w:val="left"/>
              <w:rPr>
                <w:ins w:id="577" w:author="Auteur"/>
                <w:sz w:val="22"/>
                <w:szCs w:val="22"/>
                <w:rPrChange w:id="578" w:author="Auteur">
                  <w:rPr>
                    <w:ins w:id="579" w:author="Auteur"/>
                  </w:rPr>
                </w:rPrChange>
              </w:rPr>
              <w:pPrChange w:id="580" w:author="Auteur">
                <w:pPr>
                  <w:pStyle w:val="Corpsdetexte"/>
                  <w:framePr w:hSpace="180" w:wrap="around" w:vAnchor="text" w:hAnchor="margin" w:xAlign="center" w:y="-170"/>
                  <w:spacing w:before="61" w:line="280" w:lineRule="auto"/>
                  <w:ind w:right="127"/>
                </w:pPr>
              </w:pPrChange>
            </w:pPr>
            <w:ins w:id="581" w:author="Auteur">
              <w:r w:rsidRPr="00E32EF4">
                <w:rPr>
                  <w:sz w:val="22"/>
                  <w:szCs w:val="22"/>
                  <w:rPrChange w:id="582" w:author="Auteur">
                    <w:rPr/>
                  </w:rPrChange>
                </w:rPr>
                <w:t xml:space="preserve">Pour augmenter les dépenses sociales et l'intervention de l'État dans l'économie. Pour la taxation des hauts </w:t>
              </w:r>
              <w:proofErr w:type="gramStart"/>
              <w:r w:rsidRPr="00E32EF4">
                <w:rPr>
                  <w:sz w:val="22"/>
                  <w:szCs w:val="22"/>
                  <w:rPrChange w:id="583" w:author="Auteur">
                    <w:rPr/>
                  </w:rPrChange>
                </w:rPr>
                <w:t>revenus;</w:t>
              </w:r>
              <w:proofErr w:type="gramEnd"/>
              <w:r w:rsidRPr="00E32EF4">
                <w:rPr>
                  <w:sz w:val="22"/>
                  <w:szCs w:val="22"/>
                  <w:rPrChange w:id="584" w:author="Auteur">
                    <w:rPr/>
                  </w:rPrChange>
                </w:rPr>
                <w:t xml:space="preserve"> pour l'immigration et l'intégration européenne.</w:t>
              </w:r>
            </w:ins>
          </w:p>
        </w:tc>
      </w:tr>
      <w:tr w:rsidR="005B6231" w:rsidRPr="009666F9" w14:paraId="217B393D" w14:textId="77777777" w:rsidTr="00E32EF4">
        <w:tblPrEx>
          <w:tblPrExChange w:id="585" w:author="Auteur">
            <w:tblPrEx>
              <w:tblW w:w="9179" w:type="dxa"/>
            </w:tblPrEx>
          </w:tblPrExChange>
        </w:tblPrEx>
        <w:trPr>
          <w:trHeight w:val="1537"/>
          <w:ins w:id="586" w:author="Auteur"/>
          <w:trPrChange w:id="587" w:author="Auteur">
            <w:trPr>
              <w:trHeight w:val="1489"/>
            </w:trPr>
          </w:trPrChange>
        </w:trPr>
        <w:tc>
          <w:tcPr>
            <w:tcW w:w="2074" w:type="dxa"/>
            <w:vMerge/>
            <w:hideMark/>
            <w:tcPrChange w:id="588" w:author="Auteur">
              <w:tcPr>
                <w:tcW w:w="1878" w:type="dxa"/>
                <w:vMerge/>
                <w:hideMark/>
              </w:tcPr>
            </w:tcPrChange>
          </w:tcPr>
          <w:p w14:paraId="3FE5CF1A" w14:textId="77777777" w:rsidR="009666F9" w:rsidRPr="00E32EF4" w:rsidRDefault="009666F9">
            <w:pPr>
              <w:pStyle w:val="Corpsdetexte"/>
              <w:spacing w:before="61" w:line="280" w:lineRule="auto"/>
              <w:ind w:right="127"/>
              <w:jc w:val="left"/>
              <w:rPr>
                <w:ins w:id="589" w:author="Auteur"/>
                <w:sz w:val="22"/>
                <w:szCs w:val="22"/>
                <w:rPrChange w:id="590" w:author="Auteur">
                  <w:rPr>
                    <w:ins w:id="591" w:author="Auteur"/>
                  </w:rPr>
                </w:rPrChange>
              </w:rPr>
              <w:pPrChange w:id="592" w:author="Auteur">
                <w:pPr>
                  <w:pStyle w:val="Corpsdetexte"/>
                  <w:framePr w:hSpace="180" w:wrap="around" w:vAnchor="text" w:hAnchor="margin" w:xAlign="center" w:y="-170"/>
                  <w:spacing w:before="61" w:line="280" w:lineRule="auto"/>
                  <w:ind w:right="127"/>
                </w:pPr>
              </w:pPrChange>
            </w:pPr>
          </w:p>
        </w:tc>
        <w:tc>
          <w:tcPr>
            <w:tcW w:w="1793" w:type="dxa"/>
            <w:noWrap/>
            <w:hideMark/>
            <w:tcPrChange w:id="593" w:author="Auteur">
              <w:tcPr>
                <w:tcW w:w="1618" w:type="dxa"/>
                <w:gridSpan w:val="2"/>
                <w:noWrap/>
                <w:hideMark/>
              </w:tcPr>
            </w:tcPrChange>
          </w:tcPr>
          <w:p w14:paraId="6E470131" w14:textId="56C34D2F" w:rsidR="009666F9" w:rsidRPr="00E32EF4" w:rsidRDefault="009666F9">
            <w:pPr>
              <w:pStyle w:val="Corpsdetexte"/>
              <w:spacing w:before="61" w:line="280" w:lineRule="auto"/>
              <w:ind w:right="127"/>
              <w:jc w:val="left"/>
              <w:rPr>
                <w:ins w:id="594" w:author="Auteur"/>
                <w:sz w:val="22"/>
                <w:szCs w:val="22"/>
                <w:rPrChange w:id="595" w:author="Auteur">
                  <w:rPr>
                    <w:ins w:id="596" w:author="Auteur"/>
                  </w:rPr>
                </w:rPrChange>
              </w:rPr>
              <w:pPrChange w:id="597" w:author="Auteur">
                <w:pPr>
                  <w:pStyle w:val="Corpsdetexte"/>
                  <w:framePr w:hSpace="180" w:wrap="around" w:vAnchor="text" w:hAnchor="margin" w:xAlign="center" w:y="-170"/>
                  <w:spacing w:before="61" w:line="280" w:lineRule="auto"/>
                  <w:ind w:right="127"/>
                </w:pPr>
              </w:pPrChange>
            </w:pPr>
            <w:ins w:id="598" w:author="Auteur">
              <w:r w:rsidRPr="00E32EF4">
                <w:rPr>
                  <w:sz w:val="22"/>
                  <w:szCs w:val="22"/>
                  <w:rPrChange w:id="599" w:author="Auteur">
                    <w:rPr/>
                  </w:rPrChange>
                </w:rPr>
                <w:t>Gauche anti-mondialisation</w:t>
              </w:r>
              <w:r w:rsidR="00E03723">
                <w:rPr>
                  <w:sz w:val="22"/>
                  <w:szCs w:val="22"/>
                </w:rPr>
                <w:t xml:space="preserve"> (3%)</w:t>
              </w:r>
            </w:ins>
          </w:p>
        </w:tc>
        <w:tc>
          <w:tcPr>
            <w:tcW w:w="2336" w:type="dxa"/>
            <w:hideMark/>
            <w:tcPrChange w:id="600" w:author="Auteur">
              <w:tcPr>
                <w:tcW w:w="2499" w:type="dxa"/>
                <w:gridSpan w:val="3"/>
                <w:hideMark/>
              </w:tcPr>
            </w:tcPrChange>
          </w:tcPr>
          <w:p w14:paraId="3505B275" w14:textId="77777777" w:rsidR="009666F9" w:rsidRPr="00E32EF4" w:rsidRDefault="009666F9">
            <w:pPr>
              <w:pStyle w:val="Corpsdetexte"/>
              <w:spacing w:before="61" w:line="280" w:lineRule="auto"/>
              <w:ind w:right="127"/>
              <w:jc w:val="left"/>
              <w:rPr>
                <w:ins w:id="601" w:author="Auteur"/>
                <w:sz w:val="22"/>
                <w:szCs w:val="22"/>
                <w:rPrChange w:id="602" w:author="Auteur">
                  <w:rPr>
                    <w:ins w:id="603" w:author="Auteur"/>
                  </w:rPr>
                </w:rPrChange>
              </w:rPr>
              <w:pPrChange w:id="604" w:author="Auteur">
                <w:pPr>
                  <w:pStyle w:val="Corpsdetexte"/>
                  <w:framePr w:hSpace="180" w:wrap="around" w:vAnchor="text" w:hAnchor="margin" w:xAlign="center" w:y="-170"/>
                  <w:spacing w:before="61" w:line="280" w:lineRule="auto"/>
                  <w:ind w:right="127"/>
                </w:pPr>
              </w:pPrChange>
            </w:pPr>
            <w:ins w:id="605" w:author="Auteur">
              <w:r w:rsidRPr="00E32EF4">
                <w:rPr>
                  <w:sz w:val="22"/>
                  <w:szCs w:val="22"/>
                  <w:rPrChange w:id="606" w:author="Auteur">
                    <w:rPr/>
                  </w:rPrChange>
                </w:rPr>
                <w:t>Employés à faible niveau de revenu et d'éducation</w:t>
              </w:r>
            </w:ins>
          </w:p>
        </w:tc>
        <w:tc>
          <w:tcPr>
            <w:tcW w:w="2975" w:type="dxa"/>
            <w:hideMark/>
            <w:tcPrChange w:id="607" w:author="Auteur">
              <w:tcPr>
                <w:tcW w:w="3184" w:type="dxa"/>
                <w:gridSpan w:val="2"/>
                <w:hideMark/>
              </w:tcPr>
            </w:tcPrChange>
          </w:tcPr>
          <w:p w14:paraId="369BFD82" w14:textId="77777777" w:rsidR="009666F9" w:rsidRPr="00E32EF4" w:rsidRDefault="009666F9">
            <w:pPr>
              <w:pStyle w:val="Corpsdetexte"/>
              <w:keepNext/>
              <w:spacing w:before="61" w:line="280" w:lineRule="auto"/>
              <w:ind w:right="127"/>
              <w:jc w:val="left"/>
              <w:rPr>
                <w:ins w:id="608" w:author="Auteur"/>
                <w:sz w:val="22"/>
                <w:szCs w:val="22"/>
                <w:rPrChange w:id="609" w:author="Auteur">
                  <w:rPr>
                    <w:ins w:id="610" w:author="Auteur"/>
                  </w:rPr>
                </w:rPrChange>
              </w:rPr>
              <w:pPrChange w:id="611" w:author="Auteur">
                <w:pPr>
                  <w:pStyle w:val="Corpsdetexte"/>
                  <w:framePr w:hSpace="180" w:wrap="around" w:vAnchor="text" w:hAnchor="margin" w:xAlign="center" w:y="-170"/>
                  <w:spacing w:before="61" w:line="280" w:lineRule="auto"/>
                  <w:ind w:right="127"/>
                </w:pPr>
              </w:pPrChange>
            </w:pPr>
            <w:ins w:id="612" w:author="Auteur">
              <w:r w:rsidRPr="00E32EF4">
                <w:rPr>
                  <w:sz w:val="22"/>
                  <w:szCs w:val="22"/>
                  <w:rPrChange w:id="613" w:author="Auteur">
                    <w:rPr/>
                  </w:rPrChange>
                </w:rPr>
                <w:t xml:space="preserve">Pour augmenter les dépenses sociales et l'intervention de l'État dans l'économie. Pour la taxation des hauts </w:t>
              </w:r>
              <w:proofErr w:type="gramStart"/>
              <w:r w:rsidRPr="00E32EF4">
                <w:rPr>
                  <w:sz w:val="22"/>
                  <w:szCs w:val="22"/>
                  <w:rPrChange w:id="614" w:author="Auteur">
                    <w:rPr/>
                  </w:rPrChange>
                </w:rPr>
                <w:t>revenus;</w:t>
              </w:r>
              <w:proofErr w:type="gramEnd"/>
              <w:r w:rsidRPr="00E32EF4">
                <w:rPr>
                  <w:sz w:val="22"/>
                  <w:szCs w:val="22"/>
                  <w:rPrChange w:id="615" w:author="Auteur">
                    <w:rPr/>
                  </w:rPrChange>
                </w:rPr>
                <w:t xml:space="preserve"> contre l'immigration et l'intégration Européenne</w:t>
              </w:r>
            </w:ins>
          </w:p>
        </w:tc>
      </w:tr>
    </w:tbl>
    <w:p w14:paraId="30CAC059" w14:textId="3B62AED7" w:rsidR="005B6231" w:rsidRPr="00E32EF4" w:rsidRDefault="005B6231">
      <w:pPr>
        <w:pStyle w:val="Lgende"/>
        <w:framePr w:w="9128" w:hSpace="180" w:wrap="around" w:vAnchor="text" w:hAnchor="page" w:x="1314" w:y="9941"/>
        <w:rPr>
          <w:ins w:id="616" w:author="Auteur"/>
          <w:i w:val="0"/>
          <w:iCs w:val="0"/>
          <w:color w:val="212121"/>
          <w:sz w:val="20"/>
          <w:szCs w:val="20"/>
          <w:rPrChange w:id="617" w:author="Auteur">
            <w:rPr>
              <w:ins w:id="618" w:author="Auteur"/>
            </w:rPr>
          </w:rPrChange>
        </w:rPr>
        <w:pPrChange w:id="619" w:author="Auteur">
          <w:pPr>
            <w:pStyle w:val="Lgende"/>
          </w:pPr>
        </w:pPrChange>
      </w:pPr>
      <w:ins w:id="620" w:author="Auteur">
        <w:r w:rsidRPr="00E32EF4">
          <w:rPr>
            <w:i w:val="0"/>
            <w:iCs w:val="0"/>
            <w:color w:val="212121"/>
            <w:sz w:val="20"/>
            <w:szCs w:val="20"/>
            <w:rPrChange w:id="621" w:author="Auteur">
              <w:rPr/>
            </w:rPrChange>
          </w:rPr>
          <w:t xml:space="preserve">Tableau </w:t>
        </w:r>
        <w:r w:rsidR="00F50EB4">
          <w:rPr>
            <w:i w:val="0"/>
            <w:iCs w:val="0"/>
            <w:color w:val="212121"/>
            <w:sz w:val="20"/>
            <w:szCs w:val="20"/>
          </w:rPr>
          <w:fldChar w:fldCharType="begin"/>
        </w:r>
        <w:r w:rsidR="00F50EB4">
          <w:rPr>
            <w:i w:val="0"/>
            <w:iCs w:val="0"/>
            <w:color w:val="212121"/>
            <w:sz w:val="20"/>
            <w:szCs w:val="20"/>
          </w:rPr>
          <w:instrText xml:space="preserve"> SEQ Tableau \* ARABIC </w:instrText>
        </w:r>
      </w:ins>
      <w:r w:rsidR="00F50EB4">
        <w:rPr>
          <w:i w:val="0"/>
          <w:iCs w:val="0"/>
          <w:color w:val="212121"/>
          <w:sz w:val="20"/>
          <w:szCs w:val="20"/>
        </w:rPr>
        <w:fldChar w:fldCharType="separate"/>
      </w:r>
      <w:ins w:id="622" w:author="Auteur">
        <w:r w:rsidR="00A556A8">
          <w:rPr>
            <w:i w:val="0"/>
            <w:iCs w:val="0"/>
            <w:noProof/>
            <w:color w:val="212121"/>
            <w:sz w:val="20"/>
            <w:szCs w:val="20"/>
          </w:rPr>
          <w:t>1</w:t>
        </w:r>
        <w:r w:rsidR="00F50EB4">
          <w:rPr>
            <w:i w:val="0"/>
            <w:iCs w:val="0"/>
            <w:color w:val="212121"/>
            <w:sz w:val="20"/>
            <w:szCs w:val="20"/>
          </w:rPr>
          <w:fldChar w:fldCharType="end"/>
        </w:r>
        <w:del w:id="623" w:author="Auteur">
          <w:r w:rsidRPr="00E32EF4" w:rsidDel="00F50EB4">
            <w:rPr>
              <w:i w:val="0"/>
              <w:iCs w:val="0"/>
              <w:color w:val="212121"/>
              <w:sz w:val="20"/>
              <w:szCs w:val="20"/>
              <w:rPrChange w:id="624" w:author="Auteur">
                <w:rPr/>
              </w:rPrChange>
            </w:rPr>
            <w:fldChar w:fldCharType="begin"/>
          </w:r>
          <w:r w:rsidRPr="00E32EF4" w:rsidDel="00F50EB4">
            <w:rPr>
              <w:i w:val="0"/>
              <w:iCs w:val="0"/>
              <w:color w:val="212121"/>
              <w:sz w:val="20"/>
              <w:szCs w:val="20"/>
              <w:rPrChange w:id="625" w:author="Auteur">
                <w:rPr/>
              </w:rPrChange>
            </w:rPr>
            <w:delInstrText xml:space="preserve"> SEQ Tableau \* ARABIC </w:delInstrText>
          </w:r>
        </w:del>
      </w:ins>
      <w:del w:id="626" w:author="Auteur">
        <w:r w:rsidRPr="00E32EF4" w:rsidDel="00F50EB4">
          <w:rPr>
            <w:i w:val="0"/>
            <w:iCs w:val="0"/>
            <w:color w:val="212121"/>
            <w:sz w:val="20"/>
            <w:szCs w:val="20"/>
            <w:rPrChange w:id="627" w:author="Auteur">
              <w:rPr/>
            </w:rPrChange>
          </w:rPr>
          <w:fldChar w:fldCharType="separate"/>
        </w:r>
      </w:del>
      <w:ins w:id="628" w:author="Auteur">
        <w:del w:id="629" w:author="Auteur">
          <w:r w:rsidR="00D875E9" w:rsidDel="00F50EB4">
            <w:rPr>
              <w:i w:val="0"/>
              <w:iCs w:val="0"/>
              <w:noProof/>
              <w:color w:val="212121"/>
              <w:sz w:val="20"/>
              <w:szCs w:val="20"/>
            </w:rPr>
            <w:delText>1</w:delText>
          </w:r>
          <w:r w:rsidRPr="00E32EF4" w:rsidDel="00F50EB4">
            <w:rPr>
              <w:i w:val="0"/>
              <w:iCs w:val="0"/>
              <w:color w:val="212121"/>
              <w:sz w:val="20"/>
              <w:szCs w:val="20"/>
              <w:rPrChange w:id="630" w:author="Auteur">
                <w:rPr/>
              </w:rPrChange>
            </w:rPr>
            <w:fldChar w:fldCharType="end"/>
          </w:r>
        </w:del>
        <w:r w:rsidR="00C83711">
          <w:rPr>
            <w:i w:val="0"/>
            <w:iCs w:val="0"/>
            <w:color w:val="212121"/>
            <w:sz w:val="20"/>
            <w:szCs w:val="20"/>
          </w:rPr>
          <w:t>.-</w:t>
        </w:r>
        <w:del w:id="631" w:author="Auteur">
          <w:r w:rsidDel="00C83711">
            <w:rPr>
              <w:i w:val="0"/>
              <w:iCs w:val="0"/>
              <w:color w:val="212121"/>
              <w:sz w:val="20"/>
              <w:szCs w:val="20"/>
            </w:rPr>
            <w:delText> :</w:delText>
          </w:r>
        </w:del>
        <w:r>
          <w:rPr>
            <w:i w:val="0"/>
            <w:iCs w:val="0"/>
            <w:color w:val="212121"/>
            <w:sz w:val="20"/>
            <w:szCs w:val="20"/>
          </w:rPr>
          <w:t xml:space="preserve"> Blocs sociaux suisses. Synthèse à partir des résultats de Güney (2024). </w:t>
        </w:r>
        <w:r w:rsidR="005B6866">
          <w:rPr>
            <w:i w:val="0"/>
            <w:iCs w:val="0"/>
            <w:color w:val="212121"/>
            <w:sz w:val="20"/>
            <w:szCs w:val="20"/>
          </w:rPr>
          <w:t>Note : les pourcentages ne s’additionnent pas à 100% car certains groupes socio-politiques sont à la marge des deux blocs.</w:t>
        </w:r>
      </w:ins>
    </w:p>
    <w:p w14:paraId="4FF48C01" w14:textId="77777777" w:rsidR="005B6231" w:rsidDel="00C97A57" w:rsidRDefault="005B6231" w:rsidP="00F16805">
      <w:pPr>
        <w:pStyle w:val="Corpsdetexte"/>
        <w:spacing w:before="61" w:line="280" w:lineRule="auto"/>
        <w:ind w:left="0" w:right="127"/>
        <w:rPr>
          <w:ins w:id="632" w:author="Auteur"/>
          <w:del w:id="633" w:author="Auteur"/>
        </w:rPr>
      </w:pPr>
    </w:p>
    <w:p w14:paraId="1B57632A" w14:textId="77777777" w:rsidR="005B6231" w:rsidRDefault="005B6231" w:rsidP="00F16805">
      <w:pPr>
        <w:pStyle w:val="Corpsdetexte"/>
        <w:spacing w:before="61" w:line="280" w:lineRule="auto"/>
        <w:ind w:left="0" w:right="127"/>
        <w:rPr>
          <w:ins w:id="634" w:author="Auteur"/>
        </w:rPr>
      </w:pPr>
    </w:p>
    <w:p w14:paraId="62814F1A" w14:textId="0989F5B7" w:rsidR="0050418E" w:rsidRDefault="00000000" w:rsidP="00F16805">
      <w:pPr>
        <w:pStyle w:val="Corpsdetexte"/>
        <w:spacing w:before="61" w:line="280" w:lineRule="auto"/>
        <w:ind w:left="0" w:right="127"/>
        <w:rPr>
          <w:ins w:id="635" w:author="Auteur"/>
          <w:spacing w:val="-2"/>
        </w:rPr>
      </w:pPr>
      <w:r>
        <w:t xml:space="preserve">Face à ce bloc dominant se trouve un bloc de gauche </w:t>
      </w:r>
      <w:r w:rsidR="0063300D">
        <w:t>agrégé</w:t>
      </w:r>
      <w:r>
        <w:t xml:space="preserve"> par la médiation politique du Parti Socialiste, des Verts et des principaux syndicats des travailleurs comme l’UNIA. Ce bloc minoritaire est constitué</w:t>
      </w:r>
      <w:ins w:id="636" w:author="Auteur">
        <w:r w:rsidR="0050418E">
          <w:t xml:space="preserve"> par deux groupes socio-politiques dont le plus large (la gauche pro-mondialisation) est</w:t>
        </w:r>
      </w:ins>
      <w:r>
        <w:t xml:space="preserve"> en majorité </w:t>
      </w:r>
      <w:ins w:id="637" w:author="Auteur">
        <w:r w:rsidR="005B6866">
          <w:t xml:space="preserve">constitué socialement </w:t>
        </w:r>
      </w:ins>
      <w:r>
        <w:t>de spécialistes socio-culturels (professeurs, chercheurs, journalistes, travailleurs sociaux…) et de managers à hauts niveaux d’éducation, mais pas for</w:t>
      </w:r>
      <w:del w:id="638" w:author="Auteur">
        <w:r w:rsidDel="005B6866">
          <w:delText xml:space="preserve">- </w:delText>
        </w:r>
      </w:del>
      <w:r>
        <w:t>cément</w:t>
      </w:r>
      <w:ins w:id="639" w:author="Auteur">
        <w:r w:rsidR="00D1130C">
          <w:t xml:space="preserve"> </w:t>
        </w:r>
      </w:ins>
      <w:del w:id="640" w:author="Auteur">
        <w:r w:rsidDel="00D1130C">
          <w:delText xml:space="preserve"> </w:delText>
        </w:r>
      </w:del>
      <w:r>
        <w:t>aisés financièrement. Ces groupes expriment des attentes favorables à l’intervention</w:t>
      </w:r>
      <w:r>
        <w:rPr>
          <w:spacing w:val="80"/>
        </w:rPr>
        <w:t xml:space="preserve"> </w:t>
      </w:r>
      <w:r>
        <w:t>de</w:t>
      </w:r>
      <w:r>
        <w:rPr>
          <w:spacing w:val="-6"/>
        </w:rPr>
        <w:t xml:space="preserve"> </w:t>
      </w:r>
      <w:r>
        <w:t>l’État,</w:t>
      </w:r>
      <w:r>
        <w:rPr>
          <w:spacing w:val="-6"/>
        </w:rPr>
        <w:t xml:space="preserve"> </w:t>
      </w:r>
      <w:r>
        <w:t>à</w:t>
      </w:r>
      <w:r>
        <w:rPr>
          <w:spacing w:val="-6"/>
        </w:rPr>
        <w:t xml:space="preserve"> </w:t>
      </w:r>
      <w:r>
        <w:t>la</w:t>
      </w:r>
      <w:r>
        <w:rPr>
          <w:spacing w:val="-6"/>
        </w:rPr>
        <w:t xml:space="preserve"> </w:t>
      </w:r>
      <w:r>
        <w:t>protection</w:t>
      </w:r>
      <w:r>
        <w:rPr>
          <w:spacing w:val="-6"/>
        </w:rPr>
        <w:t xml:space="preserve"> </w:t>
      </w:r>
      <w:r>
        <w:t>sociale,</w:t>
      </w:r>
      <w:r>
        <w:rPr>
          <w:spacing w:val="-6"/>
        </w:rPr>
        <w:t xml:space="preserve"> </w:t>
      </w:r>
      <w:r>
        <w:t>à</w:t>
      </w:r>
      <w:r>
        <w:rPr>
          <w:spacing w:val="-6"/>
        </w:rPr>
        <w:t xml:space="preserve"> </w:t>
      </w:r>
      <w:r>
        <w:t>l’intégration</w:t>
      </w:r>
      <w:r>
        <w:rPr>
          <w:spacing w:val="-6"/>
        </w:rPr>
        <w:t xml:space="preserve"> </w:t>
      </w:r>
      <w:r>
        <w:t>européenne</w:t>
      </w:r>
      <w:r>
        <w:rPr>
          <w:spacing w:val="-6"/>
        </w:rPr>
        <w:t xml:space="preserve"> </w:t>
      </w:r>
      <w:r>
        <w:t>et</w:t>
      </w:r>
      <w:r>
        <w:rPr>
          <w:spacing w:val="-6"/>
        </w:rPr>
        <w:t xml:space="preserve"> </w:t>
      </w:r>
      <w:r>
        <w:t>ne</w:t>
      </w:r>
      <w:r>
        <w:rPr>
          <w:spacing w:val="-6"/>
        </w:rPr>
        <w:t xml:space="preserve"> </w:t>
      </w:r>
      <w:r>
        <w:t>s’opposent</w:t>
      </w:r>
      <w:r>
        <w:rPr>
          <w:spacing w:val="-6"/>
        </w:rPr>
        <w:t xml:space="preserve"> </w:t>
      </w:r>
      <w:r>
        <w:t>pas</w:t>
      </w:r>
      <w:r>
        <w:rPr>
          <w:spacing w:val="-6"/>
        </w:rPr>
        <w:t xml:space="preserve"> </w:t>
      </w:r>
      <w:r>
        <w:rPr>
          <w:spacing w:val="-2"/>
        </w:rPr>
        <w:t>l’immigration</w:t>
      </w:r>
      <w:del w:id="641" w:author="Auteur">
        <w:r w:rsidR="00F979B2" w:rsidDel="00F16805">
          <w:rPr>
            <w:spacing w:val="-2"/>
          </w:rPr>
          <w:delText>.</w:delText>
        </w:r>
      </w:del>
      <w:ins w:id="642" w:author="Auteur">
        <w:r w:rsidR="0050418E">
          <w:rPr>
            <w:spacing w:val="-2"/>
          </w:rPr>
          <w:t xml:space="preserve">, alors que le deuxième groupe socio-politique du bloc de gauche (gauche anti-mondialisation) s’oppose à l’immigration et à l’intégration européenne. </w:t>
        </w:r>
      </w:ins>
    </w:p>
    <w:p w14:paraId="50CFCA0D" w14:textId="437B0BD2" w:rsidR="00F979B2" w:rsidDel="00F16805" w:rsidRDefault="00F16805" w:rsidP="00F979B2">
      <w:pPr>
        <w:pStyle w:val="Corpsdetexte"/>
        <w:spacing w:before="61" w:line="280" w:lineRule="auto"/>
        <w:ind w:left="0" w:right="127"/>
        <w:rPr>
          <w:del w:id="643" w:author="Auteur"/>
        </w:rPr>
        <w:sectPr w:rsidR="00F979B2" w:rsidDel="00F16805">
          <w:footerReference w:type="default" r:id="rId12"/>
          <w:pgSz w:w="11910" w:h="16840"/>
          <w:pgMar w:top="1220" w:right="1275" w:bottom="1100" w:left="1275" w:header="0" w:footer="904" w:gutter="0"/>
          <w:cols w:space="720"/>
        </w:sectPr>
      </w:pPr>
      <w:ins w:id="644" w:author="Auteur">
        <w:r>
          <w:rPr>
            <w:spacing w:val="-2"/>
          </w:rPr>
          <w:t xml:space="preserve"> </w:t>
        </w:r>
      </w:ins>
    </w:p>
    <w:p w14:paraId="66E7E485" w14:textId="51D0CBF0" w:rsidR="00287B4F" w:rsidRDefault="00000000" w:rsidP="00F16805">
      <w:pPr>
        <w:pStyle w:val="Corpsdetexte"/>
        <w:spacing w:before="61" w:line="280" w:lineRule="auto"/>
        <w:ind w:left="0" w:right="127"/>
        <w:rPr>
          <w:ins w:id="645" w:author="Auteur"/>
        </w:rPr>
      </w:pPr>
      <w:r>
        <w:lastRenderedPageBreak/>
        <w:t>En ce qui concerne l’assurance-maladie obligatoire, les attentes des composantes de ces deux</w:t>
      </w:r>
      <w:r>
        <w:rPr>
          <w:spacing w:val="40"/>
        </w:rPr>
        <w:t xml:space="preserve"> </w:t>
      </w:r>
      <w:r>
        <w:t>blocs</w:t>
      </w:r>
      <w:r>
        <w:rPr>
          <w:spacing w:val="40"/>
        </w:rPr>
        <w:t xml:space="preserve"> </w:t>
      </w:r>
      <w:del w:id="646" w:author="Auteur">
        <w:r w:rsidDel="0050418E">
          <w:delText>ne</w:delText>
        </w:r>
        <w:r w:rsidDel="0050418E">
          <w:rPr>
            <w:spacing w:val="40"/>
          </w:rPr>
          <w:delText xml:space="preserve"> </w:delText>
        </w:r>
        <w:r w:rsidDel="0050418E">
          <w:delText>sont</w:delText>
        </w:r>
        <w:r w:rsidDel="0050418E">
          <w:rPr>
            <w:spacing w:val="40"/>
          </w:rPr>
          <w:delText xml:space="preserve"> </w:delText>
        </w:r>
        <w:r w:rsidDel="0050418E">
          <w:delText>que</w:delText>
        </w:r>
        <w:r w:rsidDel="0050418E">
          <w:rPr>
            <w:spacing w:val="40"/>
          </w:rPr>
          <w:delText xml:space="preserve"> </w:delText>
        </w:r>
        <w:r w:rsidDel="0050418E">
          <w:delText>très</w:delText>
        </w:r>
        <w:r w:rsidDel="0050418E">
          <w:rPr>
            <w:spacing w:val="40"/>
          </w:rPr>
          <w:delText xml:space="preserve"> </w:delText>
        </w:r>
        <w:r w:rsidDel="0050418E">
          <w:delText>peu</w:delText>
        </w:r>
        <w:r w:rsidDel="0050418E">
          <w:rPr>
            <w:spacing w:val="40"/>
          </w:rPr>
          <w:delText xml:space="preserve"> </w:delText>
        </w:r>
        <w:r w:rsidDel="0050418E">
          <w:delText>identifiées</w:delText>
        </w:r>
      </w:del>
      <w:ins w:id="647" w:author="Auteur">
        <w:r w:rsidR="0050418E">
          <w:t>n’ont encore jamais été analysées</w:t>
        </w:r>
      </w:ins>
      <w:r>
        <w:t>.</w:t>
      </w:r>
      <w:r>
        <w:rPr>
          <w:spacing w:val="40"/>
        </w:rPr>
        <w:t xml:space="preserve"> </w:t>
      </w:r>
      <w:r>
        <w:t>Cette</w:t>
      </w:r>
      <w:r>
        <w:rPr>
          <w:spacing w:val="40"/>
        </w:rPr>
        <w:t xml:space="preserve"> </w:t>
      </w:r>
      <w:r>
        <w:t>question</w:t>
      </w:r>
      <w:r>
        <w:rPr>
          <w:spacing w:val="40"/>
        </w:rPr>
        <w:t xml:space="preserve"> </w:t>
      </w:r>
      <w:r>
        <w:t>est</w:t>
      </w:r>
      <w:r>
        <w:rPr>
          <w:spacing w:val="40"/>
        </w:rPr>
        <w:t xml:space="preserve"> </w:t>
      </w:r>
      <w:r>
        <w:t>pourtant</w:t>
      </w:r>
      <w:r>
        <w:rPr>
          <w:spacing w:val="40"/>
        </w:rPr>
        <w:t xml:space="preserve"> </w:t>
      </w:r>
      <w:r>
        <w:t>fondamentale</w:t>
      </w:r>
      <w:r>
        <w:rPr>
          <w:spacing w:val="40"/>
        </w:rPr>
        <w:t xml:space="preserve"> </w:t>
      </w:r>
      <w:r>
        <w:t xml:space="preserve">car, dans une perspective </w:t>
      </w:r>
      <w:del w:id="648" w:author="Auteur">
        <w:r w:rsidDel="00C97A57">
          <w:delText>néoréaliste</w:delText>
        </w:r>
      </w:del>
      <w:ins w:id="649" w:author="Auteur">
        <w:r w:rsidR="00C97A57">
          <w:t>d’économie politique</w:t>
        </w:r>
      </w:ins>
      <w:r>
        <w:t xml:space="preserve">, l’impossibilité de toute réforme s’attaquant au caractère néolibéral de l’assurance-maladie obligatoire pourrait s’expliquer par l’hypothèse suivante: si les initiatives s’attaquant au caractère régressif et inégalitaire de l’assurance obligatoire des soins échouent, c’est parce qu’elles ne sont pas alignées sur les attentes des groupes les plus importants du </w:t>
      </w:r>
      <w:del w:id="650" w:author="Auteur">
        <w:r w:rsidDel="007407E7">
          <w:delText>bloc social dominant, à savoir le bloc libéral-conservateur</w:delText>
        </w:r>
      </w:del>
      <w:ins w:id="651" w:author="Auteur">
        <w:r w:rsidR="007407E7">
          <w:t>bloc libéral-conservateur (le bloc social dominant suisse)</w:t>
        </w:r>
      </w:ins>
      <w:r>
        <w:t>.</w:t>
      </w:r>
      <w:del w:id="652" w:author="Auteur">
        <w:r w:rsidDel="00287B4F">
          <w:delText xml:space="preserve"> </w:delText>
        </w:r>
      </w:del>
      <w:bookmarkStart w:id="653" w:name="_Hlk240796832"/>
    </w:p>
    <w:p w14:paraId="5470707F" w14:textId="23182570" w:rsidR="007407E7" w:rsidRDefault="00000000" w:rsidP="00F16805">
      <w:pPr>
        <w:pStyle w:val="Corpsdetexte"/>
        <w:spacing w:before="61" w:line="280" w:lineRule="auto"/>
        <w:ind w:left="0" w:right="127"/>
        <w:rPr>
          <w:ins w:id="654" w:author="Auteur"/>
          <w:spacing w:val="34"/>
        </w:rPr>
      </w:pPr>
      <w:r>
        <w:t xml:space="preserve">En d’autres termes, les attentes des composantes fondamentales du bloc social dominant suisse s’opposent </w:t>
      </w:r>
      <w:r w:rsidR="007C2782">
        <w:t xml:space="preserve">à </w:t>
      </w:r>
      <w:r>
        <w:t xml:space="preserve">toute mesure allégeant les primes à travers une remise en cause du principe de décentralisation, de </w:t>
      </w:r>
      <w:proofErr w:type="spellStart"/>
      <w:r w:rsidRPr="0063300D">
        <w:rPr>
          <w:iCs/>
        </w:rPr>
        <w:t>managed</w:t>
      </w:r>
      <w:proofErr w:type="spellEnd"/>
      <w:r w:rsidRPr="0063300D">
        <w:rPr>
          <w:iCs/>
        </w:rPr>
        <w:t xml:space="preserve"> </w:t>
      </w:r>
      <w:proofErr w:type="spellStart"/>
      <w:r w:rsidRPr="0063300D">
        <w:rPr>
          <w:iCs/>
        </w:rPr>
        <w:t>competition</w:t>
      </w:r>
      <w:proofErr w:type="spellEnd"/>
      <w:r w:rsidRPr="0063300D">
        <w:t>,</w:t>
      </w:r>
      <w:r>
        <w:t xml:space="preserve"> ou bien une intervention jugée trop forte de l’État.</w:t>
      </w:r>
      <w:r w:rsidR="00112147">
        <w:t xml:space="preserve"> </w:t>
      </w:r>
      <w:r>
        <w:t xml:space="preserve">Toutefois, comme nous l’avons vu ci-dessus, le bloc libéral-conservateur a une forte composante populaire qui, </w:t>
      </w:r>
      <w:del w:id="655" w:author="Auteur">
        <w:r w:rsidDel="00115281">
          <w:delText>théoriquement</w:delText>
        </w:r>
      </w:del>
      <w:ins w:id="656" w:author="Auteur">
        <w:r w:rsidR="00115281">
          <w:t>en principe</w:t>
        </w:r>
      </w:ins>
      <w:r>
        <w:t xml:space="preserve">, </w:t>
      </w:r>
      <w:del w:id="657" w:author="Auteur">
        <w:r w:rsidDel="00115281">
          <w:delText>pourrait supporter</w:delText>
        </w:r>
      </w:del>
      <w:ins w:id="658" w:author="Auteur">
        <w:r w:rsidR="00115281">
          <w:t>bénéficierait</w:t>
        </w:r>
      </w:ins>
      <w:r>
        <w:t xml:space="preserve"> des initiatives de </w:t>
      </w:r>
      <w:r w:rsidRPr="00287B4F">
        <w:t>réforme</w:t>
      </w:r>
      <w:ins w:id="659" w:author="Auteur">
        <w:r w:rsidR="00115281" w:rsidRPr="00287B4F">
          <w:t xml:space="preserve"> sociale</w:t>
        </w:r>
      </w:ins>
      <w:r w:rsidRPr="00287B4F">
        <w:t xml:space="preserve"> de l’assurance-maladie</w:t>
      </w:r>
      <w:r w:rsidRPr="00287B4F">
        <w:rPr>
          <w:spacing w:val="34"/>
        </w:rPr>
        <w:t xml:space="preserve"> </w:t>
      </w:r>
      <w:r w:rsidRPr="00287B4F">
        <w:t>en</w:t>
      </w:r>
      <w:r w:rsidRPr="00287B4F">
        <w:rPr>
          <w:spacing w:val="34"/>
        </w:rPr>
        <w:t xml:space="preserve"> </w:t>
      </w:r>
      <w:r w:rsidRPr="00287B4F">
        <w:t>provenance</w:t>
      </w:r>
      <w:r w:rsidRPr="00287B4F">
        <w:rPr>
          <w:spacing w:val="34"/>
        </w:rPr>
        <w:t xml:space="preserve"> </w:t>
      </w:r>
      <w:r w:rsidRPr="00287B4F">
        <w:t>d</w:t>
      </w:r>
      <w:ins w:id="660" w:author="Auteur">
        <w:r w:rsidR="003E2429" w:rsidRPr="00287B4F">
          <w:t>es acteurs politiques du</w:t>
        </w:r>
      </w:ins>
      <w:del w:id="661" w:author="Auteur">
        <w:r w:rsidRPr="00287B4F" w:rsidDel="003E2429">
          <w:delText>u</w:delText>
        </w:r>
      </w:del>
      <w:r w:rsidRPr="00287B4F">
        <w:rPr>
          <w:spacing w:val="34"/>
        </w:rPr>
        <w:t xml:space="preserve"> </w:t>
      </w:r>
      <w:r w:rsidRPr="00287B4F">
        <w:t>bloc</w:t>
      </w:r>
      <w:r w:rsidRPr="00287B4F">
        <w:rPr>
          <w:spacing w:val="34"/>
        </w:rPr>
        <w:t xml:space="preserve"> </w:t>
      </w:r>
      <w:r w:rsidRPr="00287B4F">
        <w:t>de</w:t>
      </w:r>
      <w:r w:rsidRPr="00287B4F">
        <w:rPr>
          <w:spacing w:val="34"/>
        </w:rPr>
        <w:t xml:space="preserve"> </w:t>
      </w:r>
      <w:r w:rsidRPr="00287B4F">
        <w:t>gauch</w:t>
      </w:r>
      <w:ins w:id="662" w:author="Auteur">
        <w:r w:rsidR="00287B4F">
          <w:rPr>
            <w:spacing w:val="34"/>
          </w:rPr>
          <w:t xml:space="preserve">e. </w:t>
        </w:r>
        <w:r w:rsidR="00287B4F" w:rsidRPr="00E32EF4">
          <w:rPr>
            <w:rPrChange w:id="663" w:author="Auteur">
              <w:rPr>
                <w:spacing w:val="34"/>
              </w:rPr>
            </w:rPrChange>
          </w:rPr>
          <w:t>Comme le souligne</w:t>
        </w:r>
        <w:r w:rsidR="00287B4F">
          <w:t>nt A</w:t>
        </w:r>
        <w:r w:rsidR="007450B8">
          <w:t>f</w:t>
        </w:r>
        <w:r w:rsidR="00287B4F">
          <w:t xml:space="preserve">onso </w:t>
        </w:r>
        <w:r w:rsidR="007450B8">
          <w:t xml:space="preserve">&amp; </w:t>
        </w:r>
        <w:r w:rsidR="00287B4F">
          <w:t>Papadopoulos, l’électorat de l’UDC ne partage pas</w:t>
        </w:r>
        <w:r w:rsidR="00673EE1">
          <w:t xml:space="preserve"> toujours</w:t>
        </w:r>
        <w:r w:rsidR="00287B4F">
          <w:t xml:space="preserve"> les positions des élites du parti sur les questions de politique sociale</w:t>
        </w:r>
        <w:r w:rsidR="007450B8">
          <w:t xml:space="preserve">. </w:t>
        </w:r>
        <w:r w:rsidR="008D0536">
          <w:t xml:space="preserve">Alors que l’UDC </w:t>
        </w:r>
        <w:r w:rsidR="002C3D67">
          <w:t xml:space="preserve">promeut une politique de démantèlement de l’État social suisse, elle ne parvient à obtenir le soutien de ses électeurs qu’à condition que ce démantèlement </w:t>
        </w:r>
        <w:r w:rsidR="007450B8">
          <w:t xml:space="preserve">ne </w:t>
        </w:r>
        <w:r w:rsidR="002C3D67">
          <w:t xml:space="preserve">vise </w:t>
        </w:r>
        <w:r w:rsidR="007450B8">
          <w:t xml:space="preserve">que les bénéficiaires de prestations sociales perçus comme « non-méritants » </w:t>
        </w:r>
      </w:ins>
      <w:r w:rsidR="007450B8">
        <w:fldChar w:fldCharType="begin"/>
      </w:r>
      <w:r w:rsidR="007450B8">
        <w:instrText xml:space="preserve"> ADDIN ZOTERO_ITEM CSL_CITATION {"citationID":"9RO7h8lk","properties":{"formattedCitation":"(Afonso et Papadopoulos 2015)","plainCitation":"(Afonso et Papadopoulos 2015)","noteIndex":0},"citationItems":[{"id":5416,"uris":["http://zotero.org/groups/6347865/items/WZV3LP2E"],"itemData":{"id":5416,"type":"article-journal","abstract":"This paper shows how the rise of the Swiss People’s Party (SVP) has affected welfare state reforms in Switzerland between the 1990s and the 2000s. In the 1990s, welfare state reforms drew on “modernizing” coalitions between FDP (Liberals), CVP (Christian Democrats) and SP (Social Democrats) combining retrenchment and “recalibration”. In the 2000s the FDP and CVP increasingly sided with the SVP in right-wing coalitions pushing retrenchment alone. The article shows that changes in party competition have affected welfare schemes differently, with a policy gridlock in pension reforms, where voters of the SVP do not follow their elites, but unilateral retrenchment in unemployment insurance, where recipients can be portrayed as “underserving”.","citation-key":"afonsoHowPopulistRadical2015","container-title":"Swiss Political Science Review","DOI":"10.1111/spsr.12182","ISSN":"1424-7755, 1662-6370","issue":"4","journalAbbreviation":"Swiss Political Sci Review","language":"en","license":"http://onlinelibrary.wiley.com/termsAndConditions#vor","page":"617-635","source":"DOI.org (Crossref)","title":"How the Populist Radical Right Transformed Swiss Welfare Politics: From Compromises to Polarization","title-short":"How the Populist Radical Right Transformed Swiss Welfare Politics","volume":"21","author":[{"family":"Afonso","given":"Alexandre"},{"family":"Papadopoulos","given":"Yannis"}],"issued":{"date-parts":[["2015",12]]}}}],"schema":"https://github.com/citation-style-language/schema/raw/master/csl-citation.json"} </w:instrText>
      </w:r>
      <w:r w:rsidR="007450B8">
        <w:fldChar w:fldCharType="separate"/>
      </w:r>
      <w:r w:rsidR="007450B8" w:rsidRPr="007450B8">
        <w:t>(Afonso et Papadopoulos</w:t>
      </w:r>
      <w:ins w:id="664" w:author="Auteur">
        <w:r w:rsidR="007450B8">
          <w:t>,</w:t>
        </w:r>
      </w:ins>
      <w:r w:rsidR="007450B8" w:rsidRPr="007450B8">
        <w:t xml:space="preserve"> 2015)</w:t>
      </w:r>
      <w:r w:rsidR="007450B8">
        <w:fldChar w:fldCharType="end"/>
      </w:r>
      <w:ins w:id="665" w:author="Auteur">
        <w:r w:rsidR="007450B8">
          <w:t>.</w:t>
        </w:r>
      </w:ins>
      <w:del w:id="666" w:author="Auteur">
        <w:r w:rsidDel="00287B4F">
          <w:delText>e</w:delText>
        </w:r>
        <w:bookmarkEnd w:id="653"/>
        <w:r w:rsidDel="00287B4F">
          <w:delText>.</w:delText>
        </w:r>
        <w:r w:rsidDel="00287B4F">
          <w:rPr>
            <w:spacing w:val="34"/>
          </w:rPr>
          <w:delText xml:space="preserve"> </w:delText>
        </w:r>
        <w:bookmarkStart w:id="667" w:name="_Hlk240796871"/>
        <w:r w:rsidDel="007407E7">
          <w:delText>Afin</w:delText>
        </w:r>
        <w:r w:rsidDel="007407E7">
          <w:rPr>
            <w:spacing w:val="34"/>
          </w:rPr>
          <w:delText xml:space="preserve"> </w:delText>
        </w:r>
        <w:r w:rsidDel="007407E7">
          <w:delText>de</w:delText>
        </w:r>
        <w:r w:rsidDel="007407E7">
          <w:rPr>
            <w:spacing w:val="34"/>
          </w:rPr>
          <w:delText xml:space="preserve"> </w:delText>
        </w:r>
        <w:r w:rsidDel="007407E7">
          <w:delText>comprendre</w:delText>
        </w:r>
        <w:r w:rsidDel="007407E7">
          <w:rPr>
            <w:spacing w:val="34"/>
          </w:rPr>
          <w:delText xml:space="preserve"> </w:delText>
        </w:r>
        <w:r w:rsidDel="007407E7">
          <w:delText>ce</w:delText>
        </w:r>
        <w:r w:rsidDel="007407E7">
          <w:rPr>
            <w:spacing w:val="34"/>
          </w:rPr>
          <w:delText xml:space="preserve"> </w:delText>
        </w:r>
        <w:r w:rsidDel="007407E7">
          <w:delText>paradoxe</w:delText>
        </w:r>
        <w:r w:rsidDel="007407E7">
          <w:rPr>
            <w:spacing w:val="34"/>
          </w:rPr>
          <w:delText xml:space="preserve"> </w:delText>
        </w:r>
        <w:r w:rsidDel="007407E7">
          <w:delText>et de</w:delText>
        </w:r>
        <w:r w:rsidDel="007407E7">
          <w:rPr>
            <w:spacing w:val="40"/>
          </w:rPr>
          <w:delText xml:space="preserve"> </w:delText>
        </w:r>
        <w:r w:rsidDel="007407E7">
          <w:delText>tester</w:delText>
        </w:r>
        <w:r w:rsidDel="007407E7">
          <w:rPr>
            <w:spacing w:val="40"/>
          </w:rPr>
          <w:delText xml:space="preserve"> </w:delText>
        </w:r>
        <w:r w:rsidDel="007407E7">
          <w:delText>notre</w:delText>
        </w:r>
        <w:r w:rsidDel="007407E7">
          <w:rPr>
            <w:spacing w:val="40"/>
          </w:rPr>
          <w:delText xml:space="preserve"> </w:delText>
        </w:r>
        <w:r w:rsidDel="007407E7">
          <w:delText>hypothèse,</w:delText>
        </w:r>
        <w:r w:rsidDel="007407E7">
          <w:rPr>
            <w:spacing w:val="40"/>
          </w:rPr>
          <w:delText xml:space="preserve"> </w:delText>
        </w:r>
        <w:r w:rsidDel="007407E7">
          <w:delText>nous</w:delText>
        </w:r>
        <w:r w:rsidDel="007407E7">
          <w:rPr>
            <w:spacing w:val="40"/>
          </w:rPr>
          <w:delText xml:space="preserve"> </w:delText>
        </w:r>
        <w:r w:rsidDel="007407E7">
          <w:delText>nous</w:delText>
        </w:r>
        <w:r w:rsidDel="007407E7">
          <w:rPr>
            <w:spacing w:val="40"/>
          </w:rPr>
          <w:delText xml:space="preserve"> </w:delText>
        </w:r>
        <w:r w:rsidDel="007407E7">
          <w:delText>penchons</w:delText>
        </w:r>
        <w:r w:rsidDel="007407E7">
          <w:rPr>
            <w:spacing w:val="40"/>
          </w:rPr>
          <w:delText xml:space="preserve"> </w:delText>
        </w:r>
        <w:r w:rsidDel="007407E7">
          <w:delText>désormais</w:delText>
        </w:r>
        <w:r w:rsidDel="007407E7">
          <w:rPr>
            <w:spacing w:val="40"/>
          </w:rPr>
          <w:delText xml:space="preserve"> </w:delText>
        </w:r>
        <w:r w:rsidDel="007407E7">
          <w:delText>sur</w:delText>
        </w:r>
        <w:r w:rsidDel="007407E7">
          <w:rPr>
            <w:spacing w:val="40"/>
          </w:rPr>
          <w:delText xml:space="preserve"> </w:delText>
        </w:r>
        <w:r w:rsidDel="007407E7">
          <w:delText>une</w:delText>
        </w:r>
        <w:r w:rsidDel="007407E7">
          <w:rPr>
            <w:spacing w:val="40"/>
          </w:rPr>
          <w:delText xml:space="preserve"> </w:delText>
        </w:r>
        <w:r w:rsidDel="007407E7">
          <w:delText>analyse</w:delText>
        </w:r>
        <w:r w:rsidDel="007407E7">
          <w:rPr>
            <w:spacing w:val="40"/>
          </w:rPr>
          <w:delText xml:space="preserve"> </w:delText>
        </w:r>
        <w:r w:rsidDel="007407E7">
          <w:delText>des</w:delText>
        </w:r>
        <w:r w:rsidDel="007407E7">
          <w:rPr>
            <w:spacing w:val="40"/>
          </w:rPr>
          <w:delText xml:space="preserve"> </w:delText>
        </w:r>
        <w:r w:rsidDel="007407E7">
          <w:delText xml:space="preserve">facteurs socio-économiques et idéologiques influençant le soutien à deux dimensions du système d’assurance-maladie </w:delText>
        </w:r>
        <w:r w:rsidR="0071627E" w:rsidDel="007407E7">
          <w:delText>obligatoire :</w:delText>
        </w:r>
        <w:r w:rsidDel="007407E7">
          <w:delText xml:space="preserve"> la question de l’augmentation de la franchise minimale ainsi que</w:delText>
        </w:r>
        <w:r w:rsidDel="007407E7">
          <w:rPr>
            <w:spacing w:val="2"/>
          </w:rPr>
          <w:delText xml:space="preserve"> </w:delText>
        </w:r>
        <w:r w:rsidDel="007407E7">
          <w:delText>l’initiative</w:delText>
        </w:r>
        <w:r w:rsidDel="007407E7">
          <w:rPr>
            <w:spacing w:val="3"/>
          </w:rPr>
          <w:delText xml:space="preserve"> </w:delText>
        </w:r>
        <w:r w:rsidDel="007407E7">
          <w:delText>pour</w:delText>
        </w:r>
        <w:r w:rsidDel="007407E7">
          <w:rPr>
            <w:spacing w:val="3"/>
          </w:rPr>
          <w:delText xml:space="preserve"> </w:delText>
        </w:r>
        <w:r w:rsidDel="007407E7">
          <w:delText>l’allègement</w:delText>
        </w:r>
        <w:r w:rsidDel="007407E7">
          <w:rPr>
            <w:spacing w:val="3"/>
          </w:rPr>
          <w:delText xml:space="preserve"> </w:delText>
        </w:r>
        <w:r w:rsidDel="007407E7">
          <w:delText>des</w:delText>
        </w:r>
        <w:r w:rsidDel="007407E7">
          <w:rPr>
            <w:spacing w:val="3"/>
          </w:rPr>
          <w:delText xml:space="preserve"> </w:delText>
        </w:r>
        <w:r w:rsidDel="007407E7">
          <w:delText>primes</w:delText>
        </w:r>
        <w:r w:rsidDel="007407E7">
          <w:rPr>
            <w:spacing w:val="3"/>
          </w:rPr>
          <w:delText xml:space="preserve"> </w:delText>
        </w:r>
        <w:r w:rsidDel="007407E7">
          <w:delText>qui</w:delText>
        </w:r>
        <w:r w:rsidDel="007407E7">
          <w:rPr>
            <w:spacing w:val="3"/>
          </w:rPr>
          <w:delText xml:space="preserve"> </w:delText>
        </w:r>
        <w:r w:rsidDel="007407E7">
          <w:delText>fut</w:delText>
        </w:r>
        <w:r w:rsidDel="007407E7">
          <w:rPr>
            <w:spacing w:val="3"/>
          </w:rPr>
          <w:delText xml:space="preserve"> </w:delText>
        </w:r>
        <w:r w:rsidDel="007407E7">
          <w:delText>refusée</w:delText>
        </w:r>
        <w:r w:rsidDel="007407E7">
          <w:rPr>
            <w:spacing w:val="3"/>
          </w:rPr>
          <w:delText xml:space="preserve"> </w:delText>
        </w:r>
        <w:r w:rsidDel="007407E7">
          <w:delText>en</w:delText>
        </w:r>
        <w:r w:rsidDel="007407E7">
          <w:rPr>
            <w:spacing w:val="2"/>
          </w:rPr>
          <w:delText xml:space="preserve"> </w:delText>
        </w:r>
        <w:r w:rsidDel="007407E7">
          <w:delText>fin</w:delText>
        </w:r>
        <w:r w:rsidDel="007407E7">
          <w:rPr>
            <w:spacing w:val="3"/>
          </w:rPr>
          <w:delText xml:space="preserve"> </w:delText>
        </w:r>
        <w:r w:rsidDel="007407E7">
          <w:delText>2024</w:delText>
        </w:r>
        <w:r w:rsidDel="007407E7">
          <w:rPr>
            <w:spacing w:val="3"/>
          </w:rPr>
          <w:delText xml:space="preserve"> </w:delText>
        </w:r>
        <w:r w:rsidDel="007407E7">
          <w:delText>en</w:delText>
        </w:r>
        <w:r w:rsidDel="007407E7">
          <w:rPr>
            <w:spacing w:val="3"/>
          </w:rPr>
          <w:delText xml:space="preserve"> </w:delText>
        </w:r>
        <w:r w:rsidDel="007407E7">
          <w:delText>votation</w:delText>
        </w:r>
        <w:r w:rsidDel="007407E7">
          <w:rPr>
            <w:spacing w:val="3"/>
          </w:rPr>
          <w:delText xml:space="preserve"> </w:delText>
        </w:r>
        <w:r w:rsidDel="007407E7">
          <w:rPr>
            <w:spacing w:val="-2"/>
          </w:rPr>
          <w:delText>populaire.</w:delText>
        </w:r>
      </w:del>
      <w:bookmarkEnd w:id="667"/>
    </w:p>
    <w:p w14:paraId="1A0A2099" w14:textId="799628F8" w:rsidR="007775AF" w:rsidRPr="007775AF" w:rsidRDefault="007775AF">
      <w:pPr>
        <w:pStyle w:val="Titre3"/>
        <w:pPrChange w:id="668" w:author="Auteur">
          <w:pPr>
            <w:pStyle w:val="Corpsdetexte"/>
            <w:spacing w:before="133" w:line="283" w:lineRule="auto"/>
            <w:ind w:left="0" w:right="98"/>
          </w:pPr>
        </w:pPrChange>
      </w:pPr>
      <w:ins w:id="669" w:author="Auteur">
        <w:r>
          <w:t>Données et méthode d’identification</w:t>
        </w:r>
      </w:ins>
    </w:p>
    <w:p w14:paraId="35170581" w14:textId="0867DD70" w:rsidR="008725D2" w:rsidDel="007407E7" w:rsidRDefault="00000000" w:rsidP="002D63AC">
      <w:pPr>
        <w:pStyle w:val="Corpsdetexte"/>
        <w:spacing w:before="194" w:line="283" w:lineRule="auto"/>
        <w:ind w:left="0" w:right="140"/>
        <w:rPr>
          <w:del w:id="670" w:author="Auteur"/>
          <w:spacing w:val="-2"/>
        </w:rPr>
      </w:pPr>
      <w:del w:id="671" w:author="Auteur">
        <w:r w:rsidDel="007407E7">
          <w:delText>Ces deux dimensions de l’économie politique de l’assurance-maladie sont celles qui sont en outre possible d’analyser au niveau individuel à travers les données d’enquête disponibles en</w:delText>
        </w:r>
        <w:r w:rsidDel="007407E7">
          <w:rPr>
            <w:spacing w:val="20"/>
          </w:rPr>
          <w:delText xml:space="preserve"> </w:delText>
        </w:r>
        <w:r w:rsidDel="007407E7">
          <w:delText>Suisse.</w:delText>
        </w:r>
        <w:r w:rsidDel="007407E7">
          <w:rPr>
            <w:spacing w:val="20"/>
          </w:rPr>
          <w:delText xml:space="preserve"> </w:delText>
        </w:r>
        <w:r w:rsidDel="007407E7">
          <w:delText>Nous</w:delText>
        </w:r>
        <w:r w:rsidDel="007407E7">
          <w:rPr>
            <w:spacing w:val="19"/>
          </w:rPr>
          <w:delText xml:space="preserve"> </w:delText>
        </w:r>
        <w:r w:rsidDel="007407E7">
          <w:delText>pouvons</w:delText>
        </w:r>
        <w:r w:rsidDel="007407E7">
          <w:rPr>
            <w:spacing w:val="20"/>
          </w:rPr>
          <w:delText xml:space="preserve"> </w:delText>
        </w:r>
        <w:r w:rsidDel="007407E7">
          <w:delText>à</w:delText>
        </w:r>
        <w:r w:rsidDel="007407E7">
          <w:rPr>
            <w:spacing w:val="20"/>
          </w:rPr>
          <w:delText xml:space="preserve"> </w:delText>
        </w:r>
        <w:r w:rsidDel="007407E7">
          <w:delText>cet</w:delText>
        </w:r>
        <w:r w:rsidDel="007407E7">
          <w:rPr>
            <w:spacing w:val="19"/>
          </w:rPr>
          <w:delText xml:space="preserve"> </w:delText>
        </w:r>
        <w:r w:rsidDel="007407E7">
          <w:delText>égard</w:delText>
        </w:r>
        <w:r w:rsidDel="007407E7">
          <w:rPr>
            <w:spacing w:val="20"/>
          </w:rPr>
          <w:delText xml:space="preserve"> </w:delText>
        </w:r>
        <w:r w:rsidDel="007407E7">
          <w:delText>nous</w:delText>
        </w:r>
        <w:r w:rsidDel="007407E7">
          <w:rPr>
            <w:spacing w:val="20"/>
          </w:rPr>
          <w:delText xml:space="preserve"> </w:delText>
        </w:r>
        <w:r w:rsidDel="007407E7">
          <w:delText>baser</w:delText>
        </w:r>
        <w:r w:rsidDel="007407E7">
          <w:rPr>
            <w:spacing w:val="19"/>
          </w:rPr>
          <w:delText xml:space="preserve"> </w:delText>
        </w:r>
        <w:r w:rsidDel="007407E7">
          <w:delText>sur</w:delText>
        </w:r>
        <w:r w:rsidDel="007407E7">
          <w:rPr>
            <w:spacing w:val="20"/>
          </w:rPr>
          <w:delText xml:space="preserve"> </w:delText>
        </w:r>
        <w:r w:rsidDel="007407E7">
          <w:delText>l’enquête</w:delText>
        </w:r>
        <w:r w:rsidDel="007407E7">
          <w:rPr>
            <w:spacing w:val="20"/>
          </w:rPr>
          <w:delText xml:space="preserve"> </w:delText>
        </w:r>
        <w:r w:rsidDel="007407E7">
          <w:delText>panel</w:delText>
        </w:r>
        <w:r w:rsidDel="007407E7">
          <w:rPr>
            <w:spacing w:val="19"/>
          </w:rPr>
          <w:delText xml:space="preserve"> </w:delText>
        </w:r>
        <w:r w:rsidDel="007407E7">
          <w:delText>de</w:delText>
        </w:r>
        <w:r w:rsidR="00735E06" w:rsidDel="007407E7">
          <w:delText xml:space="preserve"> </w:delText>
        </w:r>
        <w:r w:rsidR="00735E06" w:rsidDel="007407E7">
          <w:fldChar w:fldCharType="begin"/>
        </w:r>
        <w:r w:rsidR="00735E06" w:rsidDel="007407E7">
          <w:delInstrText xml:space="preserve"> ADDIN ZOTERO_ITEM CSL_CITATION {"citationID":"XSYdcxpv","properties":{"formattedCitation":"(Selects 2025)","plainCitation":"(Selects 2025)","noteIndex":0},"citationItems":[{"id":5408,"uris":["http://zotero.org/groups/6347865/items/6HXIQANE"],"itemData":{"id":5408,"type":"dataset","DOI":"10.48573/V7EW-1T60","language":"en","publisher":"FORS data service","source":"DOI.org (Datacite)","title":"Selects 2023 Panel Survey (waves 1-4)","URL":"https://www.swissubase.ch/en/catalogue/studies/20738/latest/datasets/2626/3552/version-history","version":"2.0","author":[{"literal":"Selects"}],"accessed":{"date-parts":[["2026",1,18]]},"issued":{"date-parts":[["2025"]]}}}],"schema":"https://github.com/citation-style-language/schema/raw/master/csl-citation.json"} </w:delInstrText>
        </w:r>
        <w:r w:rsidR="00735E06" w:rsidDel="007407E7">
          <w:fldChar w:fldCharType="separate"/>
        </w:r>
        <w:r w:rsidR="00735E06" w:rsidRPr="00735E06" w:rsidDel="007407E7">
          <w:delText xml:space="preserve">Selects </w:delText>
        </w:r>
        <w:r w:rsidR="00735E06" w:rsidDel="007407E7">
          <w:delText>(</w:delText>
        </w:r>
        <w:r w:rsidR="00735E06" w:rsidRPr="00735E06" w:rsidDel="007407E7">
          <w:delText>2025)</w:delText>
        </w:r>
        <w:r w:rsidR="00735E06" w:rsidDel="007407E7">
          <w:fldChar w:fldCharType="end"/>
        </w:r>
        <w:r w:rsidDel="007407E7">
          <w:delText>,</w:delText>
        </w:r>
        <w:r w:rsidDel="007407E7">
          <w:rPr>
            <w:spacing w:val="19"/>
          </w:rPr>
          <w:delText xml:space="preserve"> </w:delText>
        </w:r>
        <w:r w:rsidDel="007407E7">
          <w:delText>dont le questionnaire de la première vague de sondage conduite après les élections nationales de 2023 contient une question portant sur l’avis des répondants vis-à-vis de l’augmentation de la franchise minimale de base de l’assurance-maladie obligatoire. Le soutien pour cette mesure peut être considérée comme un proxy suffisant à une attente sociale néolibérale en matière d’assurance-maladie. Défendue au parlement suisse par le PLR et Le Centre, cette mesure est souvent évoquée comme une solution permettant de «</w:delText>
        </w:r>
        <w:r w:rsidDel="007407E7">
          <w:rPr>
            <w:spacing w:val="-15"/>
          </w:rPr>
          <w:delText xml:space="preserve"> </w:delText>
        </w:r>
        <w:r w:rsidDel="007407E7">
          <w:delText>sensibiliser aux coûts</w:delText>
        </w:r>
        <w:r w:rsidDel="007407E7">
          <w:rPr>
            <w:spacing w:val="-15"/>
          </w:rPr>
          <w:delText xml:space="preserve"> </w:delText>
        </w:r>
        <w:r w:rsidDel="007407E7">
          <w:delText xml:space="preserve">» les personnes choisissant la franchise la plus basse permise par le système. La quatrième vague du panel Selects 2023, conduite entre septembre et novembre 2024, contient quant à elle une question portant sur le choix de vote à l’initiative pour l’allègement des primes de l’assurance-maladie </w:delText>
        </w:r>
        <w:r w:rsidDel="007407E7">
          <w:rPr>
            <w:spacing w:val="-2"/>
          </w:rPr>
          <w:delText>obligatoire.</w:delText>
        </w:r>
      </w:del>
    </w:p>
    <w:p w14:paraId="5A9177CF" w14:textId="25ED3EEC" w:rsidR="00E03723" w:rsidDel="00D1130C" w:rsidRDefault="007407E7">
      <w:pPr>
        <w:pStyle w:val="Corpsdetexte"/>
        <w:spacing w:before="194" w:line="283" w:lineRule="auto"/>
        <w:ind w:left="0" w:right="140"/>
        <w:rPr>
          <w:ins w:id="672" w:author="Auteur"/>
          <w:del w:id="673" w:author="Auteur"/>
          <w:spacing w:val="-2"/>
        </w:rPr>
      </w:pPr>
      <w:ins w:id="674" w:author="Auteur">
        <w:r>
          <w:rPr>
            <w:spacing w:val="-2"/>
          </w:rPr>
          <w:t>Afin de comprendre ce paradoxe et tester notre hypothèse, nous nous penchons sur une analyse des attentes des groupes socio-politiques suisses (en d’autres termes, les composantes du bloc libéral-conservateur et du bloc de gauche) à l’égard des réformes du système de santé suisse et de son système d’assurance-maladie obligatoire</w:t>
        </w:r>
        <w:r w:rsidR="00E568D0">
          <w:rPr>
            <w:spacing w:val="-2"/>
          </w:rPr>
          <w:t xml:space="preserve">. Le jeu de données Vox </w:t>
        </w:r>
        <w:r w:rsidR="00D241ED">
          <w:rPr>
            <w:spacing w:val="-2"/>
          </w:rPr>
          <w:t>à l’occasion de la votation du 9 juin 2024</w:t>
        </w:r>
        <w:r w:rsidR="00E568D0">
          <w:rPr>
            <w:spacing w:val="-2"/>
          </w:rPr>
          <w:t xml:space="preserve"> </w:t>
        </w:r>
      </w:ins>
      <w:r w:rsidR="00E568D0">
        <w:rPr>
          <w:spacing w:val="-2"/>
        </w:rPr>
        <w:fldChar w:fldCharType="begin"/>
      </w:r>
      <w:r w:rsidR="007450B8">
        <w:rPr>
          <w:spacing w:val="-2"/>
        </w:rPr>
        <w:instrText xml:space="preserve"> ADDIN ZOTERO_ITEM CSL_CITATION {"citationID":"Ex3tXzAI","properties":{"formattedCitation":"(Longchamp et al., s.\\uc0\\u160{}d.)","plainCitation":"(Longchamp et al., s. d.)","dontUpdate":true,"noteIndex":0},"citationItems":[{"id":7144,"uris":["http://zotero.org/groups/6347865/items/9LRLXDWD"],"itemData":{"id":7144,"type":"dataset","citation-key":"longchampVox145Abstimmung2024","DOI":"10.48573/F88T-KA36","language":"de","publisher":"FORS","source":"DOI.org (Datacite)","title":"Vox 145 - Abstimmung 09.06.2024","URL":"https://www.swissubase.ch/en/catalogue/studies/225/latest/datasets/3230/4251/version-history","version":"1.0","author":[{"family":"Longchamp","given":"Claude"},{"family":"Vatter","given":"Adrian"},{"family":"Widmer","given":"Thomas"},{"family":"Sciarini","given":"Pascal"},{"family":"Klöti","given":"Ulrich"},{"family":"Hardmeier","given":"Sibylle"},{"family":"Linder","given":"Wolf"},{"family":"Kriesi","given":"Hanspeter"},{"family":"Wisler","given":"Dominique"},{"family":"Hirter","given":"Hans"},{"family":"Golder","given":"Lukas"},{"family":"Ballmer-Cao","given":"Thanh-Huyen"},{"family":"Kübler","given":"Daniel"},{"family":"Rousselot","given":"Bianca"},{"family":"Naï","given":"Alessandro"},{"family":"Mousson","given":"Martina"},{"family":"Delgrande Jordan","given":"Marina"},{"family":"Marquis","given":"Lionel"},{"family":"Bieri","given":"Urs"},{"family":"Milic","given":"Thomas"},{"family":"Rellstab","given":"Sara"}],"accessed":{"date-parts":[["2026",9,20]]},"issued":{"date-parts":[["2024"]]}}}],"schema":"https://github.com/citation-style-language/schema/raw/master/csl-citation.json"} </w:instrText>
      </w:r>
      <w:r w:rsidR="00E568D0">
        <w:rPr>
          <w:spacing w:val="-2"/>
        </w:rPr>
        <w:fldChar w:fldCharType="separate"/>
      </w:r>
      <w:r w:rsidR="00E568D0" w:rsidRPr="00E568D0">
        <w:t xml:space="preserve">(Longchamp et al., </w:t>
      </w:r>
      <w:ins w:id="675" w:author="Auteur">
        <w:r w:rsidR="00E568D0">
          <w:t>2024</w:t>
        </w:r>
      </w:ins>
      <w:del w:id="676" w:author="Auteur">
        <w:r w:rsidR="00E568D0" w:rsidRPr="00E568D0" w:rsidDel="00E568D0">
          <w:delText>s. d.</w:delText>
        </w:r>
      </w:del>
      <w:r w:rsidR="00E568D0" w:rsidRPr="00E568D0">
        <w:t>)</w:t>
      </w:r>
      <w:r w:rsidR="00E568D0">
        <w:rPr>
          <w:spacing w:val="-2"/>
        </w:rPr>
        <w:fldChar w:fldCharType="end"/>
      </w:r>
      <w:ins w:id="677" w:author="Auteur">
        <w:r w:rsidR="00E568D0">
          <w:rPr>
            <w:spacing w:val="-2"/>
          </w:rPr>
          <w:t xml:space="preserve"> permet</w:t>
        </w:r>
        <w:del w:id="678" w:author="Auteur">
          <w:r w:rsidR="00E568D0" w:rsidDel="008B4419">
            <w:rPr>
              <w:spacing w:val="-2"/>
            </w:rPr>
            <w:delText xml:space="preserve"> en outre</w:delText>
          </w:r>
        </w:del>
        <w:r w:rsidR="00E568D0">
          <w:rPr>
            <w:spacing w:val="-2"/>
          </w:rPr>
          <w:t xml:space="preserve"> d’analyser le soutien des citoyens suisses </w:t>
        </w:r>
        <w:r w:rsidR="00E568D0">
          <w:rPr>
            <w:spacing w:val="-2"/>
          </w:rPr>
          <w:lastRenderedPageBreak/>
          <w:t>à 8 propositions de réformes du système de santé suisse qui ont animé le débat politique suisse ces dernières années</w:t>
        </w:r>
        <w:r w:rsidR="00D241ED">
          <w:rPr>
            <w:rStyle w:val="Appelnotedebasdep"/>
            <w:spacing w:val="-2"/>
          </w:rPr>
          <w:footnoteReference w:id="7"/>
        </w:r>
        <w:r w:rsidR="00E568D0">
          <w:rPr>
            <w:spacing w:val="-2"/>
          </w:rPr>
          <w:t xml:space="preserve">. </w:t>
        </w:r>
        <w:r w:rsidR="00D1130C">
          <w:rPr>
            <w:spacing w:val="-2"/>
          </w:rPr>
          <w:t xml:space="preserve">Nous opérationnalisons les groupes socio-politiques en lien avec le système d’assurance-maladie et du système de santé en tant que groupes latents identifiables de manière endogène à partir de réponses à 8 variables catégorielles </w:t>
        </w:r>
      </w:ins>
    </w:p>
    <w:p w14:paraId="0EAB889C" w14:textId="77777777" w:rsidR="00D1130C" w:rsidRDefault="00E568D0" w:rsidP="00D1130C">
      <w:pPr>
        <w:pStyle w:val="Corpsdetexte"/>
        <w:spacing w:before="194" w:line="283" w:lineRule="auto"/>
        <w:ind w:left="0" w:right="140"/>
        <w:rPr>
          <w:ins w:id="683" w:author="Auteur"/>
          <w:spacing w:val="-2"/>
        </w:rPr>
      </w:pPr>
      <w:ins w:id="684" w:author="Auteur">
        <w:del w:id="685" w:author="Auteur">
          <w:r w:rsidDel="00D1130C">
            <w:rPr>
              <w:spacing w:val="-2"/>
            </w:rPr>
            <w:delText xml:space="preserve">Les réponses à ces 8 variables permettent d’identifier </w:delText>
          </w:r>
        </w:del>
        <w:proofErr w:type="gramStart"/>
        <w:r w:rsidR="00D1130C">
          <w:rPr>
            <w:spacing w:val="-2"/>
          </w:rPr>
          <w:t>mesurant</w:t>
        </w:r>
        <w:proofErr w:type="gramEnd"/>
        <w:r w:rsidR="00D1130C">
          <w:rPr>
            <w:spacing w:val="-2"/>
          </w:rPr>
          <w:t xml:space="preserve"> </w:t>
        </w:r>
        <w:r>
          <w:rPr>
            <w:spacing w:val="-2"/>
          </w:rPr>
          <w:t xml:space="preserve">le soutien à une réforme néolibérale ou sociale du système de santé. </w:t>
        </w:r>
      </w:ins>
    </w:p>
    <w:p w14:paraId="3332DF87" w14:textId="56217B0A" w:rsidR="00F160B0" w:rsidRDefault="00D241ED">
      <w:pPr>
        <w:pStyle w:val="Corpsdetexte"/>
        <w:spacing w:before="194" w:line="283" w:lineRule="auto"/>
        <w:ind w:left="0" w:right="140"/>
        <w:rPr>
          <w:ins w:id="686" w:author="Auteur"/>
          <w:spacing w:val="-2"/>
        </w:rPr>
      </w:pPr>
      <w:ins w:id="687" w:author="Auteur">
        <w:r w:rsidRPr="00D241ED">
          <w:rPr>
            <w:spacing w:val="-2"/>
          </w:rPr>
          <w:t xml:space="preserve">Les deux premières </w:t>
        </w:r>
        <w:del w:id="688" w:author="Auteur">
          <w:r w:rsidRPr="00D241ED" w:rsidDel="00C97A57">
            <w:rPr>
              <w:spacing w:val="-2"/>
            </w:rPr>
            <w:delText>dimensions</w:delText>
          </w:r>
        </w:del>
        <w:r w:rsidR="00C97A57">
          <w:rPr>
            <w:spacing w:val="-2"/>
          </w:rPr>
          <w:t>variables</w:t>
        </w:r>
        <w:r w:rsidRPr="00D241ED">
          <w:rPr>
            <w:spacing w:val="-2"/>
          </w:rPr>
          <w:t xml:space="preserve"> concernent la forme que devrait prendre une augmentation d’impôt afin de résoudre le problème de financement du système de santé : par une augmentation de la TVA ou bien par une augmentation de l’impôt fédéral direct. </w:t>
        </w:r>
        <w:r w:rsidR="00462126">
          <w:rPr>
            <w:spacing w:val="-2"/>
          </w:rPr>
          <w:t xml:space="preserve">L’impôt fédéral direct étant davantage progressif et que la TVA, ces deux variables permettent de capturer le soutien à une augmentation fiscale qui serait axée sur des principes néolibéraux ou non. </w:t>
        </w:r>
        <w:r w:rsidRPr="00D241ED">
          <w:rPr>
            <w:spacing w:val="-2"/>
          </w:rPr>
          <w:t xml:space="preserve">La troisième </w:t>
        </w:r>
        <w:del w:id="689" w:author="Auteur">
          <w:r w:rsidRPr="00D241ED" w:rsidDel="00C97A57">
            <w:rPr>
              <w:spacing w:val="-2"/>
            </w:rPr>
            <w:delText>dimension</w:delText>
          </w:r>
        </w:del>
        <w:r w:rsidR="00C97A57">
          <w:rPr>
            <w:spacing w:val="-2"/>
          </w:rPr>
          <w:t>variable</w:t>
        </w:r>
        <w:r w:rsidRPr="00D241ED">
          <w:rPr>
            <w:spacing w:val="-2"/>
          </w:rPr>
          <w:t xml:space="preserve"> </w:t>
        </w:r>
        <w:r>
          <w:rPr>
            <w:spacing w:val="-2"/>
          </w:rPr>
          <w:t>concerne</w:t>
        </w:r>
        <w:r w:rsidRPr="00D241ED">
          <w:rPr>
            <w:spacing w:val="-2"/>
          </w:rPr>
          <w:t xml:space="preserve"> le soutien à la création d’une caisse unique et la quatrième à une indexation des primes d’assurance-maladie sur le revenu. </w:t>
        </w:r>
        <w:r w:rsidR="00462126">
          <w:rPr>
            <w:spacing w:val="-2"/>
          </w:rPr>
          <w:t>Alors que la création de la caisse unique est de plus en plus envisagée dans certains cantons comme le canton de Genève, l’indexation des primes sur le revenu est une réforme défendue par les principaux partis de gauche (le PS et Les Verts) au niveau fédéral.</w:t>
        </w:r>
      </w:ins>
    </w:p>
    <w:p w14:paraId="7819FEC1" w14:textId="640BC935" w:rsidR="00D241ED" w:rsidRPr="00D241ED" w:rsidRDefault="00D241ED">
      <w:pPr>
        <w:pStyle w:val="Corpsdetexte"/>
        <w:spacing w:before="194" w:line="283" w:lineRule="auto"/>
        <w:ind w:left="0" w:right="140"/>
        <w:rPr>
          <w:ins w:id="690" w:author="Auteur"/>
          <w:spacing w:val="-2"/>
        </w:rPr>
        <w:pPrChange w:id="691" w:author="Auteur">
          <w:pPr>
            <w:pStyle w:val="Corpsdetexte"/>
            <w:spacing w:before="194" w:line="283" w:lineRule="auto"/>
            <w:ind w:right="140"/>
          </w:pPr>
        </w:pPrChange>
      </w:pPr>
      <w:ins w:id="692" w:author="Auteur">
        <w:r w:rsidRPr="00D241ED">
          <w:rPr>
            <w:spacing w:val="-2"/>
          </w:rPr>
          <w:t xml:space="preserve">Quatre autres </w:t>
        </w:r>
        <w:del w:id="693" w:author="Auteur">
          <w:r w:rsidRPr="00D241ED" w:rsidDel="00C97A57">
            <w:rPr>
              <w:spacing w:val="-2"/>
            </w:rPr>
            <w:delText>dimensions</w:delText>
          </w:r>
        </w:del>
        <w:r w:rsidR="00C97A57">
          <w:rPr>
            <w:spacing w:val="-2"/>
          </w:rPr>
          <w:t>variables</w:t>
        </w:r>
        <w:r w:rsidRPr="00D241ED">
          <w:rPr>
            <w:spacing w:val="-2"/>
          </w:rPr>
          <w:t xml:space="preserve"> concernent des réformes souvent proposées par les milieux bourgeois suisses (presse économique libérale comme l’</w:t>
        </w:r>
        <w:proofErr w:type="spellStart"/>
        <w:r w:rsidR="00C97A57">
          <w:rPr>
            <w:spacing w:val="-2"/>
          </w:rPr>
          <w:t>A</w:t>
        </w:r>
        <w:del w:id="694" w:author="Auteur">
          <w:r w:rsidRPr="00D241ED" w:rsidDel="00C97A57">
            <w:rPr>
              <w:spacing w:val="-2"/>
            </w:rPr>
            <w:delText>a</w:delText>
          </w:r>
        </w:del>
        <w:r w:rsidRPr="00D241ED">
          <w:rPr>
            <w:spacing w:val="-2"/>
          </w:rPr>
          <w:t>gefi</w:t>
        </w:r>
        <w:proofErr w:type="spellEnd"/>
        <w:r w:rsidRPr="00D241ED">
          <w:rPr>
            <w:spacing w:val="-2"/>
          </w:rPr>
          <w:t xml:space="preserve">, le </w:t>
        </w:r>
        <w:proofErr w:type="spellStart"/>
        <w:r w:rsidRPr="00D241ED">
          <w:rPr>
            <w:spacing w:val="-2"/>
          </w:rPr>
          <w:t>think</w:t>
        </w:r>
        <w:r w:rsidR="00C97A57">
          <w:rPr>
            <w:spacing w:val="-2"/>
          </w:rPr>
          <w:t>-</w:t>
        </w:r>
        <w:del w:id="695" w:author="Auteur">
          <w:r w:rsidRPr="00D241ED" w:rsidDel="00C97A57">
            <w:rPr>
              <w:spacing w:val="-2"/>
            </w:rPr>
            <w:delText xml:space="preserve"> </w:delText>
          </w:r>
        </w:del>
        <w:r w:rsidRPr="00D241ED">
          <w:rPr>
            <w:spacing w:val="-2"/>
          </w:rPr>
          <w:t>thank</w:t>
        </w:r>
        <w:proofErr w:type="spellEnd"/>
        <w:r w:rsidRPr="00D241ED">
          <w:rPr>
            <w:spacing w:val="-2"/>
          </w:rPr>
          <w:t xml:space="preserve"> </w:t>
        </w:r>
        <w:proofErr w:type="spellStart"/>
        <w:r w:rsidR="00C97A57">
          <w:rPr>
            <w:spacing w:val="-2"/>
          </w:rPr>
          <w:t>A</w:t>
        </w:r>
        <w:del w:id="696" w:author="Auteur">
          <w:r w:rsidRPr="00D241ED" w:rsidDel="00C97A57">
            <w:rPr>
              <w:spacing w:val="-2"/>
            </w:rPr>
            <w:delText>a</w:delText>
          </w:r>
        </w:del>
        <w:r w:rsidRPr="00D241ED">
          <w:rPr>
            <w:spacing w:val="-2"/>
          </w:rPr>
          <w:t>venir</w:t>
        </w:r>
        <w:r w:rsidR="00C97A57">
          <w:rPr>
            <w:spacing w:val="-2"/>
          </w:rPr>
          <w:t>S</w:t>
        </w:r>
        <w:del w:id="697" w:author="Auteur">
          <w:r w:rsidRPr="00D241ED" w:rsidDel="00C97A57">
            <w:rPr>
              <w:spacing w:val="-2"/>
            </w:rPr>
            <w:delText>s</w:delText>
          </w:r>
        </w:del>
        <w:r w:rsidRPr="00D241ED">
          <w:rPr>
            <w:spacing w:val="-2"/>
          </w:rPr>
          <w:t>uisse</w:t>
        </w:r>
        <w:proofErr w:type="spellEnd"/>
        <w:r w:rsidRPr="00D241ED">
          <w:rPr>
            <w:spacing w:val="-2"/>
          </w:rPr>
          <w:t xml:space="preserve"> ou l’association patronale</w:t>
        </w:r>
        <w:del w:id="698" w:author="Auteur">
          <w:r w:rsidRPr="00D241ED" w:rsidDel="00C97A57">
            <w:rPr>
              <w:spacing w:val="-2"/>
            </w:rPr>
            <w:delText xml:space="preserve"> </w:delText>
          </w:r>
        </w:del>
        <w:r w:rsidR="00C97A57">
          <w:rPr>
            <w:spacing w:val="-2"/>
          </w:rPr>
          <w:t> </w:t>
        </w:r>
        <w:proofErr w:type="spellStart"/>
        <w:r w:rsidR="00C97A57">
          <w:rPr>
            <w:spacing w:val="-2"/>
          </w:rPr>
          <w:t>É</w:t>
        </w:r>
        <w:del w:id="699" w:author="Auteur">
          <w:r w:rsidRPr="00D241ED" w:rsidDel="00C97A57">
            <w:rPr>
              <w:spacing w:val="-2"/>
            </w:rPr>
            <w:delText>e</w:delText>
          </w:r>
        </w:del>
        <w:r w:rsidRPr="00D241ED">
          <w:rPr>
            <w:spacing w:val="-2"/>
          </w:rPr>
          <w:t>conomie</w:t>
        </w:r>
        <w:r w:rsidR="00C97A57">
          <w:rPr>
            <w:spacing w:val="-2"/>
          </w:rPr>
          <w:t>S</w:t>
        </w:r>
        <w:del w:id="700" w:author="Auteur">
          <w:r w:rsidRPr="00D241ED" w:rsidDel="00C97A57">
            <w:rPr>
              <w:spacing w:val="-2"/>
            </w:rPr>
            <w:delText>s</w:delText>
          </w:r>
        </w:del>
        <w:r w:rsidRPr="00D241ED">
          <w:rPr>
            <w:spacing w:val="-2"/>
          </w:rPr>
          <w:t>uisse</w:t>
        </w:r>
        <w:proofErr w:type="spellEnd"/>
        <w:r w:rsidR="00C97A57">
          <w:rPr>
            <w:spacing w:val="-2"/>
          </w:rPr>
          <w:t>, ainsi que le PLR, Le Centre et l’UDC</w:t>
        </w:r>
        <w:r w:rsidRPr="00D241ED">
          <w:rPr>
            <w:spacing w:val="-2"/>
          </w:rPr>
          <w:t xml:space="preserve">) qui proposent des réformes axées sur la « responsabilité individuelle » : la réduction des prestations prises en charge par l’assurance-maladie obligatoire ; le renoncement personnel à des prestations médicales ; restreindre l’accès à certaines prestations ou encore </w:t>
        </w:r>
        <w:del w:id="701" w:author="Auteur">
          <w:r w:rsidRPr="00D241ED" w:rsidDel="00C97A57">
            <w:rPr>
              <w:spacing w:val="-2"/>
            </w:rPr>
            <w:delText xml:space="preserve">tout simplement </w:delText>
          </w:r>
        </w:del>
        <w:r>
          <w:rPr>
            <w:spacing w:val="-2"/>
          </w:rPr>
          <w:t>la suppression</w:t>
        </w:r>
        <w:r w:rsidR="00C97A57">
          <w:rPr>
            <w:spacing w:val="-2"/>
          </w:rPr>
          <w:t xml:space="preserve"> pure et simple</w:t>
        </w:r>
        <w:r>
          <w:rPr>
            <w:spacing w:val="-2"/>
          </w:rPr>
          <w:t xml:space="preserve"> de</w:t>
        </w:r>
        <w:r w:rsidRPr="00D241ED">
          <w:rPr>
            <w:spacing w:val="-2"/>
          </w:rPr>
          <w:t xml:space="preserve"> l’assurance-maladie obligatoire. Les statistiques descriptives des réponses aux modalités de ces 8 variables, présentées dans le tableau</w:t>
        </w:r>
        <w:r>
          <w:rPr>
            <w:spacing w:val="-2"/>
          </w:rPr>
          <w:t xml:space="preserve"> 1</w:t>
        </w:r>
        <w:r w:rsidRPr="00D241ED">
          <w:rPr>
            <w:spacing w:val="-2"/>
          </w:rPr>
          <w:t xml:space="preserve"> sous la colonne « total », montrent que la plupart de ces propositions de réformes sont rejetés par les citoyens suisses. Seule la création d’une caisse unique et l’indexation des primes sur le revenu sont soutenues par une majorité (respectivement 59% et 52% de personnes ayant répondu être d’accord avec la réforme)</w:t>
        </w:r>
        <w:r w:rsidR="008F57B1">
          <w:rPr>
            <w:spacing w:val="-2"/>
          </w:rPr>
          <w:t>.</w:t>
        </w:r>
      </w:ins>
    </w:p>
    <w:p w14:paraId="2BE68062" w14:textId="1DD24C2D" w:rsidR="007775AF" w:rsidRDefault="00D241ED" w:rsidP="00D241ED">
      <w:pPr>
        <w:pStyle w:val="Corpsdetexte"/>
        <w:spacing w:before="194" w:line="283" w:lineRule="auto"/>
        <w:ind w:left="0" w:right="140"/>
        <w:rPr>
          <w:ins w:id="702" w:author="Auteur"/>
          <w:spacing w:val="-2"/>
        </w:rPr>
      </w:pPr>
      <w:bookmarkStart w:id="703" w:name="_Hlk240823695"/>
      <w:ins w:id="704" w:author="Auteur">
        <w:r w:rsidRPr="00D241ED">
          <w:rPr>
            <w:spacing w:val="-2"/>
          </w:rPr>
          <w:t>Nous utilisons la méthode d’analyse en classe latente (ACL) sur ces 8 dimensions afin d’identifier les groupes socio-politiques en lien avec les réformes du système de santé suisse. Les groupes socio-politiques étant définis comme des groupes d’individus partageant des attentes similaires vis-à-vis du modèle socio-économique souhaité, l’ACL, qui permet d’identifier</w:t>
        </w:r>
        <w:r w:rsidR="008B4419">
          <w:rPr>
            <w:spacing w:val="-2"/>
          </w:rPr>
          <w:t xml:space="preserve"> de manière endogène</w:t>
        </w:r>
        <w:r w:rsidRPr="00D241ED">
          <w:rPr>
            <w:spacing w:val="-2"/>
          </w:rPr>
          <w:t xml:space="preserve"> des groupes </w:t>
        </w:r>
        <w:del w:id="705" w:author="Auteur">
          <w:r w:rsidRPr="00D241ED" w:rsidDel="008B4419">
            <w:rPr>
              <w:spacing w:val="-2"/>
            </w:rPr>
            <w:delText>qualitatifs</w:delText>
          </w:r>
        </w:del>
        <w:r w:rsidR="008B4419">
          <w:rPr>
            <w:spacing w:val="-2"/>
          </w:rPr>
          <w:t>latents</w:t>
        </w:r>
        <w:r w:rsidRPr="00D241ED">
          <w:rPr>
            <w:spacing w:val="-2"/>
          </w:rPr>
          <w:t xml:space="preserve"> à partir de variables catégorielles, est particulièrement adaptée à notre cadre théorique. </w:t>
        </w:r>
        <w:r w:rsidR="008F57B1">
          <w:rPr>
            <w:spacing w:val="-2"/>
          </w:rPr>
          <w:t>Le choix de cette méthode</w:t>
        </w:r>
        <w:r w:rsidR="002D63AC">
          <w:rPr>
            <w:spacing w:val="-2"/>
          </w:rPr>
          <w:t xml:space="preserve"> </w:t>
        </w:r>
        <w:r w:rsidR="008F57B1">
          <w:rPr>
            <w:spacing w:val="-2"/>
          </w:rPr>
          <w:t>se justifie aussi par le fait d’évalues de possibles correspondances avec les groupes socio-politiques identifiés par Güney (2024).</w:t>
        </w:r>
        <w:r w:rsidR="002D63AC">
          <w:rPr>
            <w:spacing w:val="-2"/>
          </w:rPr>
          <w:t xml:space="preserve"> </w:t>
        </w:r>
      </w:ins>
    </w:p>
    <w:p w14:paraId="2FB7416D" w14:textId="3C8C7C05" w:rsidR="007775AF" w:rsidRDefault="007775AF">
      <w:pPr>
        <w:pStyle w:val="Titre3"/>
        <w:rPr>
          <w:ins w:id="706" w:author="Auteur"/>
        </w:rPr>
        <w:pPrChange w:id="707" w:author="Auteur">
          <w:pPr>
            <w:pStyle w:val="Corpsdetexte"/>
            <w:spacing w:before="194" w:line="283" w:lineRule="auto"/>
            <w:ind w:left="0" w:right="140"/>
          </w:pPr>
        </w:pPrChange>
      </w:pPr>
      <w:ins w:id="708" w:author="Auteur">
        <w:r>
          <w:lastRenderedPageBreak/>
          <w:t>Résultats</w:t>
        </w:r>
      </w:ins>
    </w:p>
    <w:p w14:paraId="367ABADF" w14:textId="3AD47700" w:rsidR="007407E7" w:rsidRDefault="00D241ED" w:rsidP="00D241ED">
      <w:pPr>
        <w:pStyle w:val="Corpsdetexte"/>
        <w:spacing w:before="194" w:line="283" w:lineRule="auto"/>
        <w:ind w:left="0" w:right="140"/>
        <w:rPr>
          <w:ins w:id="709" w:author="Auteur"/>
          <w:spacing w:val="-2"/>
        </w:rPr>
      </w:pPr>
      <w:ins w:id="710" w:author="Auteur">
        <w:r w:rsidRPr="00D241ED">
          <w:rPr>
            <w:spacing w:val="-2"/>
          </w:rPr>
          <w:t>Le modèle retenu distingue 7 groupes socio-politiques, dont les attentes sont décrites dans le tableau</w:t>
        </w:r>
        <w:r w:rsidR="008F57B1">
          <w:rPr>
            <w:spacing w:val="-2"/>
          </w:rPr>
          <w:t xml:space="preserve"> </w:t>
        </w:r>
        <w:r w:rsidR="00E03723">
          <w:rPr>
            <w:spacing w:val="-2"/>
          </w:rPr>
          <w:t>2</w:t>
        </w:r>
        <w:r w:rsidRPr="00D241ED">
          <w:rPr>
            <w:spacing w:val="-2"/>
          </w:rPr>
          <w:t xml:space="preserve"> ci-dessous</w:t>
        </w:r>
        <w:r w:rsidR="00E03723">
          <w:rPr>
            <w:rStyle w:val="Appelnotedebasdep"/>
            <w:spacing w:val="-2"/>
          </w:rPr>
          <w:footnoteReference w:id="8"/>
        </w:r>
        <w:r w:rsidRPr="00D241ED">
          <w:rPr>
            <w:spacing w:val="-2"/>
          </w:rPr>
          <w:t>.</w:t>
        </w:r>
        <w:r w:rsidR="00047777">
          <w:rPr>
            <w:spacing w:val="-2"/>
          </w:rPr>
          <w:t xml:space="preserve"> Le degré d’orientation des attentes de chaque cluster est </w:t>
        </w:r>
        <w:proofErr w:type="gramStart"/>
        <w:r w:rsidR="00047777">
          <w:rPr>
            <w:spacing w:val="-2"/>
          </w:rPr>
          <w:t>évaluée</w:t>
        </w:r>
        <w:proofErr w:type="gramEnd"/>
        <w:r w:rsidR="00047777">
          <w:rPr>
            <w:spacing w:val="-2"/>
          </w:rPr>
          <w:t xml:space="preserve"> en comparant les pourcentages intra-cluster avec les pourcentages de réponses pour la totalité de l’échantillon (présentés sous la colonne « total »).</w:t>
        </w:r>
      </w:ins>
    </w:p>
    <w:bookmarkEnd w:id="703"/>
    <w:p w14:paraId="63DAA662" w14:textId="071FCE18" w:rsidR="008F57B1" w:rsidDel="00E95BBD" w:rsidRDefault="00E568D0">
      <w:pPr>
        <w:pStyle w:val="Corpsdetexte"/>
        <w:keepNext/>
        <w:spacing w:before="194" w:line="283" w:lineRule="auto"/>
        <w:ind w:left="0" w:right="140"/>
        <w:rPr>
          <w:ins w:id="712" w:author="Auteur"/>
          <w:del w:id="713" w:author="Auteur"/>
        </w:rPr>
        <w:pPrChange w:id="714" w:author="Auteur">
          <w:pPr>
            <w:pStyle w:val="Corpsdetexte"/>
            <w:spacing w:before="194" w:line="283" w:lineRule="auto"/>
            <w:ind w:left="0" w:right="140"/>
          </w:pPr>
        </w:pPrChange>
      </w:pPr>
      <w:ins w:id="715" w:author="Auteur">
        <w:del w:id="716" w:author="Auteur">
          <w:r w:rsidDel="00047777">
            <w:rPr>
              <w:noProof/>
            </w:rPr>
            <w:drawing>
              <wp:inline distT="0" distB="0" distL="0" distR="0" wp14:anchorId="74FEF199" wp14:editId="7207CF7E">
                <wp:extent cx="5511165" cy="4907915"/>
                <wp:effectExtent l="0" t="0" r="0" b="6985"/>
                <wp:docPr id="3679445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1165" cy="4907915"/>
                        </a:xfrm>
                        <a:prstGeom prst="rect">
                          <a:avLst/>
                        </a:prstGeom>
                        <a:noFill/>
                      </pic:spPr>
                    </pic:pic>
                  </a:graphicData>
                </a:graphic>
              </wp:inline>
            </w:drawing>
          </w:r>
        </w:del>
      </w:ins>
    </w:p>
    <w:p w14:paraId="69E1462B" w14:textId="378734FF" w:rsidR="008F57B1" w:rsidRPr="00E32EF4" w:rsidDel="00E95BBD" w:rsidRDefault="00D241ED" w:rsidP="005B6231">
      <w:pPr>
        <w:pStyle w:val="Lgende"/>
        <w:jc w:val="both"/>
        <w:rPr>
          <w:ins w:id="717" w:author="Auteur"/>
          <w:del w:id="718" w:author="Auteur"/>
          <w:i w:val="0"/>
          <w:iCs w:val="0"/>
          <w:color w:val="212121"/>
          <w:sz w:val="20"/>
          <w:szCs w:val="20"/>
          <w:rPrChange w:id="719" w:author="Auteur">
            <w:rPr>
              <w:ins w:id="720" w:author="Auteur"/>
              <w:del w:id="721" w:author="Auteur"/>
            </w:rPr>
          </w:rPrChange>
        </w:rPr>
      </w:pPr>
      <w:ins w:id="722" w:author="Auteur">
        <w:del w:id="723" w:author="Auteur">
          <w:r w:rsidRPr="00E32EF4" w:rsidDel="00E95BBD">
            <w:rPr>
              <w:i w:val="0"/>
              <w:iCs w:val="0"/>
              <w:color w:val="212121"/>
              <w:sz w:val="20"/>
              <w:szCs w:val="20"/>
              <w:rPrChange w:id="724" w:author="Auteur">
                <w:rPr>
                  <w:i w:val="0"/>
                  <w:iCs w:val="0"/>
                </w:rPr>
              </w:rPrChange>
            </w:rPr>
            <w:delText xml:space="preserve">Tableau </w:delText>
          </w:r>
          <w:r w:rsidR="00734F2A" w:rsidRPr="00E32EF4" w:rsidDel="00E95BBD">
            <w:rPr>
              <w:i w:val="0"/>
              <w:iCs w:val="0"/>
              <w:color w:val="212121"/>
              <w:sz w:val="20"/>
              <w:szCs w:val="20"/>
              <w:rPrChange w:id="725" w:author="Auteur">
                <w:rPr>
                  <w:i w:val="0"/>
                  <w:iCs w:val="0"/>
                </w:rPr>
              </w:rPrChange>
            </w:rPr>
            <w:delText>2</w:delText>
          </w:r>
          <w:r w:rsidRPr="00E32EF4" w:rsidDel="00E95BBD">
            <w:rPr>
              <w:i w:val="0"/>
              <w:iCs w:val="0"/>
              <w:color w:val="212121"/>
              <w:sz w:val="20"/>
              <w:szCs w:val="20"/>
              <w:rPrChange w:id="726" w:author="Auteur">
                <w:rPr>
                  <w:i w:val="0"/>
                  <w:iCs w:val="0"/>
                </w:rPr>
              </w:rPrChange>
            </w:rPr>
            <w:delText xml:space="preserve"> :</w:delText>
          </w:r>
          <w:r w:rsidR="00E568D0" w:rsidRPr="00E32EF4" w:rsidDel="00E95BBD">
            <w:rPr>
              <w:i w:val="0"/>
              <w:iCs w:val="0"/>
              <w:color w:val="212121"/>
              <w:sz w:val="20"/>
              <w:szCs w:val="20"/>
              <w:rPrChange w:id="727" w:author="Auteur">
                <w:rPr>
                  <w:i w:val="0"/>
                  <w:iCs w:val="0"/>
                </w:rPr>
              </w:rPrChange>
            </w:rPr>
            <w:delText xml:space="preserve"> Probabilités conditionnelles</w:delText>
          </w:r>
          <w:r w:rsidRPr="00E32EF4" w:rsidDel="00E95BBD">
            <w:rPr>
              <w:i w:val="0"/>
              <w:iCs w:val="0"/>
              <w:color w:val="212121"/>
              <w:sz w:val="20"/>
              <w:szCs w:val="20"/>
              <w:rPrChange w:id="728" w:author="Auteur">
                <w:rPr>
                  <w:i w:val="0"/>
                  <w:iCs w:val="0"/>
                </w:rPr>
              </w:rPrChange>
            </w:rPr>
            <w:delText xml:space="preserve"> (en %)</w:delText>
          </w:r>
          <w:r w:rsidR="00E568D0" w:rsidRPr="00E32EF4" w:rsidDel="00E95BBD">
            <w:rPr>
              <w:i w:val="0"/>
              <w:iCs w:val="0"/>
              <w:color w:val="212121"/>
              <w:sz w:val="20"/>
              <w:szCs w:val="20"/>
              <w:rPrChange w:id="729" w:author="Auteur">
                <w:rPr>
                  <w:i w:val="0"/>
                  <w:iCs w:val="0"/>
                </w:rPr>
              </w:rPrChange>
            </w:rPr>
            <w:delText xml:space="preserve"> de répondre aux modalités des variables ayant défini les clusters</w:delText>
          </w:r>
          <w:r w:rsidR="00C45EAB" w:rsidDel="00E95BBD">
            <w:rPr>
              <w:i w:val="0"/>
              <w:iCs w:val="0"/>
              <w:color w:val="212121"/>
              <w:sz w:val="20"/>
              <w:szCs w:val="20"/>
            </w:rPr>
            <w:delText xml:space="preserve"> du modèle ACL en 7 clusters</w:delText>
          </w:r>
          <w:r w:rsidR="00E568D0" w:rsidRPr="00E32EF4" w:rsidDel="00E95BBD">
            <w:rPr>
              <w:i w:val="0"/>
              <w:iCs w:val="0"/>
              <w:color w:val="212121"/>
              <w:sz w:val="20"/>
              <w:szCs w:val="20"/>
              <w:rPrChange w:id="730" w:author="Auteur">
                <w:rPr>
                  <w:i w:val="0"/>
                  <w:iCs w:val="0"/>
                </w:rPr>
              </w:rPrChange>
            </w:rPr>
            <w:delText xml:space="preserve">. La colonne totale montre les pourcentages de réponse aux modalités en général. Source des </w:delText>
          </w:r>
          <w:r w:rsidR="00C45EAB" w:rsidRPr="00C45EAB" w:rsidDel="00E95BBD">
            <w:rPr>
              <w:i w:val="0"/>
              <w:iCs w:val="0"/>
              <w:color w:val="212121"/>
              <w:sz w:val="20"/>
              <w:szCs w:val="20"/>
            </w:rPr>
            <w:delText>données :</w:delText>
          </w:r>
          <w:r w:rsidR="00E568D0" w:rsidRPr="00E32EF4" w:rsidDel="00E95BBD">
            <w:rPr>
              <w:i w:val="0"/>
              <w:iCs w:val="0"/>
              <w:color w:val="212121"/>
              <w:sz w:val="20"/>
              <w:szCs w:val="20"/>
              <w:rPrChange w:id="731" w:author="Auteur">
                <w:rPr>
                  <w:i w:val="0"/>
                  <w:iCs w:val="0"/>
                </w:rPr>
              </w:rPrChange>
            </w:rPr>
            <w:delText xml:space="preserve"> étude post-votation Vox 2024</w:delText>
          </w:r>
          <w:r w:rsidR="005B6231" w:rsidRPr="005B6231" w:rsidDel="00E95BBD">
            <w:rPr>
              <w:i w:val="0"/>
              <w:iCs w:val="0"/>
              <w:color w:val="212121"/>
              <w:sz w:val="20"/>
              <w:szCs w:val="20"/>
            </w:rPr>
            <w:delText xml:space="preserve"> </w:delText>
          </w:r>
          <w:r w:rsidR="005B6231" w:rsidRPr="00E32EF4" w:rsidDel="00E95BBD">
            <w:rPr>
              <w:i w:val="0"/>
              <w:iCs w:val="0"/>
              <w:color w:val="212121"/>
              <w:sz w:val="20"/>
              <w:szCs w:val="20"/>
              <w:rPrChange w:id="732" w:author="Auteur">
                <w:rPr>
                  <w:i w:val="0"/>
                  <w:iCs w:val="0"/>
                </w:rPr>
              </w:rPrChange>
            </w:rPr>
            <w:delText>(Longchamp et al., 2024)</w:delText>
          </w:r>
          <w:r w:rsidR="00E568D0" w:rsidRPr="00E32EF4" w:rsidDel="00E95BBD">
            <w:rPr>
              <w:i w:val="0"/>
              <w:iCs w:val="0"/>
              <w:color w:val="212121"/>
              <w:sz w:val="20"/>
              <w:szCs w:val="20"/>
              <w:rPrChange w:id="733" w:author="Auteur">
                <w:rPr>
                  <w:i w:val="0"/>
                  <w:iCs w:val="0"/>
                </w:rPr>
              </w:rPrChange>
            </w:rPr>
            <w:delText>.</w:delText>
          </w:r>
        </w:del>
      </w:ins>
    </w:p>
    <w:p w14:paraId="3E036420" w14:textId="3CA0BD8F" w:rsidR="008F57B1" w:rsidDel="00157BD3" w:rsidRDefault="008F57B1" w:rsidP="00157BD3">
      <w:pPr>
        <w:pStyle w:val="Corpsdetexte"/>
        <w:keepNext/>
        <w:spacing w:before="194" w:line="283" w:lineRule="auto"/>
        <w:ind w:left="0" w:right="140"/>
        <w:rPr>
          <w:del w:id="734" w:author="Auteur"/>
          <w:rFonts w:eastAsia="Calibri"/>
          <w:lang w:val="fr-CH"/>
        </w:rPr>
      </w:pPr>
      <w:bookmarkStart w:id="735" w:name="_Hlk240823595"/>
      <w:ins w:id="736" w:author="Auteur">
        <w:r w:rsidRPr="00E32EF4">
          <w:rPr>
            <w:rFonts w:eastAsia="Calibri"/>
            <w:lang w:val="fr-CH"/>
            <w:rPrChange w:id="737" w:author="Auteur">
              <w:rPr>
                <w:rFonts w:ascii="Calibri" w:eastAsia="Calibri" w:hAnsi="Calibri"/>
                <w:kern w:val="2"/>
                <w:lang w:val="fr-CH"/>
                <w14:ligatures w14:val="standardContextual"/>
              </w:rPr>
            </w:rPrChange>
          </w:rPr>
          <w:t>Le premier cluster, qui est de loin de le plus grand de l’échantillon (37,6%), s’oppose fortement à l’augmentation de la taxe sur la valeur ajoutée (TVA) (80%) ainsi qu’à l’augmentation de l’impôt fédéral direct afin de garantir le financement du système de santé</w:t>
        </w:r>
        <w:r w:rsidR="00462126">
          <w:rPr>
            <w:rFonts w:eastAsia="Calibri"/>
            <w:lang w:val="fr-CH"/>
          </w:rPr>
          <w:t xml:space="preserve"> (99%)</w:t>
        </w:r>
        <w:r w:rsidRPr="00E32EF4">
          <w:rPr>
            <w:rFonts w:eastAsia="Calibri"/>
            <w:lang w:val="fr-CH"/>
            <w:rPrChange w:id="738" w:author="Auteur">
              <w:rPr>
                <w:rFonts w:ascii="Calibri" w:eastAsia="Calibri" w:hAnsi="Calibri"/>
                <w:kern w:val="2"/>
                <w:lang w:val="fr-CH"/>
                <w14:ligatures w14:val="standardContextual"/>
              </w:rPr>
            </w:rPrChange>
          </w:rPr>
          <w:t xml:space="preserve">. Les membres de ce cluster sont en revanche plutôt pour lier les primes d’assurance-maladie au revenu (55%) et créer une caisse unique (64%), mais contre supprimer l’assurance-maladie obligatoire (92%), </w:t>
        </w:r>
        <w:r w:rsidRPr="00E32EF4">
          <w:rPr>
            <w:rFonts w:eastAsia="Calibri"/>
            <w:lang w:val="fr-CH"/>
            <w:rPrChange w:id="739" w:author="Auteur">
              <w:rPr>
                <w:rFonts w:ascii="Calibri" w:eastAsia="Calibri" w:hAnsi="Calibri"/>
                <w:kern w:val="2"/>
                <w:lang w:val="fr-CH"/>
                <w14:ligatures w14:val="standardContextual"/>
              </w:rPr>
            </w:rPrChange>
          </w:rPr>
          <w:lastRenderedPageBreak/>
          <w:t>renoncer personnellement aux prestations médicales actuelles (85%) ou en réduire l’étendue de la prise en charge des prestations (92%) ou encore rendre l’accès aux prestations médicales plus difficile (par exemple en limitant l’âge) (92%).</w:t>
        </w:r>
      </w:ins>
    </w:p>
    <w:p w14:paraId="241DC065" w14:textId="77777777" w:rsidR="00157BD3" w:rsidRPr="00E32EF4" w:rsidRDefault="00157BD3">
      <w:pPr>
        <w:pStyle w:val="Corpsdetexte"/>
        <w:keepNext/>
        <w:spacing w:before="194" w:line="283" w:lineRule="auto"/>
        <w:ind w:left="0" w:right="140"/>
        <w:rPr>
          <w:ins w:id="740" w:author="Auteur"/>
          <w:rFonts w:eastAsia="Calibri"/>
          <w:lang w:val="fr-CH"/>
          <w:rPrChange w:id="741" w:author="Auteur">
            <w:rPr>
              <w:ins w:id="742" w:author="Auteur"/>
              <w:rFonts w:ascii="Calibri" w:eastAsia="Calibri" w:hAnsi="Calibri"/>
              <w:kern w:val="2"/>
              <w:sz w:val="24"/>
              <w:szCs w:val="24"/>
              <w:lang w:val="fr-CH"/>
              <w14:ligatures w14:val="standardContextual"/>
            </w:rPr>
          </w:rPrChange>
        </w:rPr>
        <w:pPrChange w:id="743" w:author="Auteur">
          <w:pPr>
            <w:widowControl/>
            <w:autoSpaceDE/>
            <w:autoSpaceDN/>
            <w:spacing w:after="160" w:line="278" w:lineRule="auto"/>
            <w:jc w:val="both"/>
          </w:pPr>
        </w:pPrChange>
      </w:pPr>
    </w:p>
    <w:p w14:paraId="232505D4" w14:textId="4C830391" w:rsidR="008F57B1" w:rsidRPr="00E32EF4" w:rsidDel="00E95BBD" w:rsidRDefault="00F50EB4" w:rsidP="008F57B1">
      <w:pPr>
        <w:widowControl/>
        <w:autoSpaceDE/>
        <w:autoSpaceDN/>
        <w:spacing w:after="160" w:line="278" w:lineRule="auto"/>
        <w:jc w:val="both"/>
        <w:rPr>
          <w:ins w:id="744" w:author="Auteur"/>
          <w:del w:id="745" w:author="Auteur"/>
          <w:rFonts w:eastAsia="Calibri"/>
          <w:kern w:val="2"/>
          <w:sz w:val="24"/>
          <w:szCs w:val="24"/>
          <w:lang w:val="fr-CH"/>
          <w14:ligatures w14:val="standardContextual"/>
          <w:rPrChange w:id="746" w:author="Auteur">
            <w:rPr>
              <w:ins w:id="747" w:author="Auteur"/>
              <w:del w:id="748" w:author="Auteur"/>
              <w:rFonts w:ascii="Calibri" w:eastAsia="Calibri" w:hAnsi="Calibri"/>
              <w:kern w:val="2"/>
              <w:sz w:val="24"/>
              <w:szCs w:val="24"/>
              <w:lang w:val="fr-CH"/>
              <w14:ligatures w14:val="standardContextual"/>
            </w:rPr>
          </w:rPrChange>
        </w:rPr>
      </w:pPr>
      <w:ins w:id="749" w:author="Auteur">
        <w:r>
          <w:rPr>
            <w:noProof/>
          </w:rPr>
          <mc:AlternateContent>
            <mc:Choice Requires="wps">
              <w:drawing>
                <wp:anchor distT="0" distB="0" distL="114300" distR="114300" simplePos="0" relativeHeight="251675648" behindDoc="0" locked="0" layoutInCell="1" allowOverlap="1" wp14:anchorId="78BC95DF" wp14:editId="14A723DF">
                  <wp:simplePos x="0" y="0"/>
                  <wp:positionH relativeFrom="column">
                    <wp:posOffset>201295</wp:posOffset>
                  </wp:positionH>
                  <wp:positionV relativeFrom="paragraph">
                    <wp:posOffset>6073775</wp:posOffset>
                  </wp:positionV>
                  <wp:extent cx="5511165" cy="579755"/>
                  <wp:effectExtent l="0" t="0" r="0" b="0"/>
                  <wp:wrapSquare wrapText="bothSides"/>
                  <wp:docPr id="684478213" name="Zone de texte 1"/>
                  <wp:cNvGraphicFramePr/>
                  <a:graphic xmlns:a="http://schemas.openxmlformats.org/drawingml/2006/main">
                    <a:graphicData uri="http://schemas.microsoft.com/office/word/2010/wordprocessingShape">
                      <wps:wsp>
                        <wps:cNvSpPr txBox="1"/>
                        <wps:spPr>
                          <a:xfrm>
                            <a:off x="0" y="0"/>
                            <a:ext cx="5511165" cy="579755"/>
                          </a:xfrm>
                          <a:prstGeom prst="rect">
                            <a:avLst/>
                          </a:prstGeom>
                          <a:solidFill>
                            <a:prstClr val="white"/>
                          </a:solidFill>
                          <a:ln>
                            <a:noFill/>
                          </a:ln>
                        </wps:spPr>
                        <wps:txbx>
                          <w:txbxContent>
                            <w:p w14:paraId="563F79C1" w14:textId="58DF6E1F" w:rsidR="00F50EB4" w:rsidRPr="00E32EF4" w:rsidRDefault="00F50EB4" w:rsidP="00F50EB4">
                              <w:pPr>
                                <w:pStyle w:val="Lgende"/>
                                <w:jc w:val="both"/>
                                <w:rPr>
                                  <w:ins w:id="750" w:author="Auteur"/>
                                  <w:i w:val="0"/>
                                  <w:iCs w:val="0"/>
                                  <w:color w:val="000000" w:themeColor="text1"/>
                                  <w:sz w:val="20"/>
                                  <w:szCs w:val="20"/>
                                  <w:rPrChange w:id="751" w:author="Auteur">
                                    <w:rPr>
                                      <w:ins w:id="752" w:author="Auteur"/>
                                      <w:i w:val="0"/>
                                      <w:iCs w:val="0"/>
                                      <w:color w:val="212121"/>
                                      <w:sz w:val="20"/>
                                      <w:szCs w:val="20"/>
                                    </w:rPr>
                                  </w:rPrChange>
                                </w:rPr>
                              </w:pPr>
                              <w:ins w:id="753" w:author="Auteur">
                                <w:r w:rsidRPr="00E32EF4">
                                  <w:rPr>
                                    <w:i w:val="0"/>
                                    <w:iCs w:val="0"/>
                                    <w:color w:val="000000" w:themeColor="text1"/>
                                    <w:rPrChange w:id="754" w:author="Auteur">
                                      <w:rPr/>
                                    </w:rPrChange>
                                  </w:rPr>
                                  <w:t xml:space="preserve">Tableau </w:t>
                                </w:r>
                                <w:r w:rsidRPr="00E32EF4">
                                  <w:rPr>
                                    <w:i w:val="0"/>
                                    <w:iCs w:val="0"/>
                                    <w:color w:val="000000" w:themeColor="text1"/>
                                    <w:rPrChange w:id="755" w:author="Auteur">
                                      <w:rPr/>
                                    </w:rPrChange>
                                  </w:rPr>
                                  <w:fldChar w:fldCharType="begin"/>
                                </w:r>
                                <w:r w:rsidRPr="00E32EF4">
                                  <w:rPr>
                                    <w:i w:val="0"/>
                                    <w:iCs w:val="0"/>
                                    <w:color w:val="000000" w:themeColor="text1"/>
                                    <w:rPrChange w:id="756" w:author="Auteur">
                                      <w:rPr/>
                                    </w:rPrChange>
                                  </w:rPr>
                                  <w:instrText xml:space="preserve"> SEQ Tableau \* ARABIC </w:instrText>
                                </w:r>
                              </w:ins>
                              <w:r w:rsidRPr="00E32EF4">
                                <w:rPr>
                                  <w:i w:val="0"/>
                                  <w:iCs w:val="0"/>
                                  <w:color w:val="000000" w:themeColor="text1"/>
                                  <w:rPrChange w:id="757" w:author="Auteur">
                                    <w:rPr/>
                                  </w:rPrChange>
                                </w:rPr>
                                <w:fldChar w:fldCharType="separate"/>
                              </w:r>
                              <w:ins w:id="758" w:author="Auteur">
                                <w:r w:rsidR="00A556A8">
                                  <w:rPr>
                                    <w:i w:val="0"/>
                                    <w:iCs w:val="0"/>
                                    <w:noProof/>
                                    <w:color w:val="000000" w:themeColor="text1"/>
                                  </w:rPr>
                                  <w:t>2</w:t>
                                </w:r>
                                <w:del w:id="759" w:author="Auteur">
                                  <w:r w:rsidRPr="00E32EF4" w:rsidDel="00A556A8">
                                    <w:rPr>
                                      <w:i w:val="0"/>
                                      <w:iCs w:val="0"/>
                                      <w:noProof/>
                                      <w:color w:val="000000" w:themeColor="text1"/>
                                      <w:rPrChange w:id="760" w:author="Auteur">
                                        <w:rPr>
                                          <w:noProof/>
                                        </w:rPr>
                                      </w:rPrChange>
                                    </w:rPr>
                                    <w:delText>2</w:delText>
                                  </w:r>
                                </w:del>
                                <w:r w:rsidRPr="00E32EF4">
                                  <w:rPr>
                                    <w:i w:val="0"/>
                                    <w:iCs w:val="0"/>
                                    <w:color w:val="000000" w:themeColor="text1"/>
                                    <w:rPrChange w:id="761" w:author="Auteur">
                                      <w:rPr/>
                                    </w:rPrChange>
                                  </w:rPr>
                                  <w:fldChar w:fldCharType="end"/>
                                </w:r>
                                <w:r w:rsidR="00C83711">
                                  <w:rPr>
                                    <w:i w:val="0"/>
                                    <w:iCs w:val="0"/>
                                    <w:color w:val="000000" w:themeColor="text1"/>
                                  </w:rPr>
                                  <w:t>. -</w:t>
                                </w:r>
                                <w:r w:rsidRPr="00E32EF4">
                                  <w:rPr>
                                    <w:i w:val="0"/>
                                    <w:iCs w:val="0"/>
                                    <w:color w:val="000000" w:themeColor="text1"/>
                                    <w:rPrChange w:id="762" w:author="Auteur">
                                      <w:rPr/>
                                    </w:rPrChange>
                                  </w:rPr>
                                  <w:t xml:space="preserve"> </w:t>
                                </w:r>
                                <w:r w:rsidRPr="00E32EF4">
                                  <w:rPr>
                                    <w:i w:val="0"/>
                                    <w:iCs w:val="0"/>
                                    <w:color w:val="000000" w:themeColor="text1"/>
                                    <w:sz w:val="20"/>
                                    <w:szCs w:val="20"/>
                                    <w:rPrChange w:id="763" w:author="Auteur">
                                      <w:rPr>
                                        <w:i w:val="0"/>
                                        <w:iCs w:val="0"/>
                                        <w:color w:val="212121"/>
                                        <w:sz w:val="20"/>
                                        <w:szCs w:val="20"/>
                                      </w:rPr>
                                    </w:rPrChange>
                                  </w:rPr>
                                  <w:t>Probabilités conditionnelles (en %) de répondre aux modalités des variables ayant défini les clusters du modèle ACL en 7 clusters. La colonne totale montre les pourcentages de réponse aux modalités en général. Source des données : étude post-votation Vox 2024 (Longchamp et al., 2024).</w:t>
                                </w:r>
                              </w:ins>
                            </w:p>
                            <w:p w14:paraId="6A5BCE75" w14:textId="5C2EC1B2" w:rsidR="00F50EB4" w:rsidRPr="00791C48" w:rsidRDefault="00F50EB4">
                              <w:pPr>
                                <w:pStyle w:val="Lgende"/>
                                <w:rPr>
                                  <w:rFonts w:eastAsia="Calibri"/>
                                </w:rPr>
                                <w:pPrChange w:id="764" w:author="Auteur">
                                  <w:pPr>
                                    <w:jc w:val="both"/>
                                  </w:pPr>
                                </w:pPrChange>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8BC95DF" id="_x0000_t202" coordsize="21600,21600" o:spt="202" path="m,l,21600r21600,l21600,xe">
                  <v:stroke joinstyle="miter"/>
                  <v:path gradientshapeok="t" o:connecttype="rect"/>
                </v:shapetype>
                <v:shape id="Zone de texte 1" o:spid="_x0000_s1026" type="#_x0000_t202" style="position:absolute;left:0;text-align:left;margin-left:15.85pt;margin-top:478.25pt;width:433.95pt;height:45.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" stroked="f">
                  <v:textbox inset="0,0,0,0">
                    <w:txbxContent>
                      <w:p w14:paraId="563F79C1" w14:textId="58DF6E1F" w:rsidR="00F50EB4" w:rsidRPr="00E32EF4" w:rsidRDefault="00F50EB4" w:rsidP="00F50EB4">
                        <w:pPr>
                          <w:pStyle w:val="Lgende"/>
                          <w:jc w:val="both"/>
                          <w:rPr>
                            <w:ins w:id="765" w:author="Auteur"/>
                            <w:i w:val="0"/>
                            <w:iCs w:val="0"/>
                            <w:color w:val="000000" w:themeColor="text1"/>
                            <w:sz w:val="20"/>
                            <w:szCs w:val="20"/>
                            <w:rPrChange w:id="766" w:author="Auteur">
                              <w:rPr>
                                <w:ins w:id="767" w:author="Auteur"/>
                                <w:i w:val="0"/>
                                <w:iCs w:val="0"/>
                                <w:color w:val="212121"/>
                                <w:sz w:val="20"/>
                                <w:szCs w:val="20"/>
                              </w:rPr>
                            </w:rPrChange>
                          </w:rPr>
                        </w:pPr>
                        <w:ins w:id="768" w:author="Auteur">
                          <w:r w:rsidRPr="00E32EF4">
                            <w:rPr>
                              <w:i w:val="0"/>
                              <w:iCs w:val="0"/>
                              <w:color w:val="000000" w:themeColor="text1"/>
                              <w:rPrChange w:id="769" w:author="Auteur">
                                <w:rPr/>
                              </w:rPrChange>
                            </w:rPr>
                            <w:t xml:space="preserve">Tableau </w:t>
                          </w:r>
                          <w:r w:rsidRPr="00E32EF4">
                            <w:rPr>
                              <w:i w:val="0"/>
                              <w:iCs w:val="0"/>
                              <w:color w:val="000000" w:themeColor="text1"/>
                              <w:rPrChange w:id="770" w:author="Auteur">
                                <w:rPr/>
                              </w:rPrChange>
                            </w:rPr>
                            <w:fldChar w:fldCharType="begin"/>
                          </w:r>
                          <w:r w:rsidRPr="00E32EF4">
                            <w:rPr>
                              <w:i w:val="0"/>
                              <w:iCs w:val="0"/>
                              <w:color w:val="000000" w:themeColor="text1"/>
                              <w:rPrChange w:id="771" w:author="Auteur">
                                <w:rPr/>
                              </w:rPrChange>
                            </w:rPr>
                            <w:instrText xml:space="preserve"> SEQ Tableau \* ARABIC </w:instrText>
                          </w:r>
                        </w:ins>
                        <w:r w:rsidRPr="00E32EF4">
                          <w:rPr>
                            <w:i w:val="0"/>
                            <w:iCs w:val="0"/>
                            <w:color w:val="000000" w:themeColor="text1"/>
                            <w:rPrChange w:id="772" w:author="Auteur">
                              <w:rPr/>
                            </w:rPrChange>
                          </w:rPr>
                          <w:fldChar w:fldCharType="separate"/>
                        </w:r>
                        <w:ins w:id="773" w:author="Auteur">
                          <w:r w:rsidR="00A556A8">
                            <w:rPr>
                              <w:i w:val="0"/>
                              <w:iCs w:val="0"/>
                              <w:noProof/>
                              <w:color w:val="000000" w:themeColor="text1"/>
                            </w:rPr>
                            <w:t>2</w:t>
                          </w:r>
                          <w:del w:id="774" w:author="Auteur">
                            <w:r w:rsidRPr="00E32EF4" w:rsidDel="00A556A8">
                              <w:rPr>
                                <w:i w:val="0"/>
                                <w:iCs w:val="0"/>
                                <w:noProof/>
                                <w:color w:val="000000" w:themeColor="text1"/>
                                <w:rPrChange w:id="775" w:author="Auteur">
                                  <w:rPr>
                                    <w:noProof/>
                                  </w:rPr>
                                </w:rPrChange>
                              </w:rPr>
                              <w:delText>2</w:delText>
                            </w:r>
                          </w:del>
                          <w:r w:rsidRPr="00E32EF4">
                            <w:rPr>
                              <w:i w:val="0"/>
                              <w:iCs w:val="0"/>
                              <w:color w:val="000000" w:themeColor="text1"/>
                              <w:rPrChange w:id="776" w:author="Auteur">
                                <w:rPr/>
                              </w:rPrChange>
                            </w:rPr>
                            <w:fldChar w:fldCharType="end"/>
                          </w:r>
                          <w:r w:rsidR="00C83711">
                            <w:rPr>
                              <w:i w:val="0"/>
                              <w:iCs w:val="0"/>
                              <w:color w:val="000000" w:themeColor="text1"/>
                            </w:rPr>
                            <w:t>. -</w:t>
                          </w:r>
                          <w:r w:rsidRPr="00E32EF4">
                            <w:rPr>
                              <w:i w:val="0"/>
                              <w:iCs w:val="0"/>
                              <w:color w:val="000000" w:themeColor="text1"/>
                              <w:rPrChange w:id="777" w:author="Auteur">
                                <w:rPr/>
                              </w:rPrChange>
                            </w:rPr>
                            <w:t xml:space="preserve"> </w:t>
                          </w:r>
                          <w:r w:rsidRPr="00E32EF4">
                            <w:rPr>
                              <w:i w:val="0"/>
                              <w:iCs w:val="0"/>
                              <w:color w:val="000000" w:themeColor="text1"/>
                              <w:sz w:val="20"/>
                              <w:szCs w:val="20"/>
                              <w:rPrChange w:id="778" w:author="Auteur">
                                <w:rPr>
                                  <w:i w:val="0"/>
                                  <w:iCs w:val="0"/>
                                  <w:color w:val="212121"/>
                                  <w:sz w:val="20"/>
                                  <w:szCs w:val="20"/>
                                </w:rPr>
                              </w:rPrChange>
                            </w:rPr>
                            <w:t>Probabilités conditionnelles (en %) de répondre aux modalités des variables ayant défini les clusters du modèle ACL en 7 clusters. La colonne totale montre les pourcentages de réponse aux modalités en général. Source des données : étude post-votation Vox 2024 (Longchamp et al., 2024).</w:t>
                          </w:r>
                        </w:ins>
                      </w:p>
                      <w:p w14:paraId="6A5BCE75" w14:textId="5C2EC1B2" w:rsidR="00F50EB4" w:rsidRPr="00791C48" w:rsidRDefault="00F50EB4">
                        <w:pPr>
                          <w:pStyle w:val="Lgende"/>
                          <w:rPr>
                            <w:rFonts w:eastAsia="Calibri"/>
                          </w:rPr>
                          <w:pPrChange w:id="779" w:author="Auteur">
                            <w:pPr>
                              <w:jc w:val="both"/>
                            </w:pPr>
                          </w:pPrChange>
                        </w:pPr>
                      </w:p>
                    </w:txbxContent>
                  </v:textbox>
                  <w10:wrap type="square"/>
                </v:shape>
              </w:pict>
            </mc:Fallback>
          </mc:AlternateContent>
        </w:r>
        <w:r w:rsidR="008F57B1" w:rsidRPr="00E32EF4">
          <w:rPr>
            <w:rFonts w:eastAsia="Calibri"/>
            <w:kern w:val="2"/>
            <w:sz w:val="24"/>
            <w:szCs w:val="24"/>
            <w:lang w:val="fr-CH"/>
            <w14:ligatures w14:val="standardContextual"/>
            <w:rPrChange w:id="780" w:author="Auteur">
              <w:rPr>
                <w:rFonts w:ascii="Calibri" w:eastAsia="Calibri" w:hAnsi="Calibri"/>
                <w:kern w:val="2"/>
                <w:sz w:val="24"/>
                <w:szCs w:val="24"/>
                <w:lang w:val="fr-CH"/>
                <w14:ligatures w14:val="standardContextual"/>
              </w:rPr>
            </w:rPrChange>
          </w:rPr>
          <w:t xml:space="preserve">Le </w:t>
        </w:r>
        <w:del w:id="781" w:author="Auteur">
          <w:r w:rsidR="008F57B1" w:rsidRPr="00E32EF4" w:rsidDel="000D5647">
            <w:rPr>
              <w:rFonts w:eastAsia="Calibri"/>
              <w:kern w:val="2"/>
              <w:sz w:val="24"/>
              <w:szCs w:val="24"/>
              <w:lang w:val="fr-CH"/>
              <w14:ligatures w14:val="standardContextual"/>
              <w:rPrChange w:id="782" w:author="Auteur">
                <w:rPr>
                  <w:rFonts w:ascii="Calibri" w:eastAsia="Calibri" w:hAnsi="Calibri"/>
                  <w:kern w:val="2"/>
                  <w:sz w:val="24"/>
                  <w:szCs w:val="24"/>
                  <w:lang w:val="fr-CH"/>
                  <w14:ligatures w14:val="standardContextual"/>
                </w:rPr>
              </w:rPrChange>
            </w:rPr>
            <w:delText>second</w:delText>
          </w:r>
        </w:del>
        <w:r w:rsidR="000D5647">
          <w:rPr>
            <w:rFonts w:eastAsia="Calibri"/>
            <w:kern w:val="2"/>
            <w:sz w:val="24"/>
            <w:szCs w:val="24"/>
            <w:lang w:val="fr-CH"/>
            <w14:ligatures w14:val="standardContextual"/>
          </w:rPr>
          <w:t>deuxième</w:t>
        </w:r>
        <w:r w:rsidR="008F57B1" w:rsidRPr="00E32EF4">
          <w:rPr>
            <w:rFonts w:eastAsia="Calibri"/>
            <w:kern w:val="2"/>
            <w:sz w:val="24"/>
            <w:szCs w:val="24"/>
            <w:lang w:val="fr-CH"/>
            <w14:ligatures w14:val="standardContextual"/>
            <w:rPrChange w:id="783" w:author="Auteur">
              <w:rPr>
                <w:rFonts w:ascii="Calibri" w:eastAsia="Calibri" w:hAnsi="Calibri"/>
                <w:kern w:val="2"/>
                <w:sz w:val="24"/>
                <w:szCs w:val="24"/>
                <w:lang w:val="fr-CH"/>
                <w14:ligatures w14:val="standardContextual"/>
              </w:rPr>
            </w:rPrChange>
          </w:rPr>
          <w:t xml:space="preserve"> cluster (18,6%) s’oppose comme le cluster 1 à toute augmentation de la TVA, de l’impôt fédéral direct et à la suppression de l’assurance-maladie obligatoire, mais s’oppose à la création d’une caisse unique et à </w:t>
        </w:r>
        <w:r w:rsidR="00DB2EFA">
          <w:rPr>
            <w:rFonts w:eastAsia="Calibri"/>
            <w:kern w:val="2"/>
            <w:sz w:val="24"/>
            <w:szCs w:val="24"/>
            <w:lang w:val="fr-CH"/>
            <w14:ligatures w14:val="standardContextual"/>
          </w:rPr>
          <w:t>indexer</w:t>
        </w:r>
        <w:r w:rsidR="008F57B1" w:rsidRPr="00E32EF4">
          <w:rPr>
            <w:rFonts w:eastAsia="Calibri"/>
            <w:kern w:val="2"/>
            <w:sz w:val="24"/>
            <w:szCs w:val="24"/>
            <w:lang w:val="fr-CH"/>
            <w14:ligatures w14:val="standardContextual"/>
            <w:rPrChange w:id="784" w:author="Auteur">
              <w:rPr>
                <w:rFonts w:ascii="Calibri" w:eastAsia="Calibri" w:hAnsi="Calibri"/>
                <w:kern w:val="2"/>
                <w:sz w:val="24"/>
                <w:szCs w:val="24"/>
                <w:lang w:val="fr-CH"/>
                <w14:ligatures w14:val="standardContextual"/>
              </w:rPr>
            </w:rPrChange>
          </w:rPr>
          <w:t xml:space="preserve"> les primes d’assurance-maladie au revenu (64% contre). Contrairement au premier cluster, le deuxième cluster adhère au principe de renonciation personnelle aux prestations médicales actuelles (66%)</w:t>
        </w:r>
        <w:r w:rsidR="000D5647">
          <w:rPr>
            <w:rFonts w:eastAsia="Calibri"/>
            <w:kern w:val="2"/>
            <w:sz w:val="24"/>
            <w:szCs w:val="24"/>
            <w:lang w:val="fr-CH"/>
            <w14:ligatures w14:val="standardContextual"/>
          </w:rPr>
          <w:t>,</w:t>
        </w:r>
        <w:del w:id="785" w:author="Auteur">
          <w:r w:rsidR="008F57B1" w:rsidRPr="00E32EF4" w:rsidDel="000D5647">
            <w:rPr>
              <w:rFonts w:eastAsia="Calibri"/>
              <w:kern w:val="2"/>
              <w:sz w:val="24"/>
              <w:szCs w:val="24"/>
              <w:lang w:val="fr-CH"/>
              <w14:ligatures w14:val="standardContextual"/>
              <w:rPrChange w:id="786" w:author="Auteur">
                <w:rPr>
                  <w:rFonts w:ascii="Calibri" w:eastAsia="Calibri" w:hAnsi="Calibri"/>
                  <w:kern w:val="2"/>
                  <w:sz w:val="24"/>
                  <w:szCs w:val="24"/>
                  <w:lang w:val="fr-CH"/>
                  <w14:ligatures w14:val="standardContextual"/>
                </w:rPr>
              </w:rPrChange>
            </w:rPr>
            <w:delText xml:space="preserve"> et</w:delText>
          </w:r>
        </w:del>
        <w:r w:rsidR="008F57B1" w:rsidRPr="00E32EF4">
          <w:rPr>
            <w:rFonts w:eastAsia="Calibri"/>
            <w:kern w:val="2"/>
            <w:sz w:val="24"/>
            <w:szCs w:val="24"/>
            <w:lang w:val="fr-CH"/>
            <w14:ligatures w14:val="standardContextual"/>
            <w:rPrChange w:id="787" w:author="Auteur">
              <w:rPr>
                <w:rFonts w:ascii="Calibri" w:eastAsia="Calibri" w:hAnsi="Calibri"/>
                <w:kern w:val="2"/>
                <w:sz w:val="24"/>
                <w:szCs w:val="24"/>
                <w:lang w:val="fr-CH"/>
                <w14:ligatures w14:val="standardContextual"/>
              </w:rPr>
            </w:rPrChange>
          </w:rPr>
          <w:t xml:space="preserve"> à l’idée de réduire le nombre de prestations prises en charge par la LAMal</w:t>
        </w:r>
        <w:r w:rsidR="000D5647">
          <w:rPr>
            <w:rFonts w:eastAsia="Calibri"/>
            <w:kern w:val="2"/>
            <w:sz w:val="24"/>
            <w:szCs w:val="24"/>
            <w:lang w:val="fr-CH"/>
            <w14:ligatures w14:val="standardContextual"/>
          </w:rPr>
          <w:t xml:space="preserve"> (80%) et soutient la restriction d’accès à certaines prestations médicales bien plus que la moyenne ((40% contre 13% en moyenne)</w:t>
        </w:r>
        <w:r w:rsidR="008F57B1" w:rsidRPr="00E32EF4">
          <w:rPr>
            <w:rFonts w:eastAsia="Calibri"/>
            <w:kern w:val="2"/>
            <w:sz w:val="24"/>
            <w:szCs w:val="24"/>
            <w:lang w:val="fr-CH"/>
            <w14:ligatures w14:val="standardContextual"/>
            <w:rPrChange w:id="788" w:author="Auteur">
              <w:rPr>
                <w:rFonts w:ascii="Calibri" w:eastAsia="Calibri" w:hAnsi="Calibri"/>
                <w:kern w:val="2"/>
                <w:sz w:val="24"/>
                <w:szCs w:val="24"/>
                <w:lang w:val="fr-CH"/>
                <w14:ligatures w14:val="standardContextual"/>
              </w:rPr>
            </w:rPrChange>
          </w:rPr>
          <w:t>.</w:t>
        </w:r>
        <w:r w:rsidR="00DB2EFA">
          <w:rPr>
            <w:rFonts w:eastAsia="Calibri"/>
            <w:kern w:val="2"/>
            <w:sz w:val="24"/>
            <w:szCs w:val="24"/>
            <w:lang w:val="fr-CH"/>
            <w14:ligatures w14:val="standardContextual"/>
          </w:rPr>
          <w:t xml:space="preserve"> Ce cluster exprime donc des attentes fortement néolibérales</w:t>
        </w:r>
        <w:r w:rsidR="008B4419">
          <w:rPr>
            <w:rFonts w:eastAsia="Calibri"/>
            <w:kern w:val="2"/>
            <w:sz w:val="24"/>
            <w:szCs w:val="24"/>
            <w:lang w:val="fr-CH"/>
            <w14:ligatures w14:val="standardContextual"/>
          </w:rPr>
          <w:t xml:space="preserve"> en qui concerne le système d’assurance-maladie et de santé.</w:t>
        </w:r>
        <w:r w:rsidR="000D5647">
          <w:rPr>
            <w:rFonts w:eastAsia="Calibri"/>
            <w:kern w:val="2"/>
            <w:sz w:val="24"/>
            <w:szCs w:val="24"/>
            <w:lang w:val="fr-CH"/>
            <w14:ligatures w14:val="standardContextual"/>
          </w:rPr>
          <w:t xml:space="preserve"> Toutefois, il est intéressant de noter qu</w:t>
        </w:r>
        <w:r w:rsidR="00787308">
          <w:rPr>
            <w:rFonts w:eastAsia="Calibri"/>
            <w:kern w:val="2"/>
            <w:sz w:val="24"/>
            <w:szCs w:val="24"/>
            <w:lang w:val="fr-CH"/>
            <w14:ligatures w14:val="standardContextual"/>
          </w:rPr>
          <w:t>e 55% des individus de ce cluster néolibéral soutiennent quand même la création d’une caisse unique, même si ce pourcentage est plus faible</w:t>
        </w:r>
        <w:r w:rsidR="00157BD3">
          <w:rPr>
            <w:rFonts w:eastAsia="Calibri"/>
            <w:kern w:val="2"/>
            <w:lang w:val="fr-CH"/>
            <w14:ligatures w14:val="standardContextual"/>
          </w:rPr>
          <w:t xml:space="preserve"> </w:t>
        </w:r>
        <w:moveToRangeStart w:id="789" w:author="Auteur" w:name="move241742317"/>
        <w:r w:rsidR="00157BD3">
          <w:rPr>
            <w:noProof/>
          </w:rPr>
          <w:drawing>
            <wp:anchor distT="0" distB="0" distL="114300" distR="114300" simplePos="0" relativeHeight="251673600" behindDoc="0" locked="0" layoutInCell="1" allowOverlap="1" wp14:anchorId="18481EA0" wp14:editId="74A15B52">
              <wp:simplePos x="0" y="0"/>
              <wp:positionH relativeFrom="margin">
                <wp:posOffset>201832</wp:posOffset>
              </wp:positionH>
              <wp:positionV relativeFrom="paragraph">
                <wp:posOffset>1113399</wp:posOffset>
              </wp:positionV>
              <wp:extent cx="5511165" cy="4907915"/>
              <wp:effectExtent l="0" t="0" r="0" b="6985"/>
              <wp:wrapSquare wrapText="bothSides"/>
              <wp:docPr id="54052945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1165" cy="4907915"/>
                      </a:xfrm>
                      <a:prstGeom prst="rect">
                        <a:avLst/>
                      </a:prstGeom>
                      <a:noFill/>
                    </pic:spPr>
                  </pic:pic>
                </a:graphicData>
              </a:graphic>
            </wp:anchor>
          </w:drawing>
        </w:r>
        <w:moveToRangeEnd w:id="789"/>
        <w:r w:rsidR="00787308">
          <w:rPr>
            <w:rFonts w:eastAsia="Calibri"/>
            <w:kern w:val="2"/>
            <w:sz w:val="24"/>
            <w:szCs w:val="24"/>
            <w:lang w:val="fr-CH"/>
            <w14:ligatures w14:val="standardContextual"/>
          </w:rPr>
          <w:t xml:space="preserve">que la moyenne (59%). </w:t>
        </w:r>
        <w:del w:id="790" w:author="Auteur">
          <w:r w:rsidR="00DB2EFA" w:rsidDel="008B4419">
            <w:rPr>
              <w:rFonts w:eastAsia="Calibri"/>
              <w:kern w:val="2"/>
              <w:sz w:val="24"/>
              <w:szCs w:val="24"/>
              <w:lang w:val="fr-CH"/>
              <w14:ligatures w14:val="standardContextual"/>
            </w:rPr>
            <w:delText>.</w:delText>
          </w:r>
        </w:del>
      </w:ins>
    </w:p>
    <w:p w14:paraId="7D8D8BBE" w14:textId="77777777" w:rsidR="00F50EB4" w:rsidRDefault="00F50EB4" w:rsidP="008F57B1">
      <w:pPr>
        <w:widowControl/>
        <w:autoSpaceDE/>
        <w:autoSpaceDN/>
        <w:spacing w:after="160" w:line="278" w:lineRule="auto"/>
        <w:jc w:val="both"/>
        <w:rPr>
          <w:ins w:id="791" w:author="Auteur"/>
          <w:rFonts w:eastAsia="Calibri"/>
          <w:kern w:val="2"/>
          <w:sz w:val="24"/>
          <w:szCs w:val="24"/>
          <w:lang w:val="fr-CH"/>
          <w14:ligatures w14:val="standardContextual"/>
        </w:rPr>
      </w:pPr>
    </w:p>
    <w:p w14:paraId="5E5D6690" w14:textId="4987E5F4" w:rsidR="008F57B1" w:rsidRPr="00E32EF4" w:rsidRDefault="008F57B1" w:rsidP="008F57B1">
      <w:pPr>
        <w:widowControl/>
        <w:autoSpaceDE/>
        <w:autoSpaceDN/>
        <w:spacing w:after="160" w:line="278" w:lineRule="auto"/>
        <w:jc w:val="both"/>
        <w:rPr>
          <w:ins w:id="792" w:author="Auteur"/>
          <w:rFonts w:eastAsia="Calibri"/>
          <w:kern w:val="2"/>
          <w:sz w:val="24"/>
          <w:szCs w:val="24"/>
          <w:lang w:val="fr-CH"/>
          <w14:ligatures w14:val="standardContextual"/>
          <w:rPrChange w:id="793" w:author="Auteur">
            <w:rPr>
              <w:ins w:id="794" w:author="Auteur"/>
              <w:rFonts w:ascii="Calibri" w:eastAsia="Calibri" w:hAnsi="Calibri"/>
              <w:kern w:val="2"/>
              <w:sz w:val="24"/>
              <w:szCs w:val="24"/>
              <w:lang w:val="fr-CH"/>
              <w14:ligatures w14:val="standardContextual"/>
            </w:rPr>
          </w:rPrChange>
        </w:rPr>
      </w:pPr>
      <w:ins w:id="795" w:author="Auteur">
        <w:r w:rsidRPr="00E32EF4">
          <w:rPr>
            <w:rFonts w:eastAsia="Calibri"/>
            <w:kern w:val="2"/>
            <w:sz w:val="24"/>
            <w:szCs w:val="24"/>
            <w:lang w:val="fr-CH"/>
            <w14:ligatures w14:val="standardContextual"/>
            <w:rPrChange w:id="796" w:author="Auteur">
              <w:rPr>
                <w:rFonts w:ascii="Calibri" w:eastAsia="Calibri" w:hAnsi="Calibri"/>
                <w:kern w:val="2"/>
                <w:sz w:val="24"/>
                <w:szCs w:val="24"/>
                <w:lang w:val="fr-CH"/>
                <w14:ligatures w14:val="standardContextual"/>
              </w:rPr>
            </w:rPrChange>
          </w:rPr>
          <w:t xml:space="preserve">Le troisième cluster est de taille similaire au second et soutient quant à lui l’augmentation de l’impôt fédéral direct (73%) et de la TVA (60%), ainsi que la création d’une caisse unique et le fait de lier les primes au revenu. Il s’oppose fortement à la suppression de la LAMal, à la renonciation personnelle aux soins, à la réduction du nombre de prestations prises en charge par la LAMal ainsi qu’a </w:t>
        </w:r>
        <w:del w:id="797" w:author="Auteur">
          <w:r w:rsidRPr="00E32EF4" w:rsidDel="008B4419">
            <w:rPr>
              <w:rFonts w:eastAsia="Calibri"/>
              <w:kern w:val="2"/>
              <w:sz w:val="24"/>
              <w:szCs w:val="24"/>
              <w:lang w:val="fr-CH"/>
              <w14:ligatures w14:val="standardContextual"/>
              <w:rPrChange w:id="798" w:author="Auteur">
                <w:rPr>
                  <w:rFonts w:ascii="Calibri" w:eastAsia="Calibri" w:hAnsi="Calibri"/>
                  <w:kern w:val="2"/>
                  <w:sz w:val="24"/>
                  <w:szCs w:val="24"/>
                  <w:lang w:val="fr-CH"/>
                  <w14:ligatures w14:val="standardContextual"/>
                </w:rPr>
              </w:rPrChange>
            </w:rPr>
            <w:delText>plus</w:delText>
          </w:r>
        </w:del>
        <w:r w:rsidR="008B4419">
          <w:rPr>
            <w:rFonts w:eastAsia="Calibri"/>
            <w:kern w:val="2"/>
            <w:sz w:val="24"/>
            <w:szCs w:val="24"/>
            <w:lang w:val="fr-CH"/>
            <w14:ligatures w14:val="standardContextual"/>
          </w:rPr>
          <w:t>davantage</w:t>
        </w:r>
        <w:r w:rsidRPr="00E32EF4">
          <w:rPr>
            <w:rFonts w:eastAsia="Calibri"/>
            <w:kern w:val="2"/>
            <w:sz w:val="24"/>
            <w:szCs w:val="24"/>
            <w:lang w:val="fr-CH"/>
            <w14:ligatures w14:val="standardContextual"/>
            <w:rPrChange w:id="799" w:author="Auteur">
              <w:rPr>
                <w:rFonts w:ascii="Calibri" w:eastAsia="Calibri" w:hAnsi="Calibri"/>
                <w:kern w:val="2"/>
                <w:sz w:val="24"/>
                <w:szCs w:val="24"/>
                <w:lang w:val="fr-CH"/>
                <w14:ligatures w14:val="standardContextual"/>
              </w:rPr>
            </w:rPrChange>
          </w:rPr>
          <w:t xml:space="preserve"> de restriction</w:t>
        </w:r>
        <w:r w:rsidR="008B4419">
          <w:rPr>
            <w:rFonts w:eastAsia="Calibri"/>
            <w:kern w:val="2"/>
            <w:sz w:val="24"/>
            <w:szCs w:val="24"/>
            <w:lang w:val="fr-CH"/>
            <w14:ligatures w14:val="standardContextual"/>
          </w:rPr>
          <w:t>s</w:t>
        </w:r>
        <w:r w:rsidRPr="00E32EF4">
          <w:rPr>
            <w:rFonts w:eastAsia="Calibri"/>
            <w:kern w:val="2"/>
            <w:sz w:val="24"/>
            <w:szCs w:val="24"/>
            <w:lang w:val="fr-CH"/>
            <w14:ligatures w14:val="standardContextual"/>
            <w:rPrChange w:id="800" w:author="Auteur">
              <w:rPr>
                <w:rFonts w:ascii="Calibri" w:eastAsia="Calibri" w:hAnsi="Calibri"/>
                <w:kern w:val="2"/>
                <w:sz w:val="24"/>
                <w:szCs w:val="24"/>
                <w:lang w:val="fr-CH"/>
                <w14:ligatures w14:val="standardContextual"/>
              </w:rPr>
            </w:rPrChange>
          </w:rPr>
          <w:t xml:space="preserve"> aux prestations médicales couvertes par la LAMal.</w:t>
        </w:r>
        <w:r w:rsidR="002005BD">
          <w:rPr>
            <w:rFonts w:eastAsia="Calibri"/>
            <w:kern w:val="2"/>
            <w:sz w:val="24"/>
            <w:szCs w:val="24"/>
            <w:lang w:val="fr-CH"/>
            <w14:ligatures w14:val="standardContextual"/>
          </w:rPr>
          <w:t xml:space="preserve"> Ce cluster exprime donc des attentes fortement orientées à gauche.</w:t>
        </w:r>
      </w:ins>
    </w:p>
    <w:p w14:paraId="40348644" w14:textId="77777777" w:rsidR="008F57B1" w:rsidRPr="00E32EF4" w:rsidRDefault="008F57B1" w:rsidP="008F57B1">
      <w:pPr>
        <w:widowControl/>
        <w:autoSpaceDE/>
        <w:autoSpaceDN/>
        <w:spacing w:after="160" w:line="278" w:lineRule="auto"/>
        <w:jc w:val="both"/>
        <w:rPr>
          <w:ins w:id="801" w:author="Auteur"/>
          <w:rFonts w:eastAsia="Calibri"/>
          <w:kern w:val="2"/>
          <w:sz w:val="24"/>
          <w:szCs w:val="24"/>
          <w:lang w:val="fr-CH"/>
          <w14:ligatures w14:val="standardContextual"/>
          <w:rPrChange w:id="802" w:author="Auteur">
            <w:rPr>
              <w:ins w:id="803" w:author="Auteur"/>
              <w:rFonts w:ascii="Calibri" w:eastAsia="Calibri" w:hAnsi="Calibri"/>
              <w:kern w:val="2"/>
              <w:sz w:val="24"/>
              <w:szCs w:val="24"/>
              <w:lang w:val="fr-CH"/>
              <w14:ligatures w14:val="standardContextual"/>
            </w:rPr>
          </w:rPrChange>
        </w:rPr>
      </w:pPr>
      <w:ins w:id="804" w:author="Auteur">
        <w:r w:rsidRPr="00E32EF4">
          <w:rPr>
            <w:rFonts w:eastAsia="Calibri"/>
            <w:kern w:val="2"/>
            <w:sz w:val="24"/>
            <w:szCs w:val="24"/>
            <w:lang w:val="fr-CH"/>
            <w14:ligatures w14:val="standardContextual"/>
            <w:rPrChange w:id="805" w:author="Auteur">
              <w:rPr>
                <w:rFonts w:ascii="Calibri" w:eastAsia="Calibri" w:hAnsi="Calibri"/>
                <w:kern w:val="2"/>
                <w:sz w:val="24"/>
                <w:szCs w:val="24"/>
                <w:lang w:val="fr-CH"/>
                <w14:ligatures w14:val="standardContextual"/>
              </w:rPr>
            </w:rPrChange>
          </w:rPr>
          <w:t>Comme pour les deux premiers clusters, le quatrième cluster (8,3% de l’échantillon) est fortement opposé à toute augmentation de taxe ou de la TVA. Les attentes de ce cluster sur le reste des questions sont marquées par l’indécision, ce qui rend ce cluster plutôt « flottant », comme sur le renoncement personnel aux prestations médicales couvertes par la LAMal (57% du cluster déclarant ne pas savoir). Il y a quand même une majorité intra-cluster contre rendre l’accès aux prestations plus difficiles (48%), en réduire le nombre (54%) ; ou supprimer l’assurance-maladie obligatoire (57%), ainsi que pour la création d’une caisse unique (50,19%) et lier les primes au revenu (47%). Toutefois, ces proportions sont systématiquement en-dessous de des proportions générale pour chaque question, car il y a dans ce cluster un nombre important de personnes indécises dans la plupart des questions.</w:t>
        </w:r>
      </w:ins>
    </w:p>
    <w:p w14:paraId="3A0FC462" w14:textId="77777777" w:rsidR="008F57B1" w:rsidRPr="00E32EF4" w:rsidRDefault="008F57B1" w:rsidP="008F57B1">
      <w:pPr>
        <w:widowControl/>
        <w:autoSpaceDE/>
        <w:autoSpaceDN/>
        <w:spacing w:after="160" w:line="278" w:lineRule="auto"/>
        <w:jc w:val="both"/>
        <w:rPr>
          <w:ins w:id="806" w:author="Auteur"/>
          <w:rFonts w:eastAsia="Calibri"/>
          <w:kern w:val="2"/>
          <w:sz w:val="24"/>
          <w:szCs w:val="24"/>
          <w:lang w:val="fr-CH"/>
          <w14:ligatures w14:val="standardContextual"/>
          <w:rPrChange w:id="807" w:author="Auteur">
            <w:rPr>
              <w:ins w:id="808" w:author="Auteur"/>
              <w:rFonts w:ascii="Calibri" w:eastAsia="Calibri" w:hAnsi="Calibri"/>
              <w:kern w:val="2"/>
              <w:sz w:val="24"/>
              <w:szCs w:val="24"/>
              <w:lang w:val="fr-CH"/>
              <w14:ligatures w14:val="standardContextual"/>
            </w:rPr>
          </w:rPrChange>
        </w:rPr>
      </w:pPr>
      <w:ins w:id="809" w:author="Auteur">
        <w:r w:rsidRPr="00E32EF4">
          <w:rPr>
            <w:rFonts w:eastAsia="Calibri"/>
            <w:kern w:val="2"/>
            <w:sz w:val="24"/>
            <w:szCs w:val="24"/>
            <w:lang w:val="fr-CH"/>
            <w14:ligatures w14:val="standardContextual"/>
            <w:rPrChange w:id="810" w:author="Auteur">
              <w:rPr>
                <w:rFonts w:ascii="Calibri" w:eastAsia="Calibri" w:hAnsi="Calibri"/>
                <w:kern w:val="2"/>
                <w:sz w:val="24"/>
                <w:szCs w:val="24"/>
                <w:lang w:val="fr-CH"/>
                <w14:ligatures w14:val="standardContextual"/>
              </w:rPr>
            </w:rPrChange>
          </w:rPr>
          <w:t>Le cluster 5 (7,5%) partage des attentes très similaires aux cluster 1 et 3, à la différence qu’il est indifférent vis-à-vis de l’augmentation du la TVA ou de l’impôt fédéral direct (alors que le cluster 1 s’y oppose et le cluster 3 soutient ces mesures). Le cluster 6 (6,82%) est quant à lui indifférent à tous les indicateurs, n’exprimant aucun avis sur aucune des questions. Le dernier cluster, très marginal (2,7%) exprime des positions favorables sur tous les indicateurs.</w:t>
        </w:r>
      </w:ins>
    </w:p>
    <w:p w14:paraId="09EDA9BD" w14:textId="77777777" w:rsidR="008F57B1" w:rsidRPr="00E32EF4" w:rsidRDefault="008F57B1">
      <w:pPr>
        <w:pStyle w:val="Titre3"/>
        <w:spacing w:line="360" w:lineRule="auto"/>
        <w:rPr>
          <w:ins w:id="811" w:author="Auteur"/>
          <w:b w:val="0"/>
          <w:bCs w:val="0"/>
          <w:lang w:val="fr-CH"/>
          <w:rPrChange w:id="812" w:author="Auteur">
            <w:rPr>
              <w:ins w:id="813" w:author="Auteur"/>
              <w:rFonts w:ascii="Calibri" w:eastAsia="Calibri" w:hAnsi="Calibri"/>
              <w:b/>
              <w:bCs/>
              <w:kern w:val="2"/>
              <w:sz w:val="24"/>
              <w:szCs w:val="24"/>
              <w:lang w:val="fr-CH"/>
              <w14:ligatures w14:val="standardContextual"/>
            </w:rPr>
          </w:rPrChange>
        </w:rPr>
        <w:pPrChange w:id="814" w:author="Auteur">
          <w:pPr>
            <w:widowControl/>
            <w:autoSpaceDE/>
            <w:autoSpaceDN/>
            <w:spacing w:after="160" w:line="278" w:lineRule="auto"/>
            <w:jc w:val="both"/>
          </w:pPr>
        </w:pPrChange>
      </w:pPr>
      <w:ins w:id="815" w:author="Auteur">
        <w:r w:rsidRPr="00E32EF4">
          <w:rPr>
            <w:lang w:val="fr-CH"/>
            <w:rPrChange w:id="816" w:author="Auteur">
              <w:rPr>
                <w:rFonts w:ascii="Calibri" w:eastAsia="Calibri" w:hAnsi="Calibri"/>
                <w:kern w:val="2"/>
                <w:lang w:val="fr-CH"/>
                <w14:ligatures w14:val="standardContextual"/>
              </w:rPr>
            </w:rPrChange>
          </w:rPr>
          <w:t>Caractéristiques socio-économiques et politiques</w:t>
        </w:r>
      </w:ins>
    </w:p>
    <w:p w14:paraId="3B1F96D6" w14:textId="429657BC" w:rsidR="00DB2EFA" w:rsidRDefault="00DB2EFA" w:rsidP="008F57B1">
      <w:pPr>
        <w:widowControl/>
        <w:autoSpaceDE/>
        <w:autoSpaceDN/>
        <w:spacing w:after="160" w:line="278" w:lineRule="auto"/>
        <w:jc w:val="both"/>
        <w:rPr>
          <w:ins w:id="817" w:author="Auteur"/>
          <w:rFonts w:eastAsia="Calibri"/>
          <w:kern w:val="2"/>
          <w:sz w:val="24"/>
          <w:szCs w:val="24"/>
          <w:lang w:val="fr-CH"/>
          <w14:ligatures w14:val="standardContextual"/>
        </w:rPr>
      </w:pPr>
      <w:ins w:id="818" w:author="Auteur">
        <w:r>
          <w:rPr>
            <w:rFonts w:eastAsia="Calibri"/>
            <w:kern w:val="2"/>
            <w:sz w:val="24"/>
            <w:szCs w:val="24"/>
            <w:lang w:val="fr-CH"/>
            <w14:ligatures w14:val="standardContextual"/>
          </w:rPr>
          <w:t>Au moyen de tableaux croisés entre l’appartenance aux clusters et des variables socio-démographiques et politiques disponibles dans le jeu de données, il est possible d’explorer l’inclinaison politique et la constitution socio-démographique de chaque cluster</w:t>
        </w:r>
        <w:r>
          <w:rPr>
            <w:rStyle w:val="Appelnotedebasdep"/>
            <w:rFonts w:eastAsia="Calibri"/>
            <w:kern w:val="2"/>
            <w:sz w:val="24"/>
            <w:szCs w:val="24"/>
            <w:lang w:val="fr-CH"/>
            <w14:ligatures w14:val="standardContextual"/>
          </w:rPr>
          <w:footnoteReference w:id="9"/>
        </w:r>
        <w:r>
          <w:rPr>
            <w:rFonts w:eastAsia="Calibri"/>
            <w:kern w:val="2"/>
            <w:sz w:val="24"/>
            <w:szCs w:val="24"/>
            <w:lang w:val="fr-CH"/>
            <w14:ligatures w14:val="standardContextual"/>
          </w:rPr>
          <w:t>.</w:t>
        </w:r>
      </w:ins>
    </w:p>
    <w:tbl>
      <w:tblPr>
        <w:tblStyle w:val="Grilledutableau"/>
        <w:tblpPr w:leftFromText="180" w:rightFromText="180" w:vertAnchor="text" w:horzAnchor="margin" w:tblpY="806"/>
        <w:tblW w:w="9291" w:type="dxa"/>
        <w:tblLook w:val="04A0" w:firstRow="1" w:lastRow="0" w:firstColumn="1" w:lastColumn="0" w:noHBand="0" w:noVBand="1"/>
      </w:tblPr>
      <w:tblGrid>
        <w:gridCol w:w="1378"/>
        <w:gridCol w:w="1516"/>
        <w:gridCol w:w="2722"/>
        <w:gridCol w:w="3675"/>
      </w:tblGrid>
      <w:tr w:rsidR="007775AF" w:rsidRPr="009666F9" w:rsidDel="007C7B3D" w14:paraId="474A4AD7" w14:textId="49D0676B" w:rsidTr="007775AF">
        <w:trPr>
          <w:trHeight w:val="418"/>
          <w:ins w:id="823" w:author="Auteur"/>
          <w:del w:id="824" w:author="Auteur"/>
        </w:trPr>
        <w:tc>
          <w:tcPr>
            <w:tcW w:w="1378" w:type="dxa"/>
            <w:noWrap/>
            <w:hideMark/>
          </w:tcPr>
          <w:p w14:paraId="03923C74" w14:textId="24B74E1E" w:rsidR="007775AF" w:rsidRPr="003966ED" w:rsidDel="007C7B3D" w:rsidRDefault="007775AF" w:rsidP="007775AF">
            <w:pPr>
              <w:widowControl/>
              <w:autoSpaceDE/>
              <w:autoSpaceDN/>
              <w:spacing w:after="160" w:line="278" w:lineRule="auto"/>
              <w:rPr>
                <w:ins w:id="825" w:author="Auteur"/>
                <w:del w:id="826" w:author="Auteur"/>
                <w:moveFrom w:id="827" w:author="Auteur" w16du:dateUtc="2026-10-01T13:37:00Z"/>
                <w:rFonts w:eastAsia="Calibri"/>
                <w:kern w:val="2"/>
                <w14:ligatures w14:val="standardContextual"/>
              </w:rPr>
            </w:pPr>
            <w:moveFromRangeStart w:id="828" w:author="Auteur" w:name="move241761366"/>
            <w:moveFrom w:id="829" w:author="Auteur" w16du:dateUtc="2026-10-01T13:37:00Z">
              <w:ins w:id="830" w:author="Auteur">
                <w:del w:id="831" w:author="Auteur">
                  <w:r w:rsidRPr="003966ED" w:rsidDel="007C7B3D">
                    <w:rPr>
                      <w:rFonts w:eastAsia="Calibri"/>
                      <w:kern w:val="2"/>
                      <w14:ligatures w14:val="standardContextual"/>
                    </w:rPr>
                    <w:delText>Bloc social</w:delText>
                  </w:r>
                </w:del>
              </w:ins>
            </w:moveFrom>
          </w:p>
        </w:tc>
        <w:tc>
          <w:tcPr>
            <w:tcW w:w="1516" w:type="dxa"/>
            <w:noWrap/>
            <w:hideMark/>
          </w:tcPr>
          <w:p w14:paraId="1C25DE52" w14:textId="594E30C7" w:rsidR="007775AF" w:rsidRPr="003966ED" w:rsidDel="007C7B3D" w:rsidRDefault="007775AF" w:rsidP="007775AF">
            <w:pPr>
              <w:widowControl/>
              <w:autoSpaceDE/>
              <w:autoSpaceDN/>
              <w:spacing w:after="160" w:line="278" w:lineRule="auto"/>
              <w:rPr>
                <w:ins w:id="832" w:author="Auteur"/>
                <w:del w:id="833" w:author="Auteur"/>
                <w:moveFrom w:id="834" w:author="Auteur" w16du:dateUtc="2026-10-01T13:37:00Z"/>
                <w:rFonts w:eastAsia="Calibri"/>
                <w:kern w:val="2"/>
                <w14:ligatures w14:val="standardContextual"/>
              </w:rPr>
            </w:pPr>
            <w:moveFrom w:id="835" w:author="Auteur" w16du:dateUtc="2026-10-01T13:37:00Z">
              <w:ins w:id="836" w:author="Auteur">
                <w:del w:id="837" w:author="Auteur">
                  <w:r w:rsidRPr="003966ED" w:rsidDel="007C7B3D">
                    <w:rPr>
                      <w:rFonts w:eastAsia="Calibri"/>
                      <w:kern w:val="2"/>
                      <w14:ligatures w14:val="standardContextual"/>
                    </w:rPr>
                    <w:delText>Groupe socio-politique</w:delText>
                  </w:r>
                </w:del>
              </w:ins>
            </w:moveFrom>
          </w:p>
        </w:tc>
        <w:tc>
          <w:tcPr>
            <w:tcW w:w="2722" w:type="dxa"/>
            <w:noWrap/>
            <w:hideMark/>
          </w:tcPr>
          <w:p w14:paraId="73CEC1C2" w14:textId="782767EC" w:rsidR="007775AF" w:rsidRPr="003966ED" w:rsidDel="007C7B3D" w:rsidRDefault="007775AF" w:rsidP="007775AF">
            <w:pPr>
              <w:widowControl/>
              <w:autoSpaceDE/>
              <w:autoSpaceDN/>
              <w:spacing w:after="160" w:line="278" w:lineRule="auto"/>
              <w:rPr>
                <w:ins w:id="838" w:author="Auteur"/>
                <w:del w:id="839" w:author="Auteur"/>
                <w:moveFrom w:id="840" w:author="Auteur" w16du:dateUtc="2026-10-01T13:37:00Z"/>
                <w:rFonts w:eastAsia="Calibri"/>
                <w:kern w:val="2"/>
                <w14:ligatures w14:val="standardContextual"/>
              </w:rPr>
            </w:pPr>
            <w:moveFrom w:id="841" w:author="Auteur" w16du:dateUtc="2026-10-01T13:37:00Z">
              <w:ins w:id="842" w:author="Auteur">
                <w:del w:id="843" w:author="Auteur">
                  <w:r w:rsidRPr="003966ED" w:rsidDel="007C7B3D">
                    <w:rPr>
                      <w:rFonts w:eastAsia="Calibri"/>
                      <w:kern w:val="2"/>
                      <w14:ligatures w14:val="standardContextual"/>
                    </w:rPr>
                    <w:delText>Groupe socio-économique</w:delText>
                  </w:r>
                </w:del>
              </w:ins>
            </w:moveFrom>
          </w:p>
        </w:tc>
        <w:tc>
          <w:tcPr>
            <w:tcW w:w="3675" w:type="dxa"/>
            <w:noWrap/>
            <w:hideMark/>
          </w:tcPr>
          <w:p w14:paraId="5DEC24BD" w14:textId="72267E83" w:rsidR="007775AF" w:rsidRPr="003966ED" w:rsidDel="007C7B3D" w:rsidRDefault="007775AF" w:rsidP="007775AF">
            <w:pPr>
              <w:widowControl/>
              <w:autoSpaceDE/>
              <w:autoSpaceDN/>
              <w:spacing w:after="160" w:line="278" w:lineRule="auto"/>
              <w:rPr>
                <w:ins w:id="844" w:author="Auteur"/>
                <w:del w:id="845" w:author="Auteur"/>
                <w:moveFrom w:id="846" w:author="Auteur" w16du:dateUtc="2026-10-01T13:37:00Z"/>
                <w:rFonts w:eastAsia="Calibri"/>
                <w:kern w:val="2"/>
                <w14:ligatures w14:val="standardContextual"/>
              </w:rPr>
            </w:pPr>
            <w:moveFrom w:id="847" w:author="Auteur" w16du:dateUtc="2026-10-01T13:37:00Z">
              <w:ins w:id="848" w:author="Auteur">
                <w:del w:id="849" w:author="Auteur">
                  <w:r w:rsidRPr="003966ED" w:rsidDel="007C7B3D">
                    <w:rPr>
                      <w:rFonts w:eastAsia="Calibri"/>
                      <w:kern w:val="2"/>
                      <w14:ligatures w14:val="standardContextual"/>
                    </w:rPr>
                    <w:delText>Demandes politiques</w:delText>
                  </w:r>
                </w:del>
              </w:ins>
            </w:moveFrom>
          </w:p>
        </w:tc>
      </w:tr>
      <w:tr w:rsidR="007775AF" w:rsidRPr="009666F9" w:rsidDel="007C7B3D" w14:paraId="4297BC98" w14:textId="51762BCC" w:rsidTr="007775AF">
        <w:trPr>
          <w:trHeight w:val="1048"/>
          <w:ins w:id="850" w:author="Auteur"/>
          <w:del w:id="851" w:author="Auteur"/>
        </w:trPr>
        <w:tc>
          <w:tcPr>
            <w:tcW w:w="1378" w:type="dxa"/>
            <w:vMerge w:val="restart"/>
            <w:hideMark/>
          </w:tcPr>
          <w:p w14:paraId="0825EE54" w14:textId="6731988C" w:rsidR="007775AF" w:rsidRPr="003966ED" w:rsidDel="007C7B3D" w:rsidRDefault="007775AF" w:rsidP="007775AF">
            <w:pPr>
              <w:widowControl/>
              <w:autoSpaceDE/>
              <w:autoSpaceDN/>
              <w:spacing w:after="160" w:line="278" w:lineRule="auto"/>
              <w:rPr>
                <w:ins w:id="852" w:author="Auteur"/>
                <w:del w:id="853" w:author="Auteur"/>
                <w:moveFrom w:id="854" w:author="Auteur" w16du:dateUtc="2026-10-01T13:37:00Z"/>
                <w:rFonts w:eastAsia="Calibri"/>
                <w:kern w:val="2"/>
                <w14:ligatures w14:val="standardContextual"/>
              </w:rPr>
            </w:pPr>
            <w:moveFrom w:id="855" w:author="Auteur" w16du:dateUtc="2026-10-01T13:37:00Z">
              <w:ins w:id="856" w:author="Auteur">
                <w:del w:id="857" w:author="Auteur">
                  <w:r w:rsidRPr="003966ED" w:rsidDel="007C7B3D">
                    <w:rPr>
                      <w:rFonts w:eastAsia="Calibri"/>
                      <w:kern w:val="2"/>
                      <w14:ligatures w14:val="standardContextual"/>
                    </w:rPr>
                    <w:delText>Libéral-conservateur</w:delText>
                  </w:r>
                </w:del>
              </w:ins>
            </w:moveFrom>
          </w:p>
        </w:tc>
        <w:tc>
          <w:tcPr>
            <w:tcW w:w="1516" w:type="dxa"/>
            <w:noWrap/>
            <w:hideMark/>
          </w:tcPr>
          <w:p w14:paraId="3234C649" w14:textId="099023FE" w:rsidR="007775AF" w:rsidRPr="003966ED" w:rsidDel="007C7B3D" w:rsidRDefault="007775AF" w:rsidP="007775AF">
            <w:pPr>
              <w:widowControl/>
              <w:autoSpaceDE/>
              <w:autoSpaceDN/>
              <w:spacing w:after="160" w:line="278" w:lineRule="auto"/>
              <w:rPr>
                <w:ins w:id="858" w:author="Auteur"/>
                <w:del w:id="859" w:author="Auteur"/>
                <w:moveFrom w:id="860" w:author="Auteur" w16du:dateUtc="2026-10-01T13:37:00Z"/>
                <w:rFonts w:eastAsia="Calibri"/>
                <w:kern w:val="2"/>
                <w14:ligatures w14:val="standardContextual"/>
              </w:rPr>
            </w:pPr>
            <w:moveFrom w:id="861" w:author="Auteur" w16du:dateUtc="2026-10-01T13:37:00Z">
              <w:ins w:id="862" w:author="Auteur">
                <w:del w:id="863" w:author="Auteur">
                  <w:r w:rsidRPr="003966ED" w:rsidDel="007C7B3D">
                    <w:rPr>
                      <w:rFonts w:eastAsia="Calibri"/>
                      <w:kern w:val="2"/>
                      <w14:ligatures w14:val="standardContextual"/>
                    </w:rPr>
                    <w:delText>Conservateurs (cluster 1: 37,6%)</w:delText>
                  </w:r>
                </w:del>
              </w:ins>
            </w:moveFrom>
          </w:p>
        </w:tc>
        <w:tc>
          <w:tcPr>
            <w:tcW w:w="2722" w:type="dxa"/>
            <w:hideMark/>
          </w:tcPr>
          <w:p w14:paraId="2DA7BA15" w14:textId="0F5DE01D" w:rsidR="007775AF" w:rsidRPr="003966ED" w:rsidDel="007C7B3D" w:rsidRDefault="007775AF" w:rsidP="007775AF">
            <w:pPr>
              <w:widowControl/>
              <w:autoSpaceDE/>
              <w:autoSpaceDN/>
              <w:spacing w:after="160" w:line="278" w:lineRule="auto"/>
              <w:rPr>
                <w:ins w:id="864" w:author="Auteur"/>
                <w:del w:id="865" w:author="Auteur"/>
                <w:moveFrom w:id="866" w:author="Auteur" w16du:dateUtc="2026-10-01T13:37:00Z"/>
                <w:rFonts w:eastAsia="Calibri"/>
                <w:kern w:val="2"/>
                <w14:ligatures w14:val="standardContextual"/>
              </w:rPr>
            </w:pPr>
            <w:moveFrom w:id="867" w:author="Auteur" w16du:dateUtc="2026-10-01T13:37:00Z">
              <w:ins w:id="868" w:author="Auteur">
                <w:del w:id="869" w:author="Auteur">
                  <w:r w:rsidRPr="003966ED" w:rsidDel="007C7B3D">
                    <w:rPr>
                      <w:rFonts w:eastAsia="Calibri"/>
                      <w:kern w:val="2"/>
                      <w14:ligatures w14:val="standardContextual"/>
                    </w:rPr>
                    <w:delText xml:space="preserve">Employé à niveau d'éducation et de revenu moyen à faible. Pas de </w:delText>
                  </w:r>
                  <w:r w:rsidRPr="003966ED" w:rsidDel="007C7B3D">
                    <w:rPr>
                      <w:rFonts w:eastAsia="Calibri"/>
                      <w:kern w:val="2"/>
                      <w14:ligatures w14:val="standardContextual"/>
                    </w:rPr>
                    <w:lastRenderedPageBreak/>
                    <w:delText>surreprésentation régionale ou linguistique</w:delText>
                  </w:r>
                </w:del>
              </w:ins>
            </w:moveFrom>
          </w:p>
        </w:tc>
        <w:tc>
          <w:tcPr>
            <w:tcW w:w="3675" w:type="dxa"/>
            <w:hideMark/>
          </w:tcPr>
          <w:p w14:paraId="169A901F" w14:textId="7896EFB0" w:rsidR="007775AF" w:rsidRPr="003966ED" w:rsidDel="007C7B3D" w:rsidRDefault="007775AF" w:rsidP="007775AF">
            <w:pPr>
              <w:widowControl/>
              <w:autoSpaceDE/>
              <w:autoSpaceDN/>
              <w:spacing w:after="160" w:line="278" w:lineRule="auto"/>
              <w:rPr>
                <w:ins w:id="870" w:author="Auteur"/>
                <w:del w:id="871" w:author="Auteur"/>
                <w:moveFrom w:id="872" w:author="Auteur" w16du:dateUtc="2026-10-01T13:37:00Z"/>
                <w:rFonts w:eastAsia="Calibri"/>
                <w:kern w:val="2"/>
                <w14:ligatures w14:val="standardContextual"/>
              </w:rPr>
            </w:pPr>
            <w:moveFrom w:id="873" w:author="Auteur" w16du:dateUtc="2026-10-01T13:37:00Z">
              <w:ins w:id="874" w:author="Auteur">
                <w:del w:id="875" w:author="Auteur">
                  <w:r w:rsidRPr="003966ED" w:rsidDel="007C7B3D">
                    <w:rPr>
                      <w:rFonts w:eastAsia="Calibri"/>
                      <w:kern w:val="2"/>
                      <w14:ligatures w14:val="standardContextual"/>
                    </w:rPr>
                    <w:lastRenderedPageBreak/>
                    <w:delText xml:space="preserve">Contre toute augmentation fiscale ; pour lier les primes d'assurance-maladie au revenu et créer une caisse </w:delText>
                  </w:r>
                  <w:r w:rsidRPr="003966ED" w:rsidDel="007C7B3D">
                    <w:rPr>
                      <w:rFonts w:eastAsia="Calibri"/>
                      <w:kern w:val="2"/>
                      <w14:ligatures w14:val="standardContextual"/>
                    </w:rPr>
                    <w:lastRenderedPageBreak/>
                    <w:delText>unique ; contre les réformes néolibérales.</w:delText>
                  </w:r>
                </w:del>
              </w:ins>
            </w:moveFrom>
          </w:p>
        </w:tc>
      </w:tr>
      <w:tr w:rsidR="007775AF" w:rsidRPr="009666F9" w:rsidDel="007C7B3D" w14:paraId="02FF3A30" w14:textId="0142CF05" w:rsidTr="007775AF">
        <w:trPr>
          <w:trHeight w:val="1259"/>
          <w:ins w:id="876" w:author="Auteur"/>
          <w:del w:id="877" w:author="Auteur"/>
        </w:trPr>
        <w:tc>
          <w:tcPr>
            <w:tcW w:w="1378" w:type="dxa"/>
            <w:vMerge/>
            <w:hideMark/>
          </w:tcPr>
          <w:p w14:paraId="522AEA0F" w14:textId="3D7B0A80" w:rsidR="007775AF" w:rsidRPr="003966ED" w:rsidDel="007C7B3D" w:rsidRDefault="007775AF" w:rsidP="007775AF">
            <w:pPr>
              <w:widowControl/>
              <w:autoSpaceDE/>
              <w:autoSpaceDN/>
              <w:spacing w:after="160" w:line="278" w:lineRule="auto"/>
              <w:rPr>
                <w:ins w:id="878" w:author="Auteur"/>
                <w:del w:id="879" w:author="Auteur"/>
                <w:moveFrom w:id="880" w:author="Auteur" w16du:dateUtc="2026-10-01T13:37:00Z"/>
                <w:rFonts w:eastAsia="Calibri"/>
                <w:kern w:val="2"/>
                <w14:ligatures w14:val="standardContextual"/>
              </w:rPr>
            </w:pPr>
          </w:p>
        </w:tc>
        <w:tc>
          <w:tcPr>
            <w:tcW w:w="1516" w:type="dxa"/>
            <w:noWrap/>
            <w:hideMark/>
          </w:tcPr>
          <w:p w14:paraId="53622F4B" w14:textId="472C1153" w:rsidR="007775AF" w:rsidRPr="003966ED" w:rsidDel="007C7B3D" w:rsidRDefault="007775AF" w:rsidP="007775AF">
            <w:pPr>
              <w:widowControl/>
              <w:autoSpaceDE/>
              <w:autoSpaceDN/>
              <w:spacing w:after="160" w:line="278" w:lineRule="auto"/>
              <w:rPr>
                <w:ins w:id="881" w:author="Auteur"/>
                <w:del w:id="882" w:author="Auteur"/>
                <w:moveFrom w:id="883" w:author="Auteur" w16du:dateUtc="2026-10-01T13:37:00Z"/>
                <w:rFonts w:eastAsia="Calibri"/>
                <w:kern w:val="2"/>
                <w14:ligatures w14:val="standardContextual"/>
              </w:rPr>
            </w:pPr>
            <w:moveFrom w:id="884" w:author="Auteur" w16du:dateUtc="2026-10-01T13:37:00Z">
              <w:ins w:id="885" w:author="Auteur">
                <w:del w:id="886" w:author="Auteur">
                  <w:r w:rsidRPr="003966ED" w:rsidDel="007C7B3D">
                    <w:rPr>
                      <w:rFonts w:eastAsia="Calibri"/>
                      <w:kern w:val="2"/>
                      <w14:ligatures w14:val="standardContextual"/>
                    </w:rPr>
                    <w:delText>Néolibéraux (cluster 2: 18,6%)</w:delText>
                  </w:r>
                </w:del>
              </w:ins>
            </w:moveFrom>
          </w:p>
        </w:tc>
        <w:tc>
          <w:tcPr>
            <w:tcW w:w="2722" w:type="dxa"/>
            <w:hideMark/>
          </w:tcPr>
          <w:p w14:paraId="78BD3506" w14:textId="4B4AF7DF" w:rsidR="007775AF" w:rsidRPr="003966ED" w:rsidDel="007C7B3D" w:rsidRDefault="007775AF" w:rsidP="007775AF">
            <w:pPr>
              <w:widowControl/>
              <w:autoSpaceDE/>
              <w:autoSpaceDN/>
              <w:spacing w:after="160" w:line="278" w:lineRule="auto"/>
              <w:rPr>
                <w:ins w:id="887" w:author="Auteur"/>
                <w:del w:id="888" w:author="Auteur"/>
                <w:moveFrom w:id="889" w:author="Auteur" w16du:dateUtc="2026-10-01T13:37:00Z"/>
                <w:rFonts w:eastAsia="Calibri"/>
                <w:kern w:val="2"/>
                <w14:ligatures w14:val="standardContextual"/>
              </w:rPr>
            </w:pPr>
            <w:moveFrom w:id="890" w:author="Auteur" w16du:dateUtc="2026-10-01T13:37:00Z">
              <w:ins w:id="891" w:author="Auteur">
                <w:del w:id="892" w:author="Auteur">
                  <w:r w:rsidRPr="003966ED" w:rsidDel="007C7B3D">
                    <w:rPr>
                      <w:rFonts w:eastAsia="Calibri"/>
                      <w:kern w:val="2"/>
                      <w14:ligatures w14:val="standardContextual"/>
                    </w:rPr>
                    <w:delText>Employés à haut niveau de revenu et d'éducation exerçant une fonction de supervision (cadre, manager). Forte présence en Suisse-alémanique</w:delText>
                  </w:r>
                </w:del>
              </w:ins>
            </w:moveFrom>
          </w:p>
        </w:tc>
        <w:tc>
          <w:tcPr>
            <w:tcW w:w="3675" w:type="dxa"/>
            <w:hideMark/>
          </w:tcPr>
          <w:p w14:paraId="0DA80CC9" w14:textId="177F1484" w:rsidR="007775AF" w:rsidRPr="003966ED" w:rsidDel="007C7B3D" w:rsidRDefault="007775AF" w:rsidP="007775AF">
            <w:pPr>
              <w:widowControl/>
              <w:autoSpaceDE/>
              <w:autoSpaceDN/>
              <w:spacing w:after="160" w:line="278" w:lineRule="auto"/>
              <w:rPr>
                <w:ins w:id="893" w:author="Auteur"/>
                <w:del w:id="894" w:author="Auteur"/>
                <w:moveFrom w:id="895" w:author="Auteur" w16du:dateUtc="2026-10-01T13:37:00Z"/>
                <w:rFonts w:eastAsia="Calibri"/>
                <w:kern w:val="2"/>
                <w14:ligatures w14:val="standardContextual"/>
              </w:rPr>
            </w:pPr>
            <w:moveFrom w:id="896" w:author="Auteur" w16du:dateUtc="2026-10-01T13:37:00Z">
              <w:ins w:id="897" w:author="Auteur">
                <w:del w:id="898" w:author="Auteur">
                  <w:r w:rsidRPr="003966ED" w:rsidDel="007C7B3D">
                    <w:rPr>
                      <w:rFonts w:eastAsia="Calibri"/>
                      <w:kern w:val="2"/>
                      <w14:ligatures w14:val="standardContextual"/>
                    </w:rPr>
                    <w:delText>Contre toute augmentation fiscale ; contre lier les primes d'assurance-maladie au revenu et créer une caisse unique ; fortement pour les réformes néolibérales</w:delText>
                  </w:r>
                </w:del>
              </w:ins>
            </w:moveFrom>
          </w:p>
        </w:tc>
      </w:tr>
      <w:tr w:rsidR="007775AF" w:rsidRPr="009666F9" w:rsidDel="007C7B3D" w14:paraId="3FD5E64A" w14:textId="191FFCE8" w:rsidTr="007775AF">
        <w:trPr>
          <w:trHeight w:val="1259"/>
          <w:ins w:id="899" w:author="Auteur"/>
          <w:del w:id="900" w:author="Auteur"/>
        </w:trPr>
        <w:tc>
          <w:tcPr>
            <w:tcW w:w="1378" w:type="dxa"/>
            <w:vMerge w:val="restart"/>
            <w:hideMark/>
          </w:tcPr>
          <w:p w14:paraId="1467FBA3" w14:textId="2CD91980" w:rsidR="007775AF" w:rsidRPr="003966ED" w:rsidDel="007C7B3D" w:rsidRDefault="007775AF" w:rsidP="007775AF">
            <w:pPr>
              <w:widowControl/>
              <w:autoSpaceDE/>
              <w:autoSpaceDN/>
              <w:spacing w:after="160" w:line="278" w:lineRule="auto"/>
              <w:rPr>
                <w:ins w:id="901" w:author="Auteur"/>
                <w:del w:id="902" w:author="Auteur"/>
                <w:moveFrom w:id="903" w:author="Auteur" w16du:dateUtc="2026-10-01T13:37:00Z"/>
                <w:rFonts w:eastAsia="Calibri"/>
                <w:kern w:val="2"/>
                <w14:ligatures w14:val="standardContextual"/>
              </w:rPr>
            </w:pPr>
            <w:moveFrom w:id="904" w:author="Auteur" w16du:dateUtc="2026-10-01T13:37:00Z">
              <w:ins w:id="905" w:author="Auteur">
                <w:del w:id="906" w:author="Auteur">
                  <w:r w:rsidRPr="003966ED" w:rsidDel="007C7B3D">
                    <w:rPr>
                      <w:rFonts w:eastAsia="Calibri"/>
                      <w:kern w:val="2"/>
                      <w14:ligatures w14:val="standardContextual"/>
                    </w:rPr>
                    <w:delText>Bloc de gauche</w:delText>
                  </w:r>
                </w:del>
              </w:ins>
            </w:moveFrom>
          </w:p>
        </w:tc>
        <w:tc>
          <w:tcPr>
            <w:tcW w:w="1516" w:type="dxa"/>
            <w:hideMark/>
          </w:tcPr>
          <w:p w14:paraId="742D5888" w14:textId="5C046235" w:rsidR="007775AF" w:rsidRPr="003966ED" w:rsidDel="007C7B3D" w:rsidRDefault="007775AF" w:rsidP="007775AF">
            <w:pPr>
              <w:widowControl/>
              <w:autoSpaceDE/>
              <w:autoSpaceDN/>
              <w:spacing w:after="160" w:line="278" w:lineRule="auto"/>
              <w:rPr>
                <w:ins w:id="907" w:author="Auteur"/>
                <w:del w:id="908" w:author="Auteur"/>
                <w:moveFrom w:id="909" w:author="Auteur" w16du:dateUtc="2026-10-01T13:37:00Z"/>
                <w:rFonts w:eastAsia="Calibri"/>
                <w:kern w:val="2"/>
                <w14:ligatures w14:val="standardContextual"/>
              </w:rPr>
            </w:pPr>
            <w:moveFrom w:id="910" w:author="Auteur" w16du:dateUtc="2026-10-01T13:37:00Z">
              <w:ins w:id="911" w:author="Auteur">
                <w:del w:id="912" w:author="Auteur">
                  <w:r w:rsidRPr="003966ED" w:rsidDel="007C7B3D">
                    <w:rPr>
                      <w:rFonts w:eastAsia="Calibri"/>
                      <w:kern w:val="2"/>
                      <w14:ligatures w14:val="standardContextual"/>
                    </w:rPr>
                    <w:delText>Réformiste socialiste (cluster 3: 18,5%)</w:delText>
                  </w:r>
                </w:del>
              </w:ins>
            </w:moveFrom>
          </w:p>
        </w:tc>
        <w:tc>
          <w:tcPr>
            <w:tcW w:w="2722" w:type="dxa"/>
            <w:hideMark/>
          </w:tcPr>
          <w:p w14:paraId="0AAA52B8" w14:textId="2317C98C" w:rsidR="007775AF" w:rsidRPr="003966ED" w:rsidDel="007C7B3D" w:rsidRDefault="007775AF" w:rsidP="007775AF">
            <w:pPr>
              <w:widowControl/>
              <w:autoSpaceDE/>
              <w:autoSpaceDN/>
              <w:spacing w:after="160" w:line="278" w:lineRule="auto"/>
              <w:rPr>
                <w:ins w:id="913" w:author="Auteur"/>
                <w:del w:id="914" w:author="Auteur"/>
                <w:moveFrom w:id="915" w:author="Auteur" w16du:dateUtc="2026-10-01T13:37:00Z"/>
                <w:rFonts w:eastAsia="Calibri"/>
                <w:kern w:val="2"/>
                <w14:ligatures w14:val="standardContextual"/>
              </w:rPr>
            </w:pPr>
            <w:moveFrom w:id="916" w:author="Auteur" w16du:dateUtc="2026-10-01T13:37:00Z">
              <w:ins w:id="917" w:author="Auteur">
                <w:del w:id="918" w:author="Auteur">
                  <w:r w:rsidRPr="003966ED" w:rsidDel="007C7B3D">
                    <w:rPr>
                      <w:rFonts w:eastAsia="Calibri"/>
                      <w:kern w:val="2"/>
                      <w14:ligatures w14:val="standardContextual"/>
                    </w:rPr>
                    <w:delText>Employés sans fonction de supervision à haut niveau d'éducation et niveau de revenu moyen. Légère surreprésentation en Suisse-alémanique</w:delText>
                  </w:r>
                </w:del>
              </w:ins>
            </w:moveFrom>
          </w:p>
        </w:tc>
        <w:tc>
          <w:tcPr>
            <w:tcW w:w="3675" w:type="dxa"/>
            <w:hideMark/>
          </w:tcPr>
          <w:p w14:paraId="43341351" w14:textId="543F3D50" w:rsidR="007775AF" w:rsidRPr="003966ED" w:rsidDel="007C7B3D" w:rsidRDefault="007775AF" w:rsidP="007775AF">
            <w:pPr>
              <w:widowControl/>
              <w:autoSpaceDE/>
              <w:autoSpaceDN/>
              <w:spacing w:after="160" w:line="278" w:lineRule="auto"/>
              <w:rPr>
                <w:ins w:id="919" w:author="Auteur"/>
                <w:del w:id="920" w:author="Auteur"/>
                <w:moveFrom w:id="921" w:author="Auteur" w16du:dateUtc="2026-10-01T13:37:00Z"/>
                <w:rFonts w:eastAsia="Calibri"/>
                <w:kern w:val="2"/>
                <w14:ligatures w14:val="standardContextual"/>
              </w:rPr>
            </w:pPr>
            <w:moveFrom w:id="922" w:author="Auteur" w16du:dateUtc="2026-10-01T13:37:00Z">
              <w:ins w:id="923" w:author="Auteur">
                <w:del w:id="924" w:author="Auteur">
                  <w:r w:rsidRPr="003966ED" w:rsidDel="007C7B3D">
                    <w:rPr>
                      <w:rFonts w:eastAsia="Calibri"/>
                      <w:kern w:val="2"/>
                      <w14:ligatures w14:val="standardContextual"/>
                    </w:rPr>
                    <w:delText>En faveur d'une augmentation fiscale ; pour lier les primes d'assurance-maladie au revenu et la création d'une caisse unique</w:delText>
                  </w:r>
                  <w:r w:rsidDel="007C7B3D">
                    <w:rPr>
                      <w:rFonts w:eastAsia="Calibri"/>
                      <w:kern w:val="2"/>
                      <w14:ligatures w14:val="standardContextual"/>
                    </w:rPr>
                    <w:delText xml:space="preserve"> </w:delText>
                  </w:r>
                  <w:r w:rsidRPr="003966ED" w:rsidDel="007C7B3D">
                    <w:rPr>
                      <w:rFonts w:eastAsia="Calibri"/>
                      <w:kern w:val="2"/>
                      <w14:ligatures w14:val="standardContextual"/>
                    </w:rPr>
                    <w:delText>; contre les réformes néolibérales.</w:delText>
                  </w:r>
                </w:del>
              </w:ins>
            </w:moveFrom>
          </w:p>
        </w:tc>
      </w:tr>
      <w:tr w:rsidR="007775AF" w:rsidRPr="009666F9" w:rsidDel="007C7B3D" w14:paraId="1703466F" w14:textId="5ECBD7F1" w:rsidTr="007775AF">
        <w:trPr>
          <w:trHeight w:val="1048"/>
          <w:ins w:id="925" w:author="Auteur"/>
          <w:del w:id="926" w:author="Auteur"/>
        </w:trPr>
        <w:tc>
          <w:tcPr>
            <w:tcW w:w="1378" w:type="dxa"/>
            <w:vMerge/>
            <w:hideMark/>
          </w:tcPr>
          <w:p w14:paraId="0BF072E3" w14:textId="7B3617C2" w:rsidR="007775AF" w:rsidRPr="003966ED" w:rsidDel="007C7B3D" w:rsidRDefault="007775AF" w:rsidP="007775AF">
            <w:pPr>
              <w:widowControl/>
              <w:autoSpaceDE/>
              <w:autoSpaceDN/>
              <w:spacing w:after="160" w:line="278" w:lineRule="auto"/>
              <w:rPr>
                <w:ins w:id="927" w:author="Auteur"/>
                <w:del w:id="928" w:author="Auteur"/>
                <w:moveFrom w:id="929" w:author="Auteur" w16du:dateUtc="2026-10-01T13:37:00Z"/>
                <w:rFonts w:eastAsia="Calibri"/>
                <w:kern w:val="2"/>
                <w14:ligatures w14:val="standardContextual"/>
              </w:rPr>
            </w:pPr>
          </w:p>
        </w:tc>
        <w:tc>
          <w:tcPr>
            <w:tcW w:w="1516" w:type="dxa"/>
            <w:hideMark/>
          </w:tcPr>
          <w:p w14:paraId="22742551" w14:textId="0F322B14" w:rsidR="007775AF" w:rsidRPr="003966ED" w:rsidDel="007C7B3D" w:rsidRDefault="007775AF" w:rsidP="007775AF">
            <w:pPr>
              <w:widowControl/>
              <w:autoSpaceDE/>
              <w:autoSpaceDN/>
              <w:spacing w:after="160" w:line="278" w:lineRule="auto"/>
              <w:rPr>
                <w:ins w:id="930" w:author="Auteur"/>
                <w:del w:id="931" w:author="Auteur"/>
                <w:moveFrom w:id="932" w:author="Auteur" w16du:dateUtc="2026-10-01T13:37:00Z"/>
                <w:rFonts w:eastAsia="Calibri"/>
                <w:kern w:val="2"/>
                <w14:ligatures w14:val="standardContextual"/>
              </w:rPr>
            </w:pPr>
            <w:moveFrom w:id="933" w:author="Auteur" w16du:dateUtc="2026-10-01T13:37:00Z">
              <w:ins w:id="934" w:author="Auteur">
                <w:del w:id="935" w:author="Auteur">
                  <w:r w:rsidRPr="003966ED" w:rsidDel="007C7B3D">
                    <w:rPr>
                      <w:rFonts w:eastAsia="Calibri"/>
                      <w:kern w:val="2"/>
                      <w14:ligatures w14:val="standardContextual"/>
                    </w:rPr>
                    <w:delText>Réformiste socialiste anti-fiscalité (cluster 5: 7,5%)</w:delText>
                  </w:r>
                </w:del>
              </w:ins>
            </w:moveFrom>
          </w:p>
        </w:tc>
        <w:tc>
          <w:tcPr>
            <w:tcW w:w="2722" w:type="dxa"/>
            <w:hideMark/>
          </w:tcPr>
          <w:p w14:paraId="5CC84667" w14:textId="5437777E" w:rsidR="007775AF" w:rsidRPr="003966ED" w:rsidDel="007C7B3D" w:rsidRDefault="007775AF" w:rsidP="007775AF">
            <w:pPr>
              <w:widowControl/>
              <w:autoSpaceDE/>
              <w:autoSpaceDN/>
              <w:spacing w:after="160" w:line="278" w:lineRule="auto"/>
              <w:rPr>
                <w:ins w:id="936" w:author="Auteur"/>
                <w:del w:id="937" w:author="Auteur"/>
                <w:moveFrom w:id="938" w:author="Auteur" w16du:dateUtc="2026-10-01T13:37:00Z"/>
                <w:rFonts w:eastAsia="Calibri"/>
                <w:kern w:val="2"/>
                <w14:ligatures w14:val="standardContextual"/>
              </w:rPr>
            </w:pPr>
            <w:moveFrom w:id="939" w:author="Auteur" w16du:dateUtc="2026-10-01T13:37:00Z">
              <w:ins w:id="940" w:author="Auteur">
                <w:del w:id="941" w:author="Auteur">
                  <w:r w:rsidRPr="003966ED" w:rsidDel="007C7B3D">
                    <w:rPr>
                      <w:rFonts w:eastAsia="Calibri"/>
                      <w:kern w:val="2"/>
                      <w14:ligatures w14:val="standardContextual"/>
                    </w:rPr>
                    <w:delText>Employés à niveau d'éducation moyen et niveau de revenu plutôt faible. Forte représentation de Romands et Tessinois</w:delText>
                  </w:r>
                </w:del>
              </w:ins>
            </w:moveFrom>
          </w:p>
        </w:tc>
        <w:tc>
          <w:tcPr>
            <w:tcW w:w="3675" w:type="dxa"/>
            <w:hideMark/>
          </w:tcPr>
          <w:p w14:paraId="0A41BD2E" w14:textId="12C3060D" w:rsidR="007775AF" w:rsidRPr="003966ED" w:rsidDel="007C7B3D" w:rsidRDefault="007775AF" w:rsidP="007775AF">
            <w:pPr>
              <w:widowControl/>
              <w:autoSpaceDE/>
              <w:autoSpaceDN/>
              <w:spacing w:after="160" w:line="278" w:lineRule="auto"/>
              <w:rPr>
                <w:ins w:id="942" w:author="Auteur"/>
                <w:del w:id="943" w:author="Auteur"/>
                <w:moveFrom w:id="944" w:author="Auteur" w16du:dateUtc="2026-10-01T13:37:00Z"/>
                <w:rFonts w:eastAsia="Calibri"/>
                <w:kern w:val="2"/>
                <w14:ligatures w14:val="standardContextual"/>
              </w:rPr>
            </w:pPr>
            <w:moveFrom w:id="945" w:author="Auteur" w16du:dateUtc="2026-10-01T13:37:00Z">
              <w:ins w:id="946" w:author="Auteur">
                <w:del w:id="947" w:author="Auteur">
                  <w:r w:rsidRPr="003966ED" w:rsidDel="007C7B3D">
                    <w:rPr>
                      <w:rFonts w:eastAsia="Calibri"/>
                      <w:kern w:val="2"/>
                      <w14:ligatures w14:val="standardContextual"/>
                    </w:rPr>
                    <w:delText>Contre toute augmentation fiscale</w:delText>
                  </w:r>
                  <w:r w:rsidDel="007C7B3D">
                    <w:rPr>
                      <w:rFonts w:eastAsia="Calibri"/>
                      <w:kern w:val="2"/>
                      <w14:ligatures w14:val="standardContextual"/>
                    </w:rPr>
                    <w:delText xml:space="preserve"> </w:delText>
                  </w:r>
                  <w:r w:rsidRPr="003966ED" w:rsidDel="007C7B3D">
                    <w:rPr>
                      <w:rFonts w:eastAsia="Calibri"/>
                      <w:kern w:val="2"/>
                      <w14:ligatures w14:val="standardContextual"/>
                    </w:rPr>
                    <w:delText>; pour lier les primes d'assurance-maladie au revenu et la création d'une caisse unique</w:delText>
                  </w:r>
                  <w:r w:rsidDel="007C7B3D">
                    <w:rPr>
                      <w:rFonts w:eastAsia="Calibri"/>
                      <w:kern w:val="2"/>
                      <w14:ligatures w14:val="standardContextual"/>
                    </w:rPr>
                    <w:delText xml:space="preserve"> </w:delText>
                  </w:r>
                  <w:r w:rsidRPr="003966ED" w:rsidDel="007C7B3D">
                    <w:rPr>
                      <w:rFonts w:eastAsia="Calibri"/>
                      <w:kern w:val="2"/>
                      <w14:ligatures w14:val="standardContextual"/>
                    </w:rPr>
                    <w:delText>; contre les réformes néolibérales.</w:delText>
                  </w:r>
                </w:del>
              </w:ins>
            </w:moveFrom>
          </w:p>
        </w:tc>
      </w:tr>
      <w:tr w:rsidR="007775AF" w:rsidRPr="009666F9" w:rsidDel="007C7B3D" w14:paraId="481B43C9" w14:textId="1E07E92B" w:rsidTr="007775AF">
        <w:trPr>
          <w:trHeight w:val="860"/>
          <w:ins w:id="948" w:author="Auteur"/>
          <w:del w:id="949" w:author="Auteur"/>
        </w:trPr>
        <w:tc>
          <w:tcPr>
            <w:tcW w:w="1378" w:type="dxa"/>
            <w:hideMark/>
          </w:tcPr>
          <w:p w14:paraId="73B1D70E" w14:textId="1A557E74" w:rsidR="007775AF" w:rsidRPr="003966ED" w:rsidDel="007C7B3D" w:rsidRDefault="007775AF" w:rsidP="007775AF">
            <w:pPr>
              <w:widowControl/>
              <w:autoSpaceDE/>
              <w:autoSpaceDN/>
              <w:spacing w:after="160" w:line="278" w:lineRule="auto"/>
              <w:rPr>
                <w:ins w:id="950" w:author="Auteur"/>
                <w:del w:id="951" w:author="Auteur"/>
                <w:moveFrom w:id="952" w:author="Auteur" w16du:dateUtc="2026-10-01T13:37:00Z"/>
                <w:rFonts w:eastAsia="Calibri"/>
                <w:kern w:val="2"/>
                <w14:ligatures w14:val="standardContextual"/>
              </w:rPr>
            </w:pPr>
            <w:moveFrom w:id="953" w:author="Auteur" w16du:dateUtc="2026-10-01T13:37:00Z">
              <w:ins w:id="954" w:author="Auteur">
                <w:del w:id="955" w:author="Auteur">
                  <w:r w:rsidRPr="003966ED" w:rsidDel="007C7B3D">
                    <w:rPr>
                      <w:rFonts w:eastAsia="Calibri"/>
                      <w:kern w:val="2"/>
                      <w14:ligatures w14:val="standardContextual"/>
                    </w:rPr>
                    <w:delText>En marge des deux blocs</w:delText>
                  </w:r>
                </w:del>
              </w:ins>
            </w:moveFrom>
          </w:p>
        </w:tc>
        <w:tc>
          <w:tcPr>
            <w:tcW w:w="1516" w:type="dxa"/>
            <w:hideMark/>
          </w:tcPr>
          <w:p w14:paraId="08941FE9" w14:textId="3A6721C9" w:rsidR="007775AF" w:rsidRPr="003966ED" w:rsidDel="007C7B3D" w:rsidRDefault="007775AF" w:rsidP="007775AF">
            <w:pPr>
              <w:widowControl/>
              <w:autoSpaceDE/>
              <w:autoSpaceDN/>
              <w:spacing w:after="160" w:line="278" w:lineRule="auto"/>
              <w:rPr>
                <w:ins w:id="956" w:author="Auteur"/>
                <w:del w:id="957" w:author="Auteur"/>
                <w:moveFrom w:id="958" w:author="Auteur" w16du:dateUtc="2026-10-01T13:37:00Z"/>
                <w:rFonts w:eastAsia="Calibri"/>
                <w:kern w:val="2"/>
                <w14:ligatures w14:val="standardContextual"/>
              </w:rPr>
            </w:pPr>
            <w:moveFrom w:id="959" w:author="Auteur" w16du:dateUtc="2026-10-01T13:37:00Z">
              <w:ins w:id="960" w:author="Auteur">
                <w:del w:id="961" w:author="Auteur">
                  <w:r w:rsidRPr="003966ED" w:rsidDel="007C7B3D">
                    <w:rPr>
                      <w:rFonts w:eastAsia="Calibri"/>
                      <w:kern w:val="2"/>
                      <w14:ligatures w14:val="standardContextual"/>
                    </w:rPr>
                    <w:delText>Clusters 4 (8,3%); cluster 6 (6,8%) et cluster 7 (2,7%)</w:delText>
                  </w:r>
                </w:del>
              </w:ins>
            </w:moveFrom>
          </w:p>
        </w:tc>
        <w:tc>
          <w:tcPr>
            <w:tcW w:w="2722" w:type="dxa"/>
            <w:hideMark/>
          </w:tcPr>
          <w:p w14:paraId="3598EFCF" w14:textId="76B0B8F2" w:rsidR="007775AF" w:rsidRPr="003966ED" w:rsidDel="007C7B3D" w:rsidRDefault="007775AF" w:rsidP="007775AF">
            <w:pPr>
              <w:widowControl/>
              <w:autoSpaceDE/>
              <w:autoSpaceDN/>
              <w:spacing w:after="160" w:line="278" w:lineRule="auto"/>
              <w:rPr>
                <w:ins w:id="962" w:author="Auteur"/>
                <w:del w:id="963" w:author="Auteur"/>
                <w:moveFrom w:id="964" w:author="Auteur" w16du:dateUtc="2026-10-01T13:37:00Z"/>
                <w:rFonts w:eastAsia="Calibri"/>
                <w:kern w:val="2"/>
                <w14:ligatures w14:val="standardContextual"/>
              </w:rPr>
            </w:pPr>
            <w:moveFrom w:id="965" w:author="Auteur" w16du:dateUtc="2026-10-01T13:37:00Z">
              <w:ins w:id="966" w:author="Auteur">
                <w:del w:id="967" w:author="Auteur">
                  <w:r w:rsidRPr="003966ED" w:rsidDel="007C7B3D">
                    <w:rPr>
                      <w:rFonts w:eastAsia="Calibri"/>
                      <w:kern w:val="2"/>
                      <w14:ligatures w14:val="standardContextual"/>
                    </w:rPr>
                    <w:delText>Niveau d'éducation et de revenu faible ou moyen</w:delText>
                  </w:r>
                </w:del>
              </w:ins>
            </w:moveFrom>
          </w:p>
        </w:tc>
        <w:tc>
          <w:tcPr>
            <w:tcW w:w="3675" w:type="dxa"/>
            <w:hideMark/>
          </w:tcPr>
          <w:p w14:paraId="47349A96" w14:textId="3C26228A" w:rsidR="007775AF" w:rsidRPr="003966ED" w:rsidDel="007C7B3D" w:rsidRDefault="007775AF" w:rsidP="007775AF">
            <w:pPr>
              <w:keepNext/>
              <w:widowControl/>
              <w:autoSpaceDE/>
              <w:autoSpaceDN/>
              <w:spacing w:after="160" w:line="278" w:lineRule="auto"/>
              <w:rPr>
                <w:ins w:id="968" w:author="Auteur"/>
                <w:del w:id="969" w:author="Auteur"/>
                <w:moveFrom w:id="970" w:author="Auteur" w16du:dateUtc="2026-10-01T13:37:00Z"/>
                <w:rFonts w:eastAsia="Calibri"/>
                <w:kern w:val="2"/>
                <w14:ligatures w14:val="standardContextual"/>
              </w:rPr>
            </w:pPr>
            <w:moveFrom w:id="971" w:author="Auteur" w16du:dateUtc="2026-10-01T13:37:00Z">
              <w:ins w:id="972" w:author="Auteur">
                <w:del w:id="973" w:author="Auteur">
                  <w:r w:rsidRPr="003966ED" w:rsidDel="007C7B3D">
                    <w:rPr>
                      <w:rFonts w:eastAsia="Calibri"/>
                      <w:kern w:val="2"/>
                      <w14:ligatures w14:val="standardContextual"/>
                    </w:rPr>
                    <w:delText>Sans opinion (pour le cluster 7); indécis sur la plupart des variables (cluster 4) ou bien réponse uniquement des réponses favorables (cluster 7)</w:delText>
                  </w:r>
                </w:del>
              </w:ins>
            </w:moveFrom>
          </w:p>
        </w:tc>
      </w:tr>
    </w:tbl>
    <w:moveFromRangeEnd w:id="828"/>
    <w:p w14:paraId="7D956BBB" w14:textId="4E68E792" w:rsidR="008F57B1" w:rsidRPr="00E32EF4" w:rsidRDefault="007775AF" w:rsidP="008F57B1">
      <w:pPr>
        <w:widowControl/>
        <w:autoSpaceDE/>
        <w:autoSpaceDN/>
        <w:spacing w:after="160" w:line="278" w:lineRule="auto"/>
        <w:jc w:val="both"/>
        <w:rPr>
          <w:ins w:id="974" w:author="Auteur"/>
          <w:rFonts w:eastAsia="Calibri"/>
          <w:kern w:val="2"/>
          <w:sz w:val="24"/>
          <w:szCs w:val="24"/>
          <w:lang w:val="fr-CH"/>
          <w14:ligatures w14:val="standardContextual"/>
          <w:rPrChange w:id="975" w:author="Auteur">
            <w:rPr>
              <w:ins w:id="976" w:author="Auteur"/>
              <w:rFonts w:ascii="Calibri" w:eastAsia="Calibri" w:hAnsi="Calibri"/>
              <w:kern w:val="2"/>
              <w:sz w:val="24"/>
              <w:szCs w:val="24"/>
              <w:lang w:val="fr-CH"/>
              <w14:ligatures w14:val="standardContextual"/>
            </w:rPr>
          </w:rPrChange>
        </w:rPr>
      </w:pPr>
      <w:ins w:id="977" w:author="Auteur">
        <w:r w:rsidRPr="007775AF">
          <w:rPr>
            <w:rFonts w:eastAsia="Calibri"/>
            <w:kern w:val="2"/>
            <w:sz w:val="24"/>
            <w:szCs w:val="24"/>
            <w:lang w:val="fr-CH"/>
            <w14:ligatures w14:val="standardContextual"/>
          </w:rPr>
          <w:t xml:space="preserve"> </w:t>
        </w:r>
        <w:r w:rsidR="008F57B1" w:rsidRPr="00E32EF4">
          <w:rPr>
            <w:rFonts w:eastAsia="Calibri"/>
            <w:kern w:val="2"/>
            <w:sz w:val="24"/>
            <w:szCs w:val="24"/>
            <w:lang w:val="fr-CH"/>
            <w14:ligatures w14:val="standardContextual"/>
            <w:rPrChange w:id="978" w:author="Auteur">
              <w:rPr>
                <w:rFonts w:ascii="Calibri" w:eastAsia="Calibri" w:hAnsi="Calibri"/>
                <w:kern w:val="2"/>
                <w:sz w:val="24"/>
                <w:szCs w:val="24"/>
                <w:lang w:val="fr-CH"/>
                <w14:ligatures w14:val="standardContextual"/>
              </w:rPr>
            </w:rPrChange>
          </w:rPr>
          <w:t>Le cluster 1 est plutôt dans la moyenne générale en termes de caractéristiques socio-économiques, car il n’y pas de sur- ou sous-représentation de certaines catégories de revenu, d’éducation ou bien de langue. La plupart des membres de ce cluster ont fait un apprentissage ou bien une formation professionnelle</w:t>
        </w:r>
        <w:r w:rsidR="00E1292C">
          <w:rPr>
            <w:rFonts w:eastAsia="Calibri"/>
            <w:kern w:val="2"/>
            <w:sz w:val="24"/>
            <w:szCs w:val="24"/>
            <w:lang w:val="fr-CH"/>
            <w14:ligatures w14:val="standardContextual"/>
          </w:rPr>
          <w:t>. Toutefois,</w:t>
        </w:r>
        <w:del w:id="979" w:author="Auteur">
          <w:r w:rsidR="008F57B1" w:rsidRPr="00E32EF4" w:rsidDel="00E1292C">
            <w:rPr>
              <w:rFonts w:eastAsia="Calibri"/>
              <w:kern w:val="2"/>
              <w:sz w:val="24"/>
              <w:szCs w:val="24"/>
              <w:lang w:val="fr-CH"/>
              <w14:ligatures w14:val="standardContextual"/>
              <w:rPrChange w:id="980" w:author="Auteur">
                <w:rPr>
                  <w:rFonts w:ascii="Calibri" w:eastAsia="Calibri" w:hAnsi="Calibri"/>
                  <w:kern w:val="2"/>
                  <w:sz w:val="24"/>
                  <w:szCs w:val="24"/>
                  <w:lang w:val="fr-CH"/>
                  <w14:ligatures w14:val="standardContextual"/>
                </w:rPr>
              </w:rPrChange>
            </w:rPr>
            <w:delText>, et</w:delText>
          </w:r>
        </w:del>
        <w:r w:rsidR="008F57B1" w:rsidRPr="00E32EF4">
          <w:rPr>
            <w:rFonts w:eastAsia="Calibri"/>
            <w:kern w:val="2"/>
            <w:sz w:val="24"/>
            <w:szCs w:val="24"/>
            <w:lang w:val="fr-CH"/>
            <w14:ligatures w14:val="standardContextual"/>
            <w:rPrChange w:id="981" w:author="Auteur">
              <w:rPr>
                <w:rFonts w:ascii="Calibri" w:eastAsia="Calibri" w:hAnsi="Calibri"/>
                <w:kern w:val="2"/>
                <w:sz w:val="24"/>
                <w:szCs w:val="24"/>
                <w:lang w:val="fr-CH"/>
                <w14:ligatures w14:val="standardContextual"/>
              </w:rPr>
            </w:rPrChange>
          </w:rPr>
          <w:t xml:space="preserve"> une part assez faible déclare bien s’en sortir financièrement après le paiement de leur loyer et des assurance</w:t>
        </w:r>
        <w:r w:rsidR="00E1292C">
          <w:rPr>
            <w:rFonts w:eastAsia="Calibri"/>
            <w:kern w:val="2"/>
            <w:sz w:val="24"/>
            <w:szCs w:val="24"/>
            <w:lang w:val="fr-CH"/>
            <w14:ligatures w14:val="standardContextual"/>
          </w:rPr>
          <w:t>s</w:t>
        </w:r>
        <w:r w:rsidR="008F57B1" w:rsidRPr="00E32EF4">
          <w:rPr>
            <w:rFonts w:eastAsia="Calibri"/>
            <w:kern w:val="2"/>
            <w:sz w:val="24"/>
            <w:szCs w:val="24"/>
            <w:lang w:val="fr-CH"/>
            <w14:ligatures w14:val="standardContextual"/>
            <w:rPrChange w:id="982" w:author="Auteur">
              <w:rPr>
                <w:rFonts w:ascii="Calibri" w:eastAsia="Calibri" w:hAnsi="Calibri"/>
                <w:kern w:val="2"/>
                <w:sz w:val="24"/>
                <w:szCs w:val="24"/>
                <w:lang w:val="fr-CH"/>
                <w14:ligatures w14:val="standardContextual"/>
              </w:rPr>
            </w:rPrChange>
          </w:rPr>
          <w:t xml:space="preserve"> (40% de oui contre 46% en moyenne). On pourrait donc considérer les membres de ce cluster comme appartenant à la classe moyenne</w:t>
        </w:r>
        <w:r w:rsidR="00420381">
          <w:rPr>
            <w:rFonts w:eastAsia="Calibri"/>
            <w:kern w:val="2"/>
            <w:sz w:val="24"/>
            <w:szCs w:val="24"/>
            <w:lang w:val="fr-CH"/>
            <w14:ligatures w14:val="standardContextual"/>
          </w:rPr>
          <w:t xml:space="preserve">, </w:t>
        </w:r>
        <w:r w:rsidR="008F57B1" w:rsidRPr="00E32EF4">
          <w:rPr>
            <w:rFonts w:eastAsia="Calibri"/>
            <w:kern w:val="2"/>
            <w:sz w:val="24"/>
            <w:szCs w:val="24"/>
            <w:lang w:val="fr-CH"/>
            <w14:ligatures w14:val="standardContextual"/>
            <w:rPrChange w:id="983" w:author="Auteur">
              <w:rPr>
                <w:rFonts w:ascii="Calibri" w:eastAsia="Calibri" w:hAnsi="Calibri"/>
                <w:kern w:val="2"/>
                <w:sz w:val="24"/>
                <w:szCs w:val="24"/>
                <w:lang w:val="fr-CH"/>
                <w14:ligatures w14:val="standardContextual"/>
              </w:rPr>
            </w:rPrChange>
          </w:rPr>
          <w:t>se sentant menacée par une potentielle baisse de leur niveau de vie. Ce cluster soutient en majorité l’UDC (17% contre 15,7% en moyenne</w:t>
        </w:r>
        <w:r w:rsidR="008B4419">
          <w:rPr>
            <w:rFonts w:eastAsia="Calibri"/>
            <w:kern w:val="2"/>
            <w:sz w:val="24"/>
            <w:szCs w:val="24"/>
            <w:lang w:val="fr-CH"/>
            <w14:ligatures w14:val="standardContextual"/>
          </w:rPr>
          <w:t xml:space="preserve"> dans l’échantillon</w:t>
        </w:r>
        <w:r w:rsidR="008F57B1" w:rsidRPr="00E32EF4">
          <w:rPr>
            <w:rFonts w:eastAsia="Calibri"/>
            <w:kern w:val="2"/>
            <w:sz w:val="24"/>
            <w:szCs w:val="24"/>
            <w:lang w:val="fr-CH"/>
            <w14:ligatures w14:val="standardContextual"/>
            <w:rPrChange w:id="984" w:author="Auteur">
              <w:rPr>
                <w:rFonts w:ascii="Calibri" w:eastAsia="Calibri" w:hAnsi="Calibri"/>
                <w:kern w:val="2"/>
                <w:sz w:val="24"/>
                <w:szCs w:val="24"/>
                <w:lang w:val="fr-CH"/>
                <w14:ligatures w14:val="standardContextual"/>
              </w:rPr>
            </w:rPrChange>
          </w:rPr>
          <w:t xml:space="preserve">) et s’identifie à droite politiquement. Il correspond </w:t>
        </w:r>
        <w:r w:rsidR="00B61B0F">
          <w:rPr>
            <w:rFonts w:eastAsia="Calibri"/>
            <w:kern w:val="2"/>
            <w:sz w:val="24"/>
            <w:szCs w:val="24"/>
            <w:lang w:val="fr-CH"/>
            <w14:ligatures w14:val="standardContextual"/>
          </w:rPr>
          <w:t xml:space="preserve">ainsi </w:t>
        </w:r>
        <w:r w:rsidR="008F57B1" w:rsidRPr="00E32EF4">
          <w:rPr>
            <w:rFonts w:eastAsia="Calibri"/>
            <w:kern w:val="2"/>
            <w:sz w:val="24"/>
            <w:szCs w:val="24"/>
            <w:lang w:val="fr-CH"/>
            <w14:ligatures w14:val="standardContextual"/>
            <w:rPrChange w:id="985" w:author="Auteur">
              <w:rPr>
                <w:rFonts w:ascii="Calibri" w:eastAsia="Calibri" w:hAnsi="Calibri"/>
                <w:kern w:val="2"/>
                <w:sz w:val="24"/>
                <w:szCs w:val="24"/>
                <w:lang w:val="fr-CH"/>
                <w14:ligatures w14:val="standardContextual"/>
              </w:rPr>
            </w:rPrChange>
          </w:rPr>
          <w:t>fortement à la composante conservatrice et (relativement) populaire du bloc libéral-conservateur suisse identifié</w:t>
        </w:r>
        <w:r w:rsidR="00E1292C">
          <w:rPr>
            <w:rFonts w:eastAsia="Calibri"/>
            <w:kern w:val="2"/>
            <w:sz w:val="24"/>
            <w:szCs w:val="24"/>
            <w:lang w:val="fr-CH"/>
            <w14:ligatures w14:val="standardContextual"/>
          </w:rPr>
          <w:t>e</w:t>
        </w:r>
        <w:r w:rsidR="008F57B1" w:rsidRPr="00E32EF4">
          <w:rPr>
            <w:rFonts w:eastAsia="Calibri"/>
            <w:kern w:val="2"/>
            <w:sz w:val="24"/>
            <w:szCs w:val="24"/>
            <w:lang w:val="fr-CH"/>
            <w14:ligatures w14:val="standardContextual"/>
            <w:rPrChange w:id="986" w:author="Auteur">
              <w:rPr>
                <w:rFonts w:ascii="Calibri" w:eastAsia="Calibri" w:hAnsi="Calibri"/>
                <w:kern w:val="2"/>
                <w:sz w:val="24"/>
                <w:szCs w:val="24"/>
                <w:lang w:val="fr-CH"/>
                <w14:ligatures w14:val="standardContextual"/>
              </w:rPr>
            </w:rPrChange>
          </w:rPr>
          <w:t xml:space="preserve"> par Güney (2024). </w:t>
        </w:r>
      </w:ins>
    </w:p>
    <w:p w14:paraId="6852EE5A" w14:textId="7EDBD72C" w:rsidR="008F57B1" w:rsidRPr="00E32EF4" w:rsidRDefault="008F57B1" w:rsidP="008F57B1">
      <w:pPr>
        <w:widowControl/>
        <w:autoSpaceDE/>
        <w:autoSpaceDN/>
        <w:spacing w:after="160" w:line="278" w:lineRule="auto"/>
        <w:jc w:val="both"/>
        <w:rPr>
          <w:ins w:id="987" w:author="Auteur"/>
          <w:rFonts w:eastAsia="Calibri"/>
          <w:kern w:val="2"/>
          <w:sz w:val="24"/>
          <w:szCs w:val="24"/>
          <w:lang w:val="fr-CH"/>
          <w14:ligatures w14:val="standardContextual"/>
          <w:rPrChange w:id="988" w:author="Auteur">
            <w:rPr>
              <w:ins w:id="989" w:author="Auteur"/>
              <w:rFonts w:ascii="Calibri" w:eastAsia="Calibri" w:hAnsi="Calibri"/>
              <w:kern w:val="2"/>
              <w:sz w:val="24"/>
              <w:szCs w:val="24"/>
              <w:lang w:val="fr-CH"/>
              <w14:ligatures w14:val="standardContextual"/>
            </w:rPr>
          </w:rPrChange>
        </w:rPr>
      </w:pPr>
      <w:ins w:id="990" w:author="Auteur">
        <w:r w:rsidRPr="00E32EF4">
          <w:rPr>
            <w:rFonts w:eastAsia="Calibri"/>
            <w:kern w:val="2"/>
            <w:sz w:val="24"/>
            <w:szCs w:val="24"/>
            <w:lang w:val="fr-CH"/>
            <w14:ligatures w14:val="standardContextual"/>
            <w:rPrChange w:id="991" w:author="Auteur">
              <w:rPr>
                <w:rFonts w:ascii="Calibri" w:eastAsia="Calibri" w:hAnsi="Calibri"/>
                <w:kern w:val="2"/>
                <w:sz w:val="24"/>
                <w:szCs w:val="24"/>
                <w:lang w:val="fr-CH"/>
                <w14:ligatures w14:val="standardContextual"/>
              </w:rPr>
            </w:rPrChange>
          </w:rPr>
          <w:t xml:space="preserve">En ce qui concerne le deuxième cluster, ce dernier correspond à la </w:t>
        </w:r>
        <w:del w:id="992" w:author="Auteur">
          <w:r w:rsidRPr="00E32EF4" w:rsidDel="008B4419">
            <w:rPr>
              <w:rFonts w:eastAsia="Calibri"/>
              <w:kern w:val="2"/>
              <w:sz w:val="24"/>
              <w:szCs w:val="24"/>
              <w:lang w:val="fr-CH"/>
              <w14:ligatures w14:val="standardContextual"/>
              <w:rPrChange w:id="993" w:author="Auteur">
                <w:rPr>
                  <w:rFonts w:ascii="Calibri" w:eastAsia="Calibri" w:hAnsi="Calibri"/>
                  <w:kern w:val="2"/>
                  <w:sz w:val="24"/>
                  <w:szCs w:val="24"/>
                  <w:lang w:val="fr-CH"/>
                  <w14:ligatures w14:val="standardContextual"/>
                </w:rPr>
              </w:rPrChange>
            </w:rPr>
            <w:delText>partie</w:delText>
          </w:r>
        </w:del>
        <w:r w:rsidR="008B4419">
          <w:rPr>
            <w:rFonts w:eastAsia="Calibri"/>
            <w:kern w:val="2"/>
            <w:sz w:val="24"/>
            <w:szCs w:val="24"/>
            <w:lang w:val="fr-CH"/>
            <w14:ligatures w14:val="standardContextual"/>
          </w:rPr>
          <w:t>composante</w:t>
        </w:r>
        <w:r w:rsidRPr="00E32EF4">
          <w:rPr>
            <w:rFonts w:eastAsia="Calibri"/>
            <w:kern w:val="2"/>
            <w:sz w:val="24"/>
            <w:szCs w:val="24"/>
            <w:lang w:val="fr-CH"/>
            <w14:ligatures w14:val="standardContextual"/>
            <w:rPrChange w:id="994" w:author="Auteur">
              <w:rPr>
                <w:rFonts w:ascii="Calibri" w:eastAsia="Calibri" w:hAnsi="Calibri"/>
                <w:kern w:val="2"/>
                <w:sz w:val="24"/>
                <w:szCs w:val="24"/>
                <w:lang w:val="fr-CH"/>
                <w14:ligatures w14:val="standardContextual"/>
              </w:rPr>
            </w:rPrChange>
          </w:rPr>
          <w:t xml:space="preserve"> néolibérale du bloc social dominant suisse. Soutenant fortement le PLR, l’UDC et dans une moindre mesure Le Centre, il est composé en majorité de travailleurs indépendants, d’auto-entrepreneurs ainsi que d’employés du secteur privé exerçant une fonction de supervision dans leur travail qui ont de très hauts niveaux de revenus et d’éducation ; parlent allemand (75%) et sont de genre masculin (60,5%). 19,4% des membres de ce cluster ont déclaré avoir un revenu mensuel brut dépassant les 15'000 francs par mois.</w:t>
        </w:r>
      </w:ins>
    </w:p>
    <w:tbl>
      <w:tblPr>
        <w:tblStyle w:val="Grilledutableau"/>
        <w:tblpPr w:leftFromText="180" w:rightFromText="180" w:vertAnchor="text" w:horzAnchor="margin" w:tblpY="2298"/>
        <w:tblW w:w="9617" w:type="dxa"/>
        <w:tblLook w:val="04A0" w:firstRow="1" w:lastRow="0" w:firstColumn="1" w:lastColumn="0" w:noHBand="0" w:noVBand="1"/>
        <w:tblPrChange w:id="995" w:author="Auteur">
          <w:tblPr>
            <w:tblStyle w:val="Grilledutableau"/>
            <w:tblpPr w:leftFromText="180" w:rightFromText="180" w:vertAnchor="text" w:horzAnchor="page" w:tblpX="1" w:tblpY="-886"/>
            <w:tblW w:w="9291" w:type="dxa"/>
            <w:tblLook w:val="04A0" w:firstRow="1" w:lastRow="0" w:firstColumn="1" w:lastColumn="0" w:noHBand="0" w:noVBand="1"/>
          </w:tblPr>
        </w:tblPrChange>
      </w:tblPr>
      <w:tblGrid>
        <w:gridCol w:w="1426"/>
        <w:gridCol w:w="1570"/>
        <w:gridCol w:w="2818"/>
        <w:gridCol w:w="3803"/>
        <w:tblGridChange w:id="996">
          <w:tblGrid>
            <w:gridCol w:w="1378"/>
            <w:gridCol w:w="48"/>
            <w:gridCol w:w="1468"/>
            <w:gridCol w:w="102"/>
            <w:gridCol w:w="2620"/>
            <w:gridCol w:w="198"/>
            <w:gridCol w:w="3477"/>
            <w:gridCol w:w="326"/>
          </w:tblGrid>
        </w:tblGridChange>
      </w:tblGrid>
      <w:tr w:rsidR="00E55852" w:rsidRPr="009666F9" w14:paraId="4918FF22" w14:textId="77777777" w:rsidTr="00E32EF4">
        <w:trPr>
          <w:trHeight w:val="369"/>
          <w:trPrChange w:id="997" w:author="Auteur">
            <w:trPr>
              <w:gridAfter w:val="0"/>
              <w:trHeight w:val="418"/>
            </w:trPr>
          </w:trPrChange>
        </w:trPr>
        <w:tc>
          <w:tcPr>
            <w:tcW w:w="1426" w:type="dxa"/>
            <w:noWrap/>
            <w:hideMark/>
            <w:tcPrChange w:id="998" w:author="Auteur">
              <w:tcPr>
                <w:tcW w:w="1378" w:type="dxa"/>
                <w:noWrap/>
                <w:hideMark/>
              </w:tcPr>
            </w:tcPrChange>
          </w:tcPr>
          <w:p w14:paraId="1B73FB2E" w14:textId="77777777" w:rsidR="00E55852" w:rsidRPr="003966ED" w:rsidRDefault="00E55852" w:rsidP="00E55852">
            <w:pPr>
              <w:widowControl/>
              <w:autoSpaceDE/>
              <w:autoSpaceDN/>
              <w:spacing w:after="160" w:line="278" w:lineRule="auto"/>
              <w:rPr>
                <w:moveTo w:id="999" w:author="Auteur" w16du:dateUtc="2026-10-01T13:37:00Z"/>
                <w:rFonts w:eastAsia="Calibri"/>
                <w:kern w:val="2"/>
                <w14:ligatures w14:val="standardContextual"/>
              </w:rPr>
            </w:pPr>
            <w:moveToRangeStart w:id="1000" w:author="Auteur" w:name="move241761366"/>
            <w:moveTo w:id="1001" w:author="Auteur" w16du:dateUtc="2026-10-01T13:37:00Z">
              <w:r w:rsidRPr="003966ED">
                <w:rPr>
                  <w:rFonts w:eastAsia="Calibri"/>
                  <w:kern w:val="2"/>
                  <w14:ligatures w14:val="standardContextual"/>
                </w:rPr>
                <w:lastRenderedPageBreak/>
                <w:t>Bloc social</w:t>
              </w:r>
            </w:moveTo>
          </w:p>
        </w:tc>
        <w:tc>
          <w:tcPr>
            <w:tcW w:w="1570" w:type="dxa"/>
            <w:noWrap/>
            <w:hideMark/>
            <w:tcPrChange w:id="1002" w:author="Auteur">
              <w:tcPr>
                <w:tcW w:w="1516" w:type="dxa"/>
                <w:gridSpan w:val="2"/>
                <w:noWrap/>
                <w:hideMark/>
              </w:tcPr>
            </w:tcPrChange>
          </w:tcPr>
          <w:p w14:paraId="4B77C709" w14:textId="77777777" w:rsidR="00E55852" w:rsidRPr="003966ED" w:rsidRDefault="00E55852" w:rsidP="00E55852">
            <w:pPr>
              <w:widowControl/>
              <w:autoSpaceDE/>
              <w:autoSpaceDN/>
              <w:spacing w:after="160" w:line="278" w:lineRule="auto"/>
              <w:rPr>
                <w:moveTo w:id="1003" w:author="Auteur" w16du:dateUtc="2026-10-01T13:37:00Z"/>
                <w:rFonts w:eastAsia="Calibri"/>
                <w:kern w:val="2"/>
                <w14:ligatures w14:val="standardContextual"/>
              </w:rPr>
            </w:pPr>
            <w:moveTo w:id="1004" w:author="Auteur" w16du:dateUtc="2026-10-01T13:37:00Z">
              <w:r w:rsidRPr="003966ED">
                <w:rPr>
                  <w:rFonts w:eastAsia="Calibri"/>
                  <w:kern w:val="2"/>
                  <w14:ligatures w14:val="standardContextual"/>
                </w:rPr>
                <w:t>Groupe socio-politique</w:t>
              </w:r>
            </w:moveTo>
          </w:p>
        </w:tc>
        <w:tc>
          <w:tcPr>
            <w:tcW w:w="2818" w:type="dxa"/>
            <w:noWrap/>
            <w:hideMark/>
            <w:tcPrChange w:id="1005" w:author="Auteur">
              <w:tcPr>
                <w:tcW w:w="2722" w:type="dxa"/>
                <w:gridSpan w:val="2"/>
                <w:noWrap/>
                <w:hideMark/>
              </w:tcPr>
            </w:tcPrChange>
          </w:tcPr>
          <w:p w14:paraId="4D1B8E5E" w14:textId="77777777" w:rsidR="00E55852" w:rsidRPr="003966ED" w:rsidRDefault="00E55852" w:rsidP="00E55852">
            <w:pPr>
              <w:widowControl/>
              <w:autoSpaceDE/>
              <w:autoSpaceDN/>
              <w:spacing w:after="160" w:line="278" w:lineRule="auto"/>
              <w:rPr>
                <w:moveTo w:id="1006" w:author="Auteur" w16du:dateUtc="2026-10-01T13:37:00Z"/>
                <w:rFonts w:eastAsia="Calibri"/>
                <w:kern w:val="2"/>
                <w14:ligatures w14:val="standardContextual"/>
              </w:rPr>
            </w:pPr>
            <w:moveTo w:id="1007" w:author="Auteur" w16du:dateUtc="2026-10-01T13:37:00Z">
              <w:r w:rsidRPr="003966ED">
                <w:rPr>
                  <w:rFonts w:eastAsia="Calibri"/>
                  <w:kern w:val="2"/>
                  <w14:ligatures w14:val="standardContextual"/>
                </w:rPr>
                <w:t>Groupe socio-économique</w:t>
              </w:r>
            </w:moveTo>
          </w:p>
        </w:tc>
        <w:tc>
          <w:tcPr>
            <w:tcW w:w="3803" w:type="dxa"/>
            <w:noWrap/>
            <w:hideMark/>
            <w:tcPrChange w:id="1008" w:author="Auteur">
              <w:tcPr>
                <w:tcW w:w="3675" w:type="dxa"/>
                <w:gridSpan w:val="2"/>
                <w:noWrap/>
                <w:hideMark/>
              </w:tcPr>
            </w:tcPrChange>
          </w:tcPr>
          <w:p w14:paraId="35318DC8" w14:textId="77777777" w:rsidR="00E55852" w:rsidRPr="003966ED" w:rsidRDefault="00E55852" w:rsidP="00E55852">
            <w:pPr>
              <w:widowControl/>
              <w:autoSpaceDE/>
              <w:autoSpaceDN/>
              <w:spacing w:after="160" w:line="278" w:lineRule="auto"/>
              <w:rPr>
                <w:moveTo w:id="1009" w:author="Auteur" w16du:dateUtc="2026-10-01T13:37:00Z"/>
                <w:rFonts w:eastAsia="Calibri"/>
                <w:kern w:val="2"/>
                <w14:ligatures w14:val="standardContextual"/>
              </w:rPr>
            </w:pPr>
            <w:moveTo w:id="1010" w:author="Auteur" w16du:dateUtc="2026-10-01T13:37:00Z">
              <w:r w:rsidRPr="003966ED">
                <w:rPr>
                  <w:rFonts w:eastAsia="Calibri"/>
                  <w:kern w:val="2"/>
                  <w14:ligatures w14:val="standardContextual"/>
                </w:rPr>
                <w:t>Demandes politiques</w:t>
              </w:r>
            </w:moveTo>
          </w:p>
        </w:tc>
      </w:tr>
      <w:tr w:rsidR="00E55852" w:rsidRPr="009666F9" w14:paraId="5365BE04" w14:textId="77777777" w:rsidTr="00E32EF4">
        <w:trPr>
          <w:trHeight w:val="929"/>
          <w:trPrChange w:id="1011" w:author="Auteur">
            <w:trPr>
              <w:gridAfter w:val="0"/>
              <w:trHeight w:val="1048"/>
            </w:trPr>
          </w:trPrChange>
        </w:trPr>
        <w:tc>
          <w:tcPr>
            <w:tcW w:w="1426" w:type="dxa"/>
            <w:vMerge w:val="restart"/>
            <w:hideMark/>
            <w:tcPrChange w:id="1012" w:author="Auteur">
              <w:tcPr>
                <w:tcW w:w="1378" w:type="dxa"/>
                <w:vMerge w:val="restart"/>
                <w:hideMark/>
              </w:tcPr>
            </w:tcPrChange>
          </w:tcPr>
          <w:p w14:paraId="5F008E25" w14:textId="77777777" w:rsidR="00E55852" w:rsidRPr="003966ED" w:rsidRDefault="00E55852" w:rsidP="00E55852">
            <w:pPr>
              <w:widowControl/>
              <w:autoSpaceDE/>
              <w:autoSpaceDN/>
              <w:spacing w:after="160" w:line="278" w:lineRule="auto"/>
              <w:rPr>
                <w:moveTo w:id="1013" w:author="Auteur" w16du:dateUtc="2026-10-01T13:37:00Z"/>
                <w:rFonts w:eastAsia="Calibri"/>
                <w:kern w:val="2"/>
                <w14:ligatures w14:val="standardContextual"/>
              </w:rPr>
            </w:pPr>
            <w:moveTo w:id="1014" w:author="Auteur" w16du:dateUtc="2026-10-01T13:37:00Z">
              <w:r w:rsidRPr="003966ED">
                <w:rPr>
                  <w:rFonts w:eastAsia="Calibri"/>
                  <w:kern w:val="2"/>
                  <w14:ligatures w14:val="standardContextual"/>
                </w:rPr>
                <w:t>Libéral-conservateur</w:t>
              </w:r>
            </w:moveTo>
          </w:p>
        </w:tc>
        <w:tc>
          <w:tcPr>
            <w:tcW w:w="1570" w:type="dxa"/>
            <w:noWrap/>
            <w:hideMark/>
            <w:tcPrChange w:id="1015" w:author="Auteur">
              <w:tcPr>
                <w:tcW w:w="1516" w:type="dxa"/>
                <w:gridSpan w:val="2"/>
                <w:noWrap/>
                <w:hideMark/>
              </w:tcPr>
            </w:tcPrChange>
          </w:tcPr>
          <w:p w14:paraId="335A16A1" w14:textId="77777777" w:rsidR="00E55852" w:rsidRPr="003966ED" w:rsidRDefault="00E55852" w:rsidP="00E55852">
            <w:pPr>
              <w:widowControl/>
              <w:autoSpaceDE/>
              <w:autoSpaceDN/>
              <w:spacing w:after="160" w:line="278" w:lineRule="auto"/>
              <w:rPr>
                <w:moveTo w:id="1016" w:author="Auteur" w16du:dateUtc="2026-10-01T13:37:00Z"/>
                <w:rFonts w:eastAsia="Calibri"/>
                <w:kern w:val="2"/>
                <w14:ligatures w14:val="standardContextual"/>
              </w:rPr>
            </w:pPr>
            <w:moveTo w:id="1017" w:author="Auteur" w16du:dateUtc="2026-10-01T13:37:00Z">
              <w:r w:rsidRPr="003966ED">
                <w:rPr>
                  <w:rFonts w:eastAsia="Calibri"/>
                  <w:kern w:val="2"/>
                  <w14:ligatures w14:val="standardContextual"/>
                </w:rPr>
                <w:t xml:space="preserve">Conservateurs (cluster </w:t>
              </w:r>
              <w:proofErr w:type="gramStart"/>
              <w:r w:rsidRPr="003966ED">
                <w:rPr>
                  <w:rFonts w:eastAsia="Calibri"/>
                  <w:kern w:val="2"/>
                  <w14:ligatures w14:val="standardContextual"/>
                </w:rPr>
                <w:t>1:</w:t>
              </w:r>
              <w:proofErr w:type="gramEnd"/>
              <w:r w:rsidRPr="003966ED">
                <w:rPr>
                  <w:rFonts w:eastAsia="Calibri"/>
                  <w:kern w:val="2"/>
                  <w14:ligatures w14:val="standardContextual"/>
                </w:rPr>
                <w:t xml:space="preserve"> 37,6%)</w:t>
              </w:r>
            </w:moveTo>
          </w:p>
        </w:tc>
        <w:tc>
          <w:tcPr>
            <w:tcW w:w="2818" w:type="dxa"/>
            <w:hideMark/>
            <w:tcPrChange w:id="1018" w:author="Auteur">
              <w:tcPr>
                <w:tcW w:w="2722" w:type="dxa"/>
                <w:gridSpan w:val="2"/>
                <w:hideMark/>
              </w:tcPr>
            </w:tcPrChange>
          </w:tcPr>
          <w:p w14:paraId="2222FBA0" w14:textId="77777777" w:rsidR="00E55852" w:rsidRPr="003966ED" w:rsidRDefault="00E55852" w:rsidP="00E55852">
            <w:pPr>
              <w:widowControl/>
              <w:autoSpaceDE/>
              <w:autoSpaceDN/>
              <w:spacing w:after="160" w:line="278" w:lineRule="auto"/>
              <w:rPr>
                <w:moveTo w:id="1019" w:author="Auteur" w16du:dateUtc="2026-10-01T13:37:00Z"/>
                <w:rFonts w:eastAsia="Calibri"/>
                <w:kern w:val="2"/>
                <w14:ligatures w14:val="standardContextual"/>
              </w:rPr>
            </w:pPr>
            <w:moveTo w:id="1020" w:author="Auteur" w16du:dateUtc="2026-10-01T13:37:00Z">
              <w:r w:rsidRPr="003966ED">
                <w:rPr>
                  <w:rFonts w:eastAsia="Calibri"/>
                  <w:kern w:val="2"/>
                  <w14:ligatures w14:val="standardContextual"/>
                </w:rPr>
                <w:t>Employé à niveau d'éducation et de revenu moyen à faible. Pas de surreprésentation régionale ou linguistique</w:t>
              </w:r>
            </w:moveTo>
          </w:p>
        </w:tc>
        <w:tc>
          <w:tcPr>
            <w:tcW w:w="3803" w:type="dxa"/>
            <w:hideMark/>
            <w:tcPrChange w:id="1021" w:author="Auteur">
              <w:tcPr>
                <w:tcW w:w="3675" w:type="dxa"/>
                <w:gridSpan w:val="2"/>
                <w:hideMark/>
              </w:tcPr>
            </w:tcPrChange>
          </w:tcPr>
          <w:p w14:paraId="331BFA80" w14:textId="77777777" w:rsidR="00E55852" w:rsidRPr="003966ED" w:rsidRDefault="00E55852" w:rsidP="00E55852">
            <w:pPr>
              <w:widowControl/>
              <w:autoSpaceDE/>
              <w:autoSpaceDN/>
              <w:spacing w:after="160" w:line="278" w:lineRule="auto"/>
              <w:rPr>
                <w:moveTo w:id="1022" w:author="Auteur" w16du:dateUtc="2026-10-01T13:37:00Z"/>
                <w:rFonts w:eastAsia="Calibri"/>
                <w:kern w:val="2"/>
                <w14:ligatures w14:val="standardContextual"/>
              </w:rPr>
            </w:pPr>
            <w:moveTo w:id="1023" w:author="Auteur" w16du:dateUtc="2026-10-01T13:37:00Z">
              <w:r w:rsidRPr="003966ED">
                <w:rPr>
                  <w:rFonts w:eastAsia="Calibri"/>
                  <w:kern w:val="2"/>
                  <w14:ligatures w14:val="standardContextual"/>
                </w:rPr>
                <w:t>Contre toute augmentation fiscale ; pour lier les primes d'assurance-maladie au revenu et créer une caisse unique ; contre les réformes néolibérales.</w:t>
              </w:r>
            </w:moveTo>
          </w:p>
        </w:tc>
      </w:tr>
      <w:tr w:rsidR="00E55852" w:rsidRPr="009666F9" w14:paraId="77D9FD20" w14:textId="77777777" w:rsidTr="00E32EF4">
        <w:trPr>
          <w:trHeight w:val="1116"/>
          <w:trPrChange w:id="1024" w:author="Auteur">
            <w:trPr>
              <w:gridAfter w:val="0"/>
              <w:trHeight w:val="1259"/>
            </w:trPr>
          </w:trPrChange>
        </w:trPr>
        <w:tc>
          <w:tcPr>
            <w:tcW w:w="1426" w:type="dxa"/>
            <w:vMerge/>
            <w:hideMark/>
            <w:tcPrChange w:id="1025" w:author="Auteur">
              <w:tcPr>
                <w:tcW w:w="1378" w:type="dxa"/>
                <w:vMerge/>
                <w:hideMark/>
              </w:tcPr>
            </w:tcPrChange>
          </w:tcPr>
          <w:p w14:paraId="01377E2B" w14:textId="77777777" w:rsidR="00E55852" w:rsidRPr="003966ED" w:rsidRDefault="00E55852" w:rsidP="00E55852">
            <w:pPr>
              <w:widowControl/>
              <w:autoSpaceDE/>
              <w:autoSpaceDN/>
              <w:spacing w:after="160" w:line="278" w:lineRule="auto"/>
              <w:rPr>
                <w:moveTo w:id="1026" w:author="Auteur" w16du:dateUtc="2026-10-01T13:37:00Z"/>
                <w:rFonts w:eastAsia="Calibri"/>
                <w:kern w:val="2"/>
                <w14:ligatures w14:val="standardContextual"/>
              </w:rPr>
            </w:pPr>
          </w:p>
        </w:tc>
        <w:tc>
          <w:tcPr>
            <w:tcW w:w="1570" w:type="dxa"/>
            <w:noWrap/>
            <w:hideMark/>
            <w:tcPrChange w:id="1027" w:author="Auteur">
              <w:tcPr>
                <w:tcW w:w="1516" w:type="dxa"/>
                <w:gridSpan w:val="2"/>
                <w:noWrap/>
                <w:hideMark/>
              </w:tcPr>
            </w:tcPrChange>
          </w:tcPr>
          <w:p w14:paraId="48EFDB83" w14:textId="77777777" w:rsidR="00E55852" w:rsidRPr="003966ED" w:rsidRDefault="00E55852" w:rsidP="00E55852">
            <w:pPr>
              <w:widowControl/>
              <w:autoSpaceDE/>
              <w:autoSpaceDN/>
              <w:spacing w:after="160" w:line="278" w:lineRule="auto"/>
              <w:rPr>
                <w:moveTo w:id="1028" w:author="Auteur" w16du:dateUtc="2026-10-01T13:37:00Z"/>
                <w:rFonts w:eastAsia="Calibri"/>
                <w:kern w:val="2"/>
                <w14:ligatures w14:val="standardContextual"/>
              </w:rPr>
            </w:pPr>
            <w:moveTo w:id="1029" w:author="Auteur" w16du:dateUtc="2026-10-01T13:37:00Z">
              <w:r w:rsidRPr="003966ED">
                <w:rPr>
                  <w:rFonts w:eastAsia="Calibri"/>
                  <w:kern w:val="2"/>
                  <w14:ligatures w14:val="standardContextual"/>
                </w:rPr>
                <w:t xml:space="preserve">Néolibéraux (cluster </w:t>
              </w:r>
              <w:proofErr w:type="gramStart"/>
              <w:r w:rsidRPr="003966ED">
                <w:rPr>
                  <w:rFonts w:eastAsia="Calibri"/>
                  <w:kern w:val="2"/>
                  <w14:ligatures w14:val="standardContextual"/>
                </w:rPr>
                <w:t>2:</w:t>
              </w:r>
              <w:proofErr w:type="gramEnd"/>
              <w:r w:rsidRPr="003966ED">
                <w:rPr>
                  <w:rFonts w:eastAsia="Calibri"/>
                  <w:kern w:val="2"/>
                  <w14:ligatures w14:val="standardContextual"/>
                </w:rPr>
                <w:t xml:space="preserve"> 18,6%)</w:t>
              </w:r>
            </w:moveTo>
          </w:p>
        </w:tc>
        <w:tc>
          <w:tcPr>
            <w:tcW w:w="2818" w:type="dxa"/>
            <w:hideMark/>
            <w:tcPrChange w:id="1030" w:author="Auteur">
              <w:tcPr>
                <w:tcW w:w="2722" w:type="dxa"/>
                <w:gridSpan w:val="2"/>
                <w:hideMark/>
              </w:tcPr>
            </w:tcPrChange>
          </w:tcPr>
          <w:p w14:paraId="34C50AA8" w14:textId="77777777" w:rsidR="00E55852" w:rsidRPr="003966ED" w:rsidRDefault="00E55852" w:rsidP="00E55852">
            <w:pPr>
              <w:widowControl/>
              <w:autoSpaceDE/>
              <w:autoSpaceDN/>
              <w:spacing w:after="160" w:line="278" w:lineRule="auto"/>
              <w:rPr>
                <w:moveTo w:id="1031" w:author="Auteur" w16du:dateUtc="2026-10-01T13:37:00Z"/>
                <w:rFonts w:eastAsia="Calibri"/>
                <w:kern w:val="2"/>
                <w14:ligatures w14:val="standardContextual"/>
              </w:rPr>
            </w:pPr>
            <w:moveTo w:id="1032" w:author="Auteur" w16du:dateUtc="2026-10-01T13:37:00Z">
              <w:r w:rsidRPr="003966ED">
                <w:rPr>
                  <w:rFonts w:eastAsia="Calibri"/>
                  <w:kern w:val="2"/>
                  <w14:ligatures w14:val="standardContextual"/>
                </w:rPr>
                <w:t>Employés à haut niveau de revenu et d'éducation exerçant une fonction de supervision (cadre, manager). Forte présence en Suisse-alémanique</w:t>
              </w:r>
            </w:moveTo>
          </w:p>
        </w:tc>
        <w:tc>
          <w:tcPr>
            <w:tcW w:w="3803" w:type="dxa"/>
            <w:hideMark/>
            <w:tcPrChange w:id="1033" w:author="Auteur">
              <w:tcPr>
                <w:tcW w:w="3675" w:type="dxa"/>
                <w:gridSpan w:val="2"/>
                <w:hideMark/>
              </w:tcPr>
            </w:tcPrChange>
          </w:tcPr>
          <w:p w14:paraId="06369AB6" w14:textId="77777777" w:rsidR="00E55852" w:rsidRPr="003966ED" w:rsidRDefault="00E55852" w:rsidP="00E55852">
            <w:pPr>
              <w:widowControl/>
              <w:autoSpaceDE/>
              <w:autoSpaceDN/>
              <w:spacing w:after="160" w:line="278" w:lineRule="auto"/>
              <w:rPr>
                <w:moveTo w:id="1034" w:author="Auteur" w16du:dateUtc="2026-10-01T13:37:00Z"/>
                <w:rFonts w:eastAsia="Calibri"/>
                <w:kern w:val="2"/>
                <w14:ligatures w14:val="standardContextual"/>
              </w:rPr>
            </w:pPr>
            <w:moveTo w:id="1035" w:author="Auteur" w16du:dateUtc="2026-10-01T13:37:00Z">
              <w:r w:rsidRPr="003966ED">
                <w:rPr>
                  <w:rFonts w:eastAsia="Calibri"/>
                  <w:kern w:val="2"/>
                  <w14:ligatures w14:val="standardContextual"/>
                </w:rPr>
                <w:t>Contre toute augmentation fiscale ; contre lier les primes d'assurance-maladie au revenu et créer une caisse unique ; fortement pour les réformes néolibérales</w:t>
              </w:r>
            </w:moveTo>
          </w:p>
        </w:tc>
      </w:tr>
      <w:tr w:rsidR="00E55852" w:rsidRPr="009666F9" w14:paraId="439FA50B" w14:textId="77777777" w:rsidTr="00E32EF4">
        <w:trPr>
          <w:trHeight w:val="1116"/>
          <w:trPrChange w:id="1036" w:author="Auteur">
            <w:trPr>
              <w:gridAfter w:val="0"/>
              <w:trHeight w:val="1259"/>
            </w:trPr>
          </w:trPrChange>
        </w:trPr>
        <w:tc>
          <w:tcPr>
            <w:tcW w:w="1426" w:type="dxa"/>
            <w:vMerge w:val="restart"/>
            <w:hideMark/>
            <w:tcPrChange w:id="1037" w:author="Auteur">
              <w:tcPr>
                <w:tcW w:w="1378" w:type="dxa"/>
                <w:vMerge w:val="restart"/>
                <w:hideMark/>
              </w:tcPr>
            </w:tcPrChange>
          </w:tcPr>
          <w:p w14:paraId="00D099A2" w14:textId="77777777" w:rsidR="00E55852" w:rsidRPr="003966ED" w:rsidRDefault="00E55852" w:rsidP="00E55852">
            <w:pPr>
              <w:widowControl/>
              <w:autoSpaceDE/>
              <w:autoSpaceDN/>
              <w:spacing w:after="160" w:line="278" w:lineRule="auto"/>
              <w:rPr>
                <w:moveTo w:id="1038" w:author="Auteur" w16du:dateUtc="2026-10-01T13:37:00Z"/>
                <w:rFonts w:eastAsia="Calibri"/>
                <w:kern w:val="2"/>
                <w14:ligatures w14:val="standardContextual"/>
              </w:rPr>
            </w:pPr>
            <w:moveTo w:id="1039" w:author="Auteur" w16du:dateUtc="2026-10-01T13:37:00Z">
              <w:r w:rsidRPr="003966ED">
                <w:rPr>
                  <w:rFonts w:eastAsia="Calibri"/>
                  <w:kern w:val="2"/>
                  <w14:ligatures w14:val="standardContextual"/>
                </w:rPr>
                <w:t>Bloc de gauche</w:t>
              </w:r>
            </w:moveTo>
          </w:p>
        </w:tc>
        <w:tc>
          <w:tcPr>
            <w:tcW w:w="1570" w:type="dxa"/>
            <w:hideMark/>
            <w:tcPrChange w:id="1040" w:author="Auteur">
              <w:tcPr>
                <w:tcW w:w="1516" w:type="dxa"/>
                <w:gridSpan w:val="2"/>
                <w:hideMark/>
              </w:tcPr>
            </w:tcPrChange>
          </w:tcPr>
          <w:p w14:paraId="5DA289A2" w14:textId="77777777" w:rsidR="00E55852" w:rsidRPr="003966ED" w:rsidRDefault="00E55852" w:rsidP="00E55852">
            <w:pPr>
              <w:widowControl/>
              <w:autoSpaceDE/>
              <w:autoSpaceDN/>
              <w:spacing w:after="160" w:line="278" w:lineRule="auto"/>
              <w:rPr>
                <w:moveTo w:id="1041" w:author="Auteur" w16du:dateUtc="2026-10-01T13:37:00Z"/>
                <w:rFonts w:eastAsia="Calibri"/>
                <w:kern w:val="2"/>
                <w14:ligatures w14:val="standardContextual"/>
              </w:rPr>
            </w:pPr>
            <w:moveTo w:id="1042" w:author="Auteur" w16du:dateUtc="2026-10-01T13:37:00Z">
              <w:r w:rsidRPr="003966ED">
                <w:rPr>
                  <w:rFonts w:eastAsia="Calibri"/>
                  <w:kern w:val="2"/>
                  <w14:ligatures w14:val="standardContextual"/>
                </w:rPr>
                <w:t xml:space="preserve">Réformiste socialiste (cluster </w:t>
              </w:r>
              <w:proofErr w:type="gramStart"/>
              <w:r w:rsidRPr="003966ED">
                <w:rPr>
                  <w:rFonts w:eastAsia="Calibri"/>
                  <w:kern w:val="2"/>
                  <w14:ligatures w14:val="standardContextual"/>
                </w:rPr>
                <w:t>3:</w:t>
              </w:r>
              <w:proofErr w:type="gramEnd"/>
              <w:r w:rsidRPr="003966ED">
                <w:rPr>
                  <w:rFonts w:eastAsia="Calibri"/>
                  <w:kern w:val="2"/>
                  <w14:ligatures w14:val="standardContextual"/>
                </w:rPr>
                <w:t xml:space="preserve"> 18,5%)</w:t>
              </w:r>
            </w:moveTo>
          </w:p>
        </w:tc>
        <w:tc>
          <w:tcPr>
            <w:tcW w:w="2818" w:type="dxa"/>
            <w:hideMark/>
            <w:tcPrChange w:id="1043" w:author="Auteur">
              <w:tcPr>
                <w:tcW w:w="2722" w:type="dxa"/>
                <w:gridSpan w:val="2"/>
                <w:hideMark/>
              </w:tcPr>
            </w:tcPrChange>
          </w:tcPr>
          <w:p w14:paraId="3F86E505" w14:textId="77777777" w:rsidR="00E55852" w:rsidRPr="003966ED" w:rsidRDefault="00E55852" w:rsidP="00E55852">
            <w:pPr>
              <w:widowControl/>
              <w:autoSpaceDE/>
              <w:autoSpaceDN/>
              <w:spacing w:after="160" w:line="278" w:lineRule="auto"/>
              <w:rPr>
                <w:moveTo w:id="1044" w:author="Auteur" w16du:dateUtc="2026-10-01T13:37:00Z"/>
                <w:rFonts w:eastAsia="Calibri"/>
                <w:kern w:val="2"/>
                <w14:ligatures w14:val="standardContextual"/>
              </w:rPr>
            </w:pPr>
            <w:moveTo w:id="1045" w:author="Auteur" w16du:dateUtc="2026-10-01T13:37:00Z">
              <w:r w:rsidRPr="003966ED">
                <w:rPr>
                  <w:rFonts w:eastAsia="Calibri"/>
                  <w:kern w:val="2"/>
                  <w14:ligatures w14:val="standardContextual"/>
                </w:rPr>
                <w:t>Employés sans fonction de supervision à haut niveau d'éducation et niveau de revenu moyen. Légère surreprésentation en Suisse-alémanique</w:t>
              </w:r>
            </w:moveTo>
          </w:p>
        </w:tc>
        <w:tc>
          <w:tcPr>
            <w:tcW w:w="3803" w:type="dxa"/>
            <w:hideMark/>
            <w:tcPrChange w:id="1046" w:author="Auteur">
              <w:tcPr>
                <w:tcW w:w="3675" w:type="dxa"/>
                <w:gridSpan w:val="2"/>
                <w:hideMark/>
              </w:tcPr>
            </w:tcPrChange>
          </w:tcPr>
          <w:p w14:paraId="350CB59A" w14:textId="77777777" w:rsidR="00E55852" w:rsidRPr="003966ED" w:rsidRDefault="00E55852" w:rsidP="00E55852">
            <w:pPr>
              <w:widowControl/>
              <w:autoSpaceDE/>
              <w:autoSpaceDN/>
              <w:spacing w:after="160" w:line="278" w:lineRule="auto"/>
              <w:rPr>
                <w:moveTo w:id="1047" w:author="Auteur" w16du:dateUtc="2026-10-01T13:37:00Z"/>
                <w:rFonts w:eastAsia="Calibri"/>
                <w:kern w:val="2"/>
                <w14:ligatures w14:val="standardContextual"/>
              </w:rPr>
            </w:pPr>
            <w:moveTo w:id="1048" w:author="Auteur" w16du:dateUtc="2026-10-01T13:37:00Z">
              <w:r w:rsidRPr="003966ED">
                <w:rPr>
                  <w:rFonts w:eastAsia="Calibri"/>
                  <w:kern w:val="2"/>
                  <w14:ligatures w14:val="standardContextual"/>
                </w:rPr>
                <w:t>En faveur d'une augmentation fiscale ; pour lier les primes d'assurance-maladie au revenu et la création d'une caisse unique</w:t>
              </w:r>
              <w:r>
                <w:rPr>
                  <w:rFonts w:eastAsia="Calibri"/>
                  <w:kern w:val="2"/>
                  <w14:ligatures w14:val="standardContextual"/>
                </w:rPr>
                <w:t xml:space="preserve"> </w:t>
              </w:r>
              <w:r w:rsidRPr="003966ED">
                <w:rPr>
                  <w:rFonts w:eastAsia="Calibri"/>
                  <w:kern w:val="2"/>
                  <w14:ligatures w14:val="standardContextual"/>
                </w:rPr>
                <w:t>; contre les réformes néolibérales.</w:t>
              </w:r>
            </w:moveTo>
          </w:p>
        </w:tc>
      </w:tr>
      <w:tr w:rsidR="00E55852" w:rsidRPr="009666F9" w14:paraId="4E3C6740" w14:textId="77777777" w:rsidTr="00E32EF4">
        <w:trPr>
          <w:trHeight w:val="929"/>
          <w:trPrChange w:id="1049" w:author="Auteur">
            <w:trPr>
              <w:gridAfter w:val="0"/>
              <w:trHeight w:val="1048"/>
            </w:trPr>
          </w:trPrChange>
        </w:trPr>
        <w:tc>
          <w:tcPr>
            <w:tcW w:w="1426" w:type="dxa"/>
            <w:vMerge/>
            <w:hideMark/>
            <w:tcPrChange w:id="1050" w:author="Auteur">
              <w:tcPr>
                <w:tcW w:w="1378" w:type="dxa"/>
                <w:vMerge/>
                <w:hideMark/>
              </w:tcPr>
            </w:tcPrChange>
          </w:tcPr>
          <w:p w14:paraId="5E8B7781" w14:textId="77777777" w:rsidR="00E55852" w:rsidRPr="003966ED" w:rsidRDefault="00E55852" w:rsidP="00E55852">
            <w:pPr>
              <w:widowControl/>
              <w:autoSpaceDE/>
              <w:autoSpaceDN/>
              <w:spacing w:after="160" w:line="278" w:lineRule="auto"/>
              <w:rPr>
                <w:moveTo w:id="1051" w:author="Auteur" w16du:dateUtc="2026-10-01T13:37:00Z"/>
                <w:rFonts w:eastAsia="Calibri"/>
                <w:kern w:val="2"/>
                <w14:ligatures w14:val="standardContextual"/>
              </w:rPr>
            </w:pPr>
          </w:p>
        </w:tc>
        <w:tc>
          <w:tcPr>
            <w:tcW w:w="1570" w:type="dxa"/>
            <w:hideMark/>
            <w:tcPrChange w:id="1052" w:author="Auteur">
              <w:tcPr>
                <w:tcW w:w="1516" w:type="dxa"/>
                <w:gridSpan w:val="2"/>
                <w:hideMark/>
              </w:tcPr>
            </w:tcPrChange>
          </w:tcPr>
          <w:p w14:paraId="277467E8" w14:textId="77777777" w:rsidR="00E55852" w:rsidRPr="003966ED" w:rsidRDefault="00E55852" w:rsidP="00E55852">
            <w:pPr>
              <w:widowControl/>
              <w:autoSpaceDE/>
              <w:autoSpaceDN/>
              <w:spacing w:after="160" w:line="278" w:lineRule="auto"/>
              <w:rPr>
                <w:moveTo w:id="1053" w:author="Auteur" w16du:dateUtc="2026-10-01T13:37:00Z"/>
                <w:rFonts w:eastAsia="Calibri"/>
                <w:kern w:val="2"/>
                <w14:ligatures w14:val="standardContextual"/>
              </w:rPr>
            </w:pPr>
            <w:moveTo w:id="1054" w:author="Auteur" w16du:dateUtc="2026-10-01T13:37:00Z">
              <w:r w:rsidRPr="003966ED">
                <w:rPr>
                  <w:rFonts w:eastAsia="Calibri"/>
                  <w:kern w:val="2"/>
                  <w14:ligatures w14:val="standardContextual"/>
                </w:rPr>
                <w:t xml:space="preserve">Réformiste socialiste anti-fiscalité (cluster </w:t>
              </w:r>
              <w:proofErr w:type="gramStart"/>
              <w:r w:rsidRPr="003966ED">
                <w:rPr>
                  <w:rFonts w:eastAsia="Calibri"/>
                  <w:kern w:val="2"/>
                  <w14:ligatures w14:val="standardContextual"/>
                </w:rPr>
                <w:t>5:</w:t>
              </w:r>
              <w:proofErr w:type="gramEnd"/>
              <w:r w:rsidRPr="003966ED">
                <w:rPr>
                  <w:rFonts w:eastAsia="Calibri"/>
                  <w:kern w:val="2"/>
                  <w14:ligatures w14:val="standardContextual"/>
                </w:rPr>
                <w:t xml:space="preserve"> 7,5%)</w:t>
              </w:r>
            </w:moveTo>
          </w:p>
        </w:tc>
        <w:tc>
          <w:tcPr>
            <w:tcW w:w="2818" w:type="dxa"/>
            <w:hideMark/>
            <w:tcPrChange w:id="1055" w:author="Auteur">
              <w:tcPr>
                <w:tcW w:w="2722" w:type="dxa"/>
                <w:gridSpan w:val="2"/>
                <w:hideMark/>
              </w:tcPr>
            </w:tcPrChange>
          </w:tcPr>
          <w:p w14:paraId="37C2F32B" w14:textId="77777777" w:rsidR="00E55852" w:rsidRPr="003966ED" w:rsidRDefault="00E55852" w:rsidP="00E55852">
            <w:pPr>
              <w:widowControl/>
              <w:autoSpaceDE/>
              <w:autoSpaceDN/>
              <w:spacing w:after="160" w:line="278" w:lineRule="auto"/>
              <w:rPr>
                <w:moveTo w:id="1056" w:author="Auteur" w16du:dateUtc="2026-10-01T13:37:00Z"/>
                <w:rFonts w:eastAsia="Calibri"/>
                <w:kern w:val="2"/>
                <w14:ligatures w14:val="standardContextual"/>
              </w:rPr>
            </w:pPr>
            <w:moveTo w:id="1057" w:author="Auteur" w16du:dateUtc="2026-10-01T13:37:00Z">
              <w:r w:rsidRPr="003966ED">
                <w:rPr>
                  <w:rFonts w:eastAsia="Calibri"/>
                  <w:kern w:val="2"/>
                  <w14:ligatures w14:val="standardContextual"/>
                </w:rPr>
                <w:t>Employés à niveau d'éducation moyen et niveau de revenu plutôt faible. Forte représentation de Romands et Tessinois</w:t>
              </w:r>
            </w:moveTo>
          </w:p>
        </w:tc>
        <w:tc>
          <w:tcPr>
            <w:tcW w:w="3803" w:type="dxa"/>
            <w:hideMark/>
            <w:tcPrChange w:id="1058" w:author="Auteur">
              <w:tcPr>
                <w:tcW w:w="3675" w:type="dxa"/>
                <w:gridSpan w:val="2"/>
                <w:hideMark/>
              </w:tcPr>
            </w:tcPrChange>
          </w:tcPr>
          <w:p w14:paraId="4CF781D3" w14:textId="77777777" w:rsidR="00E55852" w:rsidRPr="003966ED" w:rsidRDefault="00E55852" w:rsidP="00E55852">
            <w:pPr>
              <w:widowControl/>
              <w:autoSpaceDE/>
              <w:autoSpaceDN/>
              <w:spacing w:after="160" w:line="278" w:lineRule="auto"/>
              <w:rPr>
                <w:moveTo w:id="1059" w:author="Auteur" w16du:dateUtc="2026-10-01T13:37:00Z"/>
                <w:rFonts w:eastAsia="Calibri"/>
                <w:kern w:val="2"/>
                <w14:ligatures w14:val="standardContextual"/>
              </w:rPr>
            </w:pPr>
            <w:moveTo w:id="1060" w:author="Auteur" w16du:dateUtc="2026-10-01T13:37:00Z">
              <w:r w:rsidRPr="003966ED">
                <w:rPr>
                  <w:rFonts w:eastAsia="Calibri"/>
                  <w:kern w:val="2"/>
                  <w14:ligatures w14:val="standardContextual"/>
                </w:rPr>
                <w:t>Contre toute augmentation fiscale</w:t>
              </w:r>
              <w:r>
                <w:rPr>
                  <w:rFonts w:eastAsia="Calibri"/>
                  <w:kern w:val="2"/>
                  <w14:ligatures w14:val="standardContextual"/>
                </w:rPr>
                <w:t xml:space="preserve"> </w:t>
              </w:r>
              <w:r w:rsidRPr="003966ED">
                <w:rPr>
                  <w:rFonts w:eastAsia="Calibri"/>
                  <w:kern w:val="2"/>
                  <w14:ligatures w14:val="standardContextual"/>
                </w:rPr>
                <w:t>; pour lier les primes d'assurance-maladie au revenu et la création d'une caisse unique</w:t>
              </w:r>
              <w:r>
                <w:rPr>
                  <w:rFonts w:eastAsia="Calibri"/>
                  <w:kern w:val="2"/>
                  <w14:ligatures w14:val="standardContextual"/>
                </w:rPr>
                <w:t xml:space="preserve"> </w:t>
              </w:r>
              <w:r w:rsidRPr="003966ED">
                <w:rPr>
                  <w:rFonts w:eastAsia="Calibri"/>
                  <w:kern w:val="2"/>
                  <w14:ligatures w14:val="standardContextual"/>
                </w:rPr>
                <w:t>; contre les réformes néolibérales.</w:t>
              </w:r>
            </w:moveTo>
          </w:p>
        </w:tc>
      </w:tr>
      <w:tr w:rsidR="00E55852" w:rsidRPr="009666F9" w14:paraId="16DC676A" w14:textId="77777777" w:rsidTr="00E32EF4">
        <w:trPr>
          <w:trHeight w:val="763"/>
          <w:trPrChange w:id="1061" w:author="Auteur">
            <w:trPr>
              <w:gridAfter w:val="0"/>
              <w:trHeight w:val="860"/>
            </w:trPr>
          </w:trPrChange>
        </w:trPr>
        <w:tc>
          <w:tcPr>
            <w:tcW w:w="1426" w:type="dxa"/>
            <w:hideMark/>
            <w:tcPrChange w:id="1062" w:author="Auteur">
              <w:tcPr>
                <w:tcW w:w="1378" w:type="dxa"/>
                <w:hideMark/>
              </w:tcPr>
            </w:tcPrChange>
          </w:tcPr>
          <w:p w14:paraId="7E51D5CB" w14:textId="77777777" w:rsidR="00E55852" w:rsidRPr="003966ED" w:rsidRDefault="00E55852" w:rsidP="00E55852">
            <w:pPr>
              <w:widowControl/>
              <w:autoSpaceDE/>
              <w:autoSpaceDN/>
              <w:spacing w:after="160" w:line="278" w:lineRule="auto"/>
              <w:rPr>
                <w:moveTo w:id="1063" w:author="Auteur" w16du:dateUtc="2026-10-01T13:37:00Z"/>
                <w:rFonts w:eastAsia="Calibri"/>
                <w:kern w:val="2"/>
                <w14:ligatures w14:val="standardContextual"/>
              </w:rPr>
            </w:pPr>
            <w:moveTo w:id="1064" w:author="Auteur" w16du:dateUtc="2026-10-01T13:37:00Z">
              <w:r w:rsidRPr="003966ED">
                <w:rPr>
                  <w:rFonts w:eastAsia="Calibri"/>
                  <w:kern w:val="2"/>
                  <w14:ligatures w14:val="standardContextual"/>
                </w:rPr>
                <w:t>En marge des deux blocs</w:t>
              </w:r>
            </w:moveTo>
          </w:p>
        </w:tc>
        <w:tc>
          <w:tcPr>
            <w:tcW w:w="1570" w:type="dxa"/>
            <w:hideMark/>
            <w:tcPrChange w:id="1065" w:author="Auteur">
              <w:tcPr>
                <w:tcW w:w="1516" w:type="dxa"/>
                <w:gridSpan w:val="2"/>
                <w:hideMark/>
              </w:tcPr>
            </w:tcPrChange>
          </w:tcPr>
          <w:p w14:paraId="2483BAE5" w14:textId="77777777" w:rsidR="00E55852" w:rsidRPr="003966ED" w:rsidRDefault="00E55852" w:rsidP="00E55852">
            <w:pPr>
              <w:widowControl/>
              <w:autoSpaceDE/>
              <w:autoSpaceDN/>
              <w:spacing w:after="160" w:line="278" w:lineRule="auto"/>
              <w:rPr>
                <w:moveTo w:id="1066" w:author="Auteur" w16du:dateUtc="2026-10-01T13:37:00Z"/>
                <w:rFonts w:eastAsia="Calibri"/>
                <w:kern w:val="2"/>
                <w14:ligatures w14:val="standardContextual"/>
              </w:rPr>
            </w:pPr>
            <w:moveTo w:id="1067" w:author="Auteur" w16du:dateUtc="2026-10-01T13:37:00Z">
              <w:r w:rsidRPr="003966ED">
                <w:rPr>
                  <w:rFonts w:eastAsia="Calibri"/>
                  <w:kern w:val="2"/>
                  <w14:ligatures w14:val="standardContextual"/>
                </w:rPr>
                <w:t>Clusters 4 (8,3%</w:t>
              </w:r>
              <w:proofErr w:type="gramStart"/>
              <w:r w:rsidRPr="003966ED">
                <w:rPr>
                  <w:rFonts w:eastAsia="Calibri"/>
                  <w:kern w:val="2"/>
                  <w14:ligatures w14:val="standardContextual"/>
                </w:rPr>
                <w:t>);</w:t>
              </w:r>
              <w:proofErr w:type="gramEnd"/>
              <w:r w:rsidRPr="003966ED">
                <w:rPr>
                  <w:rFonts w:eastAsia="Calibri"/>
                  <w:kern w:val="2"/>
                  <w14:ligatures w14:val="standardContextual"/>
                </w:rPr>
                <w:t xml:space="preserve"> cluster 6 (6,8%) et cluster 7 (2,7%)</w:t>
              </w:r>
            </w:moveTo>
          </w:p>
        </w:tc>
        <w:tc>
          <w:tcPr>
            <w:tcW w:w="2818" w:type="dxa"/>
            <w:hideMark/>
            <w:tcPrChange w:id="1068" w:author="Auteur">
              <w:tcPr>
                <w:tcW w:w="2722" w:type="dxa"/>
                <w:gridSpan w:val="2"/>
                <w:hideMark/>
              </w:tcPr>
            </w:tcPrChange>
          </w:tcPr>
          <w:p w14:paraId="6CA59744" w14:textId="77777777" w:rsidR="00E55852" w:rsidRPr="003966ED" w:rsidRDefault="00E55852" w:rsidP="00E55852">
            <w:pPr>
              <w:widowControl/>
              <w:autoSpaceDE/>
              <w:autoSpaceDN/>
              <w:spacing w:after="160" w:line="278" w:lineRule="auto"/>
              <w:rPr>
                <w:moveTo w:id="1069" w:author="Auteur" w16du:dateUtc="2026-10-01T13:37:00Z"/>
                <w:rFonts w:eastAsia="Calibri"/>
                <w:kern w:val="2"/>
                <w14:ligatures w14:val="standardContextual"/>
              </w:rPr>
            </w:pPr>
            <w:moveTo w:id="1070" w:author="Auteur" w16du:dateUtc="2026-10-01T13:37:00Z">
              <w:r w:rsidRPr="003966ED">
                <w:rPr>
                  <w:rFonts w:eastAsia="Calibri"/>
                  <w:kern w:val="2"/>
                  <w14:ligatures w14:val="standardContextual"/>
                </w:rPr>
                <w:t>Niveau d'éducation et de revenu faible ou moyen</w:t>
              </w:r>
            </w:moveTo>
          </w:p>
        </w:tc>
        <w:tc>
          <w:tcPr>
            <w:tcW w:w="3803" w:type="dxa"/>
            <w:hideMark/>
            <w:tcPrChange w:id="1071" w:author="Auteur">
              <w:tcPr>
                <w:tcW w:w="3675" w:type="dxa"/>
                <w:gridSpan w:val="2"/>
                <w:hideMark/>
              </w:tcPr>
            </w:tcPrChange>
          </w:tcPr>
          <w:p w14:paraId="27A8EEC3" w14:textId="77777777" w:rsidR="00E55852" w:rsidRPr="003966ED" w:rsidRDefault="00E55852" w:rsidP="00E55852">
            <w:pPr>
              <w:keepNext/>
              <w:widowControl/>
              <w:autoSpaceDE/>
              <w:autoSpaceDN/>
              <w:spacing w:after="160" w:line="278" w:lineRule="auto"/>
              <w:rPr>
                <w:moveTo w:id="1072" w:author="Auteur" w16du:dateUtc="2026-10-01T13:37:00Z"/>
                <w:rFonts w:eastAsia="Calibri"/>
                <w:kern w:val="2"/>
                <w14:ligatures w14:val="standardContextual"/>
              </w:rPr>
            </w:pPr>
            <w:moveTo w:id="1073" w:author="Auteur" w16du:dateUtc="2026-10-01T13:37:00Z">
              <w:r w:rsidRPr="003966ED">
                <w:rPr>
                  <w:rFonts w:eastAsia="Calibri"/>
                  <w:kern w:val="2"/>
                  <w14:ligatures w14:val="standardContextual"/>
                </w:rPr>
                <w:t>Sans opinion (pour le cluster 7</w:t>
              </w:r>
              <w:proofErr w:type="gramStart"/>
              <w:r w:rsidRPr="003966ED">
                <w:rPr>
                  <w:rFonts w:eastAsia="Calibri"/>
                  <w:kern w:val="2"/>
                  <w14:ligatures w14:val="standardContextual"/>
                </w:rPr>
                <w:t>);</w:t>
              </w:r>
              <w:proofErr w:type="gramEnd"/>
              <w:r w:rsidRPr="003966ED">
                <w:rPr>
                  <w:rFonts w:eastAsia="Calibri"/>
                  <w:kern w:val="2"/>
                  <w14:ligatures w14:val="standardContextual"/>
                </w:rPr>
                <w:t xml:space="preserve"> indécis sur la plupart des variables (cluster 4) ou bien réponse uniquement des réponses favorables (cluster 7)</w:t>
              </w:r>
            </w:moveTo>
          </w:p>
        </w:tc>
      </w:tr>
    </w:tbl>
    <w:moveToRangeEnd w:id="1000"/>
    <w:p w14:paraId="3373D1ED" w14:textId="69416E79" w:rsidR="00E55852" w:rsidRPr="00E32EF4" w:rsidRDefault="00E55852">
      <w:pPr>
        <w:pStyle w:val="Lgende"/>
        <w:framePr w:w="9241" w:h="1559" w:hRule="exact" w:hSpace="180" w:wrap="around" w:vAnchor="text" w:hAnchor="page" w:x="1332" w:y="12119"/>
        <w:rPr>
          <w:ins w:id="1074" w:author="Auteur"/>
          <w:i w:val="0"/>
          <w:iCs w:val="0"/>
          <w:color w:val="212121"/>
          <w:sz w:val="20"/>
          <w:szCs w:val="20"/>
          <w:rPrChange w:id="1075" w:author="Auteur">
            <w:rPr>
              <w:ins w:id="1076" w:author="Auteur"/>
            </w:rPr>
          </w:rPrChange>
        </w:rPr>
        <w:pPrChange w:id="1077" w:author="Auteur">
          <w:pPr>
            <w:pStyle w:val="Lgende"/>
          </w:pPr>
        </w:pPrChange>
      </w:pPr>
      <w:ins w:id="1078" w:author="Auteur">
        <w:r w:rsidRPr="00E32EF4">
          <w:rPr>
            <w:i w:val="0"/>
            <w:iCs w:val="0"/>
            <w:color w:val="212121"/>
            <w:sz w:val="20"/>
            <w:szCs w:val="20"/>
            <w:rPrChange w:id="1079" w:author="Auteur">
              <w:rPr/>
            </w:rPrChange>
          </w:rPr>
          <w:t>Tableau 3</w:t>
        </w:r>
        <w:r w:rsidR="00C83711">
          <w:rPr>
            <w:i w:val="0"/>
            <w:iCs w:val="0"/>
            <w:color w:val="212121"/>
            <w:sz w:val="20"/>
            <w:szCs w:val="20"/>
          </w:rPr>
          <w:t>. -</w:t>
        </w:r>
        <w:del w:id="1080" w:author="Auteur">
          <w:r w:rsidRPr="00E32EF4" w:rsidDel="00C83711">
            <w:rPr>
              <w:i w:val="0"/>
              <w:iCs w:val="0"/>
              <w:color w:val="212121"/>
              <w:sz w:val="20"/>
              <w:szCs w:val="20"/>
              <w:rPrChange w:id="1081" w:author="Auteur">
                <w:rPr/>
              </w:rPrChange>
            </w:rPr>
            <w:delText> :</w:delText>
          </w:r>
        </w:del>
        <w:r w:rsidRPr="00E32EF4">
          <w:rPr>
            <w:i w:val="0"/>
            <w:iCs w:val="0"/>
            <w:color w:val="212121"/>
            <w:sz w:val="20"/>
            <w:szCs w:val="20"/>
            <w:rPrChange w:id="1082" w:author="Auteur">
              <w:rPr/>
            </w:rPrChange>
          </w:rPr>
          <w:t xml:space="preserve"> </w:t>
        </w:r>
        <w:r>
          <w:rPr>
            <w:i w:val="0"/>
            <w:iCs w:val="0"/>
            <w:color w:val="212121"/>
            <w:sz w:val="20"/>
            <w:szCs w:val="20"/>
          </w:rPr>
          <w:t>Attentes des groupes socio-politiques à l’égard du système de santé suisse, ainsi que leurs caractéristiques socio-économiques et leur appartenance à l’un des deux blocs sociaux suisses. Synthèse des résultats d’un modèle d’ACL à 7 clusters à partir de l’enquête post-votation suisse Vox 2024 (Longchamp et al., 2024).</w:t>
        </w:r>
      </w:ins>
    </w:p>
    <w:p w14:paraId="508ED1A1" w14:textId="77777777" w:rsidR="008F57B1" w:rsidRPr="00E32EF4" w:rsidRDefault="008F57B1" w:rsidP="008F57B1">
      <w:pPr>
        <w:widowControl/>
        <w:autoSpaceDE/>
        <w:autoSpaceDN/>
        <w:spacing w:after="160" w:line="278" w:lineRule="auto"/>
        <w:jc w:val="both"/>
        <w:rPr>
          <w:ins w:id="1083" w:author="Auteur"/>
          <w:rFonts w:eastAsia="Calibri"/>
          <w:kern w:val="2"/>
          <w:sz w:val="24"/>
          <w:szCs w:val="24"/>
          <w:lang w:val="fr-CH"/>
          <w14:ligatures w14:val="standardContextual"/>
          <w:rPrChange w:id="1084" w:author="Auteur">
            <w:rPr>
              <w:ins w:id="1085" w:author="Auteur"/>
              <w:rFonts w:ascii="Calibri" w:eastAsia="Calibri" w:hAnsi="Calibri"/>
              <w:kern w:val="2"/>
              <w:sz w:val="24"/>
              <w:szCs w:val="24"/>
              <w:lang w:val="fr-CH"/>
              <w14:ligatures w14:val="standardContextual"/>
            </w:rPr>
          </w:rPrChange>
        </w:rPr>
      </w:pPr>
      <w:ins w:id="1086" w:author="Auteur">
        <w:r w:rsidRPr="00E32EF4">
          <w:rPr>
            <w:rFonts w:eastAsia="Calibri"/>
            <w:kern w:val="2"/>
            <w:sz w:val="24"/>
            <w:szCs w:val="24"/>
            <w:lang w:val="fr-CH"/>
            <w14:ligatures w14:val="standardContextual"/>
            <w:rPrChange w:id="1087" w:author="Auteur">
              <w:rPr>
                <w:rFonts w:ascii="Calibri" w:eastAsia="Calibri" w:hAnsi="Calibri"/>
                <w:kern w:val="2"/>
                <w:sz w:val="24"/>
                <w:szCs w:val="24"/>
                <w:lang w:val="fr-CH"/>
                <w14:ligatures w14:val="standardContextual"/>
              </w:rPr>
            </w:rPrChange>
          </w:rPr>
          <w:t>Le troisième cluster est constitué d’employés sans fonction de supervision (43%) du secteur privé, avec une partie non négligeable exerçant dans le secteur public (27%) ayant un haut niveau d’éducation mais pas forcément un haut niveau de revenu et situé avant tout en Suisse-alémanique. Les membres de ce cluster se déclarent être plutôt proche du PS (22%), de Le Centre (13%), et s’auto-identifient à gauche (43%). Ce troisième cluster peut donc être considéré comme la principale composante du bloc de gauche suisse.</w:t>
        </w:r>
      </w:ins>
    </w:p>
    <w:p w14:paraId="120CECA6" w14:textId="120DE397" w:rsidR="008F57B1" w:rsidRPr="00E32EF4" w:rsidRDefault="008F57B1" w:rsidP="008F57B1">
      <w:pPr>
        <w:widowControl/>
        <w:autoSpaceDE/>
        <w:autoSpaceDN/>
        <w:spacing w:after="160" w:line="278" w:lineRule="auto"/>
        <w:jc w:val="both"/>
        <w:rPr>
          <w:ins w:id="1088" w:author="Auteur"/>
          <w:rFonts w:eastAsia="Calibri"/>
          <w:kern w:val="2"/>
          <w:sz w:val="24"/>
          <w:szCs w:val="24"/>
          <w:lang w:val="fr-CH"/>
          <w14:ligatures w14:val="standardContextual"/>
          <w:rPrChange w:id="1089" w:author="Auteur">
            <w:rPr>
              <w:ins w:id="1090" w:author="Auteur"/>
              <w:rFonts w:ascii="Calibri" w:eastAsia="Calibri" w:hAnsi="Calibri"/>
              <w:kern w:val="2"/>
              <w:sz w:val="24"/>
              <w:szCs w:val="24"/>
              <w:lang w:val="fr-CH"/>
              <w14:ligatures w14:val="standardContextual"/>
            </w:rPr>
          </w:rPrChange>
        </w:rPr>
      </w:pPr>
      <w:ins w:id="1091" w:author="Auteur">
        <w:r w:rsidRPr="00E32EF4">
          <w:rPr>
            <w:rFonts w:eastAsia="Calibri"/>
            <w:kern w:val="2"/>
            <w:sz w:val="24"/>
            <w:szCs w:val="24"/>
            <w:lang w:val="fr-CH"/>
            <w14:ligatures w14:val="standardContextual"/>
            <w:rPrChange w:id="1092" w:author="Auteur">
              <w:rPr>
                <w:rFonts w:ascii="Calibri" w:eastAsia="Calibri" w:hAnsi="Calibri"/>
                <w:kern w:val="2"/>
                <w:sz w:val="24"/>
                <w:szCs w:val="24"/>
                <w:lang w:val="fr-CH"/>
                <w14:ligatures w14:val="standardContextual"/>
              </w:rPr>
            </w:rPrChange>
          </w:rPr>
          <w:t xml:space="preserve">Le quatrième cluster est composé d’individus plutôt jeune, à niveau d’éducation moyen et à plutôt faible revenu, avec une forte représentation en Suisse romande (canton de Genève et de Vaud), dont la majorité sont des employés sans fonction de supervision. Il est difficile de placer ce cluster </w:t>
        </w:r>
        <w:r w:rsidRPr="00E32EF4">
          <w:rPr>
            <w:rFonts w:eastAsia="Calibri"/>
            <w:kern w:val="2"/>
            <w:sz w:val="24"/>
            <w:szCs w:val="24"/>
            <w:lang w:val="fr-CH"/>
            <w14:ligatures w14:val="standardContextual"/>
            <w:rPrChange w:id="1093" w:author="Auteur">
              <w:rPr>
                <w:rFonts w:ascii="Calibri" w:eastAsia="Calibri" w:hAnsi="Calibri"/>
                <w:kern w:val="2"/>
                <w:sz w:val="24"/>
                <w:szCs w:val="24"/>
                <w:lang w:val="fr-CH"/>
                <w14:ligatures w14:val="standardContextual"/>
              </w:rPr>
            </w:rPrChange>
          </w:rPr>
          <w:lastRenderedPageBreak/>
          <w:t>politiquement, car une forte proportion de ses membres ne s’identifie à aucun parti politique suisse, ni à la droite ou à la gauche, ce qui reflète la tendance à l’indécision soulignée plus haut.</w:t>
        </w:r>
      </w:ins>
    </w:p>
    <w:p w14:paraId="2F0B0BF8" w14:textId="320A9E77" w:rsidR="00E55852" w:rsidRPr="00E32EF4" w:rsidRDefault="008F57B1" w:rsidP="008F57B1">
      <w:pPr>
        <w:widowControl/>
        <w:autoSpaceDE/>
        <w:autoSpaceDN/>
        <w:spacing w:after="160" w:line="278" w:lineRule="auto"/>
        <w:jc w:val="both"/>
        <w:rPr>
          <w:ins w:id="1094" w:author="Auteur"/>
          <w:rFonts w:eastAsia="Calibri"/>
          <w:kern w:val="2"/>
          <w:sz w:val="24"/>
          <w:szCs w:val="24"/>
          <w:lang w:val="fr-CH"/>
          <w14:ligatures w14:val="standardContextual"/>
          <w:rPrChange w:id="1095" w:author="Auteur">
            <w:rPr>
              <w:ins w:id="1096" w:author="Auteur"/>
              <w:rFonts w:ascii="Calibri" w:eastAsia="Calibri" w:hAnsi="Calibri"/>
              <w:kern w:val="2"/>
              <w:sz w:val="24"/>
              <w:szCs w:val="24"/>
              <w:lang w:val="fr-CH"/>
              <w14:ligatures w14:val="standardContextual"/>
            </w:rPr>
          </w:rPrChange>
        </w:rPr>
      </w:pPr>
      <w:ins w:id="1097" w:author="Auteur">
        <w:r w:rsidRPr="00E32EF4">
          <w:rPr>
            <w:rFonts w:eastAsia="Calibri"/>
            <w:kern w:val="2"/>
            <w:sz w:val="24"/>
            <w:szCs w:val="24"/>
            <w:lang w:val="fr-CH"/>
            <w14:ligatures w14:val="standardContextual"/>
            <w:rPrChange w:id="1098" w:author="Auteur">
              <w:rPr>
                <w:rFonts w:ascii="Calibri" w:eastAsia="Calibri" w:hAnsi="Calibri"/>
                <w:kern w:val="2"/>
                <w:sz w:val="24"/>
                <w:szCs w:val="24"/>
                <w:lang w:val="fr-CH"/>
                <w14:ligatures w14:val="standardContextual"/>
              </w:rPr>
            </w:rPrChange>
          </w:rPr>
          <w:t>Le cluster 5 correspond à la partie romande et tessinoise du bloc de gauche. Il est marqué par une forte représentation de francophones et d’italophones (45% et 15%) et est plutôt moins aisé financièrement que les clusters 1, 2 et 3. Il y a aussi une très forte représentation de femmes (68%) et d’employés sans fonction de supervision (45%). Enfin, les faibles taux de réponse parmi les membres des clusters 6 rendent la qualification socio-économique et politique de ses membres difficiles à effectuer.</w:t>
        </w:r>
      </w:ins>
    </w:p>
    <w:p w14:paraId="2A4721A0" w14:textId="39FC5CD6" w:rsidR="009666F9" w:rsidRPr="00E32EF4" w:rsidRDefault="008F57B1" w:rsidP="008F57B1">
      <w:pPr>
        <w:widowControl/>
        <w:autoSpaceDE/>
        <w:autoSpaceDN/>
        <w:spacing w:after="160" w:line="278" w:lineRule="auto"/>
        <w:jc w:val="both"/>
        <w:rPr>
          <w:ins w:id="1099" w:author="Auteur"/>
          <w:rFonts w:eastAsia="Calibri"/>
          <w:kern w:val="2"/>
          <w:sz w:val="24"/>
          <w:szCs w:val="24"/>
          <w:lang w:val="fr-CH"/>
          <w14:ligatures w14:val="standardContextual"/>
          <w:rPrChange w:id="1100" w:author="Auteur">
            <w:rPr>
              <w:ins w:id="1101" w:author="Auteur"/>
              <w:rFonts w:ascii="Calibri" w:eastAsia="Calibri" w:hAnsi="Calibri"/>
              <w:kern w:val="2"/>
              <w:sz w:val="24"/>
              <w:szCs w:val="24"/>
              <w:lang w:val="fr-CH"/>
              <w14:ligatures w14:val="standardContextual"/>
            </w:rPr>
          </w:rPrChange>
        </w:rPr>
      </w:pPr>
      <w:ins w:id="1102" w:author="Auteur">
        <w:r w:rsidRPr="00E32EF4">
          <w:rPr>
            <w:rFonts w:eastAsia="Calibri"/>
            <w:kern w:val="2"/>
            <w:sz w:val="24"/>
            <w:szCs w:val="24"/>
            <w:lang w:val="fr-CH"/>
            <w14:ligatures w14:val="standardContextual"/>
            <w:rPrChange w:id="1103" w:author="Auteur">
              <w:rPr>
                <w:rFonts w:ascii="Calibri" w:eastAsia="Calibri" w:hAnsi="Calibri"/>
                <w:kern w:val="2"/>
                <w:sz w:val="24"/>
                <w:szCs w:val="24"/>
                <w:lang w:val="fr-CH"/>
                <w14:ligatures w14:val="standardContextual"/>
              </w:rPr>
            </w:rPrChange>
          </w:rPr>
          <w:t>Les résultats du modèle ACL en 7 groupes socio-politiques en lien avec les attentes vis-à-vis du système de santé suisse permet de tirer les conclusions suivantes. Premièrement, les groupes socio-politiques identifiés dans le modèle à 7 clusters ont une forte correspondance avec les composantes du bloc libéral-conservateur (dominant) et bloc social de gauche (dominé) identifiés par Güney (2024) : le premier cluster correspond à la composante conservatrice du bloc social dominant tandis que le deuxième cluster correspond à sa faction bourgeoise-néolibérale. Les clusters 3 et 5 correspondent quant à eux aux composantes du bloc de gauche (les clusters 4, 6 et 7 étant inclassable ou à la marge des deux blocs).</w:t>
        </w:r>
      </w:ins>
    </w:p>
    <w:p w14:paraId="590BB179" w14:textId="00CD9EFC" w:rsidR="008F57B1" w:rsidRPr="00E32EF4" w:rsidRDefault="008F57B1" w:rsidP="008F57B1">
      <w:pPr>
        <w:widowControl/>
        <w:autoSpaceDE/>
        <w:autoSpaceDN/>
        <w:spacing w:after="160" w:line="278" w:lineRule="auto"/>
        <w:jc w:val="both"/>
        <w:rPr>
          <w:ins w:id="1104" w:author="Auteur"/>
          <w:rFonts w:eastAsia="Calibri"/>
          <w:kern w:val="2"/>
          <w:sz w:val="24"/>
          <w:szCs w:val="24"/>
          <w:lang w:val="fr-CH"/>
          <w14:ligatures w14:val="standardContextual"/>
          <w:rPrChange w:id="1105" w:author="Auteur">
            <w:rPr>
              <w:ins w:id="1106" w:author="Auteur"/>
              <w:rFonts w:ascii="Calibri" w:eastAsia="Calibri" w:hAnsi="Calibri"/>
              <w:kern w:val="2"/>
              <w:sz w:val="24"/>
              <w:szCs w:val="24"/>
              <w:lang w:val="fr-CH"/>
              <w14:ligatures w14:val="standardContextual"/>
            </w:rPr>
          </w:rPrChange>
        </w:rPr>
      </w:pPr>
      <w:ins w:id="1107" w:author="Auteur">
        <w:r w:rsidRPr="00E32EF4">
          <w:rPr>
            <w:rFonts w:eastAsia="Calibri"/>
            <w:kern w:val="2"/>
            <w:sz w:val="24"/>
            <w:szCs w:val="24"/>
            <w:lang w:val="fr-CH"/>
            <w14:ligatures w14:val="standardContextual"/>
            <w:rPrChange w:id="1108" w:author="Auteur">
              <w:rPr>
                <w:rFonts w:ascii="Calibri" w:eastAsia="Calibri" w:hAnsi="Calibri"/>
                <w:kern w:val="2"/>
                <w:sz w:val="24"/>
                <w:szCs w:val="24"/>
                <w:lang w:val="fr-CH"/>
                <w14:ligatures w14:val="standardContextual"/>
              </w:rPr>
            </w:rPrChange>
          </w:rPr>
          <w:t>Deuxièmement, les résultats confirment notre hypothèse. En effet, les attentes des deux groupes socio-politiques appartenant au bloc social dominant sont trop opposées et il est impossible de dégager un</w:t>
        </w:r>
        <w:r w:rsidR="00E167CF">
          <w:rPr>
            <w:rFonts w:eastAsia="Calibri"/>
            <w:kern w:val="2"/>
            <w:sz w:val="24"/>
            <w:szCs w:val="24"/>
            <w:lang w:val="fr-CH"/>
            <w14:ligatures w14:val="standardContextual"/>
          </w:rPr>
          <w:t xml:space="preserve"> consensus </w:t>
        </w:r>
        <w:del w:id="1109" w:author="Auteur">
          <w:r w:rsidRPr="00E32EF4" w:rsidDel="00E167CF">
            <w:rPr>
              <w:rFonts w:eastAsia="Calibri"/>
              <w:kern w:val="2"/>
              <w:sz w:val="24"/>
              <w:szCs w:val="24"/>
              <w:lang w:val="fr-CH"/>
              <w14:ligatures w14:val="standardContextual"/>
              <w:rPrChange w:id="1110" w:author="Auteur">
                <w:rPr>
                  <w:rFonts w:ascii="Calibri" w:eastAsia="Calibri" w:hAnsi="Calibri"/>
                  <w:kern w:val="2"/>
                  <w:sz w:val="24"/>
                  <w:szCs w:val="24"/>
                  <w:lang w:val="fr-CH"/>
                  <w14:ligatures w14:val="standardContextual"/>
                </w:rPr>
              </w:rPrChange>
            </w:rPr>
            <w:delText xml:space="preserve">e majorité </w:delText>
          </w:r>
        </w:del>
        <w:r w:rsidRPr="00E32EF4">
          <w:rPr>
            <w:rFonts w:eastAsia="Calibri"/>
            <w:kern w:val="2"/>
            <w:sz w:val="24"/>
            <w:szCs w:val="24"/>
            <w:lang w:val="fr-CH"/>
            <w14:ligatures w14:val="standardContextual"/>
            <w:rPrChange w:id="1111" w:author="Auteur">
              <w:rPr>
                <w:rFonts w:ascii="Calibri" w:eastAsia="Calibri" w:hAnsi="Calibri"/>
                <w:kern w:val="2"/>
                <w:sz w:val="24"/>
                <w:szCs w:val="24"/>
                <w:lang w:val="fr-CH"/>
                <w14:ligatures w14:val="standardContextual"/>
              </w:rPr>
            </w:rPrChange>
          </w:rPr>
          <w:t>au sein du bloc. La classe moyenne conservatrice (37%) est opposée aux réformes néolibérales tandis que la bourgeoisie néolibérale (18%) est fortement opposée à la création d’une caisse unique ou à lier les primes au revenu (deux réformes fortement soutenues par la classe moyenne conservatrice).</w:t>
        </w:r>
      </w:ins>
    </w:p>
    <w:p w14:paraId="4F3AFF2D" w14:textId="2C2D28C7" w:rsidR="008725D2" w:rsidRPr="00E32EF4" w:rsidDel="00E568D0" w:rsidRDefault="008F57B1">
      <w:pPr>
        <w:widowControl/>
        <w:autoSpaceDE/>
        <w:autoSpaceDN/>
        <w:spacing w:after="160"/>
        <w:jc w:val="both"/>
        <w:rPr>
          <w:del w:id="1112" w:author="Auteur"/>
          <w:sz w:val="24"/>
          <w:szCs w:val="24"/>
          <w:rPrChange w:id="1113" w:author="Auteur">
            <w:rPr>
              <w:del w:id="1114" w:author="Auteur"/>
              <w:rFonts w:ascii="Times New Roman" w:hAnsi="Times New Roman" w:cs="Times New Roman"/>
              <w:sz w:val="32"/>
              <w:szCs w:val="32"/>
            </w:rPr>
          </w:rPrChange>
        </w:rPr>
        <w:pPrChange w:id="1115" w:author="Auteur">
          <w:pPr>
            <w:pStyle w:val="Titre3"/>
            <w:numPr>
              <w:ilvl w:val="1"/>
              <w:numId w:val="2"/>
            </w:numPr>
            <w:ind w:left="1222" w:hanging="720"/>
          </w:pPr>
        </w:pPrChange>
      </w:pPr>
      <w:ins w:id="1116" w:author="Auteur">
        <w:r w:rsidRPr="00E32EF4">
          <w:rPr>
            <w:rFonts w:eastAsia="Calibri"/>
            <w:kern w:val="2"/>
            <w:sz w:val="24"/>
            <w:szCs w:val="24"/>
            <w:lang w:val="fr-CH"/>
            <w14:ligatures w14:val="standardContextual"/>
            <w:rPrChange w:id="1117" w:author="Auteur">
              <w:rPr>
                <w:rFonts w:ascii="Calibri" w:eastAsia="Calibri" w:hAnsi="Calibri"/>
                <w:kern w:val="2"/>
                <w:lang w:val="fr-CH"/>
                <w14:ligatures w14:val="standardContextual"/>
              </w:rPr>
            </w:rPrChange>
          </w:rPr>
          <w:t>Il reste à savoir pourquoi cette composante néolibérale du bloc social dominant est si opposée à des réformes sociales telles que la création d’une caisse unique, indexer les primes sur le revenu ou encore plafonner le montant des primes. La raison principale est que les individus appartenant à ce groupe socio-politique sont largement épargnés par les coûts engendrés par le système de santé via l’augmentation des primes d’assurance-maladie. Ils sont en outre en grande majorité distribués dans les cantons suisse-a</w:t>
        </w:r>
        <w:del w:id="1118" w:author="Auteur">
          <w:r w:rsidRPr="00E32EF4" w:rsidDel="00E167CF">
            <w:rPr>
              <w:rFonts w:eastAsia="Calibri"/>
              <w:kern w:val="2"/>
              <w:sz w:val="24"/>
              <w:szCs w:val="24"/>
              <w:lang w:val="fr-CH"/>
              <w14:ligatures w14:val="standardContextual"/>
              <w:rPrChange w:id="1119" w:author="Auteur">
                <w:rPr>
                  <w:rFonts w:ascii="Calibri" w:eastAsia="Calibri" w:hAnsi="Calibri"/>
                  <w:kern w:val="2"/>
                  <w:lang w:val="fr-CH"/>
                  <w14:ligatures w14:val="standardContextual"/>
                </w:rPr>
              </w:rPrChange>
            </w:rPr>
            <w:delText>l</w:delText>
          </w:r>
        </w:del>
        <w:r w:rsidRPr="00E32EF4">
          <w:rPr>
            <w:rFonts w:eastAsia="Calibri"/>
            <w:kern w:val="2"/>
            <w:sz w:val="24"/>
            <w:szCs w:val="24"/>
            <w:lang w:val="fr-CH"/>
            <w14:ligatures w14:val="standardContextual"/>
            <w:rPrChange w:id="1120" w:author="Auteur">
              <w:rPr>
                <w:rFonts w:ascii="Calibri" w:eastAsia="Calibri" w:hAnsi="Calibri"/>
                <w:kern w:val="2"/>
                <w:lang w:val="fr-CH"/>
                <w14:ligatures w14:val="standardContextual"/>
              </w:rPr>
            </w:rPrChange>
          </w:rPr>
          <w:t>l</w:t>
        </w:r>
        <w:r w:rsidR="00E167CF">
          <w:rPr>
            <w:rFonts w:eastAsia="Calibri"/>
            <w:kern w:val="2"/>
            <w:sz w:val="24"/>
            <w:szCs w:val="24"/>
            <w:lang w:val="fr-CH"/>
            <w14:ligatures w14:val="standardContextual"/>
          </w:rPr>
          <w:t>émaniques</w:t>
        </w:r>
        <w:del w:id="1121" w:author="Auteur">
          <w:r w:rsidRPr="00E32EF4" w:rsidDel="00E167CF">
            <w:rPr>
              <w:rFonts w:eastAsia="Calibri"/>
              <w:kern w:val="2"/>
              <w:sz w:val="24"/>
              <w:szCs w:val="24"/>
              <w:lang w:val="fr-CH"/>
              <w14:ligatures w14:val="standardContextual"/>
              <w:rPrChange w:id="1122" w:author="Auteur">
                <w:rPr>
                  <w:rFonts w:ascii="Calibri" w:eastAsia="Calibri" w:hAnsi="Calibri"/>
                  <w:kern w:val="2"/>
                  <w:lang w:val="fr-CH"/>
                  <w14:ligatures w14:val="standardContextual"/>
                </w:rPr>
              </w:rPrChange>
            </w:rPr>
            <w:delText>emands</w:delText>
          </w:r>
        </w:del>
        <w:r w:rsidRPr="00E32EF4">
          <w:rPr>
            <w:rFonts w:eastAsia="Calibri"/>
            <w:kern w:val="2"/>
            <w:sz w:val="24"/>
            <w:szCs w:val="24"/>
            <w:lang w:val="fr-CH"/>
            <w14:ligatures w14:val="standardContextual"/>
            <w:rPrChange w:id="1123" w:author="Auteur">
              <w:rPr>
                <w:rFonts w:ascii="Calibri" w:eastAsia="Calibri" w:hAnsi="Calibri"/>
                <w:kern w:val="2"/>
                <w:lang w:val="fr-CH"/>
                <w14:ligatures w14:val="standardContextual"/>
              </w:rPr>
            </w:rPrChange>
          </w:rPr>
          <w:t xml:space="preserve"> (75% du cluster ont déclaré avoir l’allemand (suisse-allemand) comme langue maternelle) où les primes de l’assurance-maladie </w:t>
        </w:r>
        <w:r w:rsidRPr="00E32EF4">
          <w:rPr>
            <w:rFonts w:eastAsia="Calibri"/>
            <w:kern w:val="2"/>
            <w:sz w:val="24"/>
            <w:szCs w:val="24"/>
            <w:lang w:val="fr-CH"/>
            <w14:ligatures w14:val="standardContextual"/>
            <w:rPrChange w:id="1124" w:author="Auteur">
              <w:rPr>
                <w:rFonts w:ascii="Calibri" w:eastAsia="Calibri" w:hAnsi="Calibri"/>
                <w:kern w:val="2"/>
                <w:lang w:val="fr-CH"/>
                <w14:ligatures w14:val="standardContextual"/>
              </w:rPr>
            </w:rPrChange>
          </w:rPr>
          <w:lastRenderedPageBreak/>
          <w:t xml:space="preserve">obligatoire sont moins </w:t>
        </w:r>
        <w:r w:rsidR="007775AF">
          <w:rPr>
            <w:noProof/>
          </w:rPr>
          <mc:AlternateContent>
            <mc:Choice Requires="wps">
              <w:drawing>
                <wp:anchor distT="0" distB="0" distL="114300" distR="114300" simplePos="0" relativeHeight="251672576" behindDoc="0" locked="0" layoutInCell="1" allowOverlap="1" wp14:anchorId="42C624CB" wp14:editId="3E3E2375">
                  <wp:simplePos x="0" y="0"/>
                  <wp:positionH relativeFrom="column">
                    <wp:posOffset>466725</wp:posOffset>
                  </wp:positionH>
                  <wp:positionV relativeFrom="paragraph">
                    <wp:posOffset>5718175</wp:posOffset>
                  </wp:positionV>
                  <wp:extent cx="5000625" cy="635"/>
                  <wp:effectExtent l="0" t="0" r="0" b="0"/>
                  <wp:wrapSquare wrapText="bothSides"/>
                  <wp:docPr id="1271400041" name="Zone de texte 1"/>
                  <wp:cNvGraphicFramePr/>
                  <a:graphic xmlns:a="http://schemas.openxmlformats.org/drawingml/2006/main">
                    <a:graphicData uri="http://schemas.microsoft.com/office/word/2010/wordprocessingShape">
                      <wps:wsp>
                        <wps:cNvSpPr txBox="1"/>
                        <wps:spPr>
                          <a:xfrm>
                            <a:off x="0" y="0"/>
                            <a:ext cx="5000625" cy="635"/>
                          </a:xfrm>
                          <a:prstGeom prst="rect">
                            <a:avLst/>
                          </a:prstGeom>
                          <a:solidFill>
                            <a:prstClr val="white"/>
                          </a:solidFill>
                          <a:ln>
                            <a:noFill/>
                          </a:ln>
                        </wps:spPr>
                        <wps:txbx>
                          <w:txbxContent>
                            <w:p w14:paraId="6F1FF764" w14:textId="5C9B4D44" w:rsidR="007775AF" w:rsidRPr="00E32EF4" w:rsidRDefault="007775AF">
                              <w:pPr>
                                <w:pStyle w:val="Lgende"/>
                                <w:rPr>
                                  <w:rFonts w:eastAsia="Calibri"/>
                                  <w:color w:val="212121"/>
                                  <w:sz w:val="20"/>
                                  <w:szCs w:val="20"/>
                                  <w:lang w:val="fr-CH"/>
                                  <w:rPrChange w:id="1125" w:author="Auteur">
                                    <w:rPr>
                                      <w:rFonts w:eastAsia="Calibri"/>
                                      <w:lang w:val="fr-CH"/>
                                    </w:rPr>
                                  </w:rPrChange>
                                </w:rPr>
                                <w:pPrChange w:id="1126" w:author="Auteur">
                                  <w:pPr>
                                    <w:jc w:val="both"/>
                                  </w:pPr>
                                </w:pPrChange>
                              </w:pPr>
                              <w:ins w:id="1127" w:author="Auteur">
                                <w:r w:rsidRPr="00E32EF4">
                                  <w:rPr>
                                    <w:i w:val="0"/>
                                    <w:iCs w:val="0"/>
                                    <w:color w:val="212121"/>
                                    <w:sz w:val="20"/>
                                    <w:szCs w:val="20"/>
                                    <w:rPrChange w:id="1128" w:author="Auteur">
                                      <w:rPr/>
                                    </w:rPrChange>
                                  </w:rPr>
                                  <w:t>Figure 4</w:t>
                                </w:r>
                                <w:r w:rsidR="00C83711">
                                  <w:rPr>
                                    <w:i w:val="0"/>
                                    <w:iCs w:val="0"/>
                                    <w:color w:val="212121"/>
                                    <w:sz w:val="20"/>
                                    <w:szCs w:val="20"/>
                                  </w:rPr>
                                  <w:t>.-</w:t>
                                </w:r>
                                <w:del w:id="1129" w:author="Auteur">
                                  <w:r w:rsidRPr="00E32EF4" w:rsidDel="00C83711">
                                    <w:rPr>
                                      <w:i w:val="0"/>
                                      <w:iCs w:val="0"/>
                                      <w:color w:val="212121"/>
                                      <w:sz w:val="20"/>
                                      <w:szCs w:val="20"/>
                                      <w:rPrChange w:id="1130" w:author="Auteur">
                                        <w:rPr/>
                                      </w:rPrChange>
                                    </w:rPr>
                                    <w:delText> :</w:delText>
                                  </w:r>
                                </w:del>
                                <w:r w:rsidRPr="00E32EF4">
                                  <w:rPr>
                                    <w:i w:val="0"/>
                                    <w:iCs w:val="0"/>
                                    <w:color w:val="212121"/>
                                    <w:sz w:val="20"/>
                                    <w:szCs w:val="20"/>
                                    <w:rPrChange w:id="1131" w:author="Auteur">
                                      <w:rPr/>
                                    </w:rPrChange>
                                  </w:rPr>
                                  <w:t xml:space="preserve"> Carte bivariée au niveau des communes suisses : pourcentage de votes en faveur de l’initiative pour l’allègement des primes et primes standards en pourcentage du revenu disponible médian de la commune. Source : OFS.</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C624CB" id="_x0000_s1027" type="#_x0000_t202" style="position:absolute;left:0;text-align:left;margin-left:36.75pt;margin-top:450.25pt;width:393.7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" stroked="f">
                  <v:textbox style="mso-fit-shape-to-text:t" inset="0,0,0,0">
                    <w:txbxContent>
                      <w:p w14:paraId="6F1FF764" w14:textId="5C9B4D44" w:rsidR="007775AF" w:rsidRPr="00E32EF4" w:rsidRDefault="007775AF">
                        <w:pPr>
                          <w:pStyle w:val="Lgende"/>
                          <w:rPr>
                            <w:rFonts w:eastAsia="Calibri"/>
                            <w:color w:val="212121"/>
                            <w:sz w:val="20"/>
                            <w:szCs w:val="20"/>
                            <w:lang w:val="fr-CH"/>
                            <w:rPrChange w:id="1132" w:author="Auteur">
                              <w:rPr>
                                <w:rFonts w:eastAsia="Calibri"/>
                                <w:lang w:val="fr-CH"/>
                              </w:rPr>
                            </w:rPrChange>
                          </w:rPr>
                          <w:pPrChange w:id="1133" w:author="Auteur">
                            <w:pPr>
                              <w:jc w:val="both"/>
                            </w:pPr>
                          </w:pPrChange>
                        </w:pPr>
                        <w:ins w:id="1134" w:author="Auteur">
                          <w:r w:rsidRPr="00E32EF4">
                            <w:rPr>
                              <w:i w:val="0"/>
                              <w:iCs w:val="0"/>
                              <w:color w:val="212121"/>
                              <w:sz w:val="20"/>
                              <w:szCs w:val="20"/>
                              <w:rPrChange w:id="1135" w:author="Auteur">
                                <w:rPr/>
                              </w:rPrChange>
                            </w:rPr>
                            <w:t>Figure 4</w:t>
                          </w:r>
                          <w:r w:rsidR="00C83711">
                            <w:rPr>
                              <w:i w:val="0"/>
                              <w:iCs w:val="0"/>
                              <w:color w:val="212121"/>
                              <w:sz w:val="20"/>
                              <w:szCs w:val="20"/>
                            </w:rPr>
                            <w:t>.-</w:t>
                          </w:r>
                          <w:del w:id="1136" w:author="Auteur">
                            <w:r w:rsidRPr="00E32EF4" w:rsidDel="00C83711">
                              <w:rPr>
                                <w:i w:val="0"/>
                                <w:iCs w:val="0"/>
                                <w:color w:val="212121"/>
                                <w:sz w:val="20"/>
                                <w:szCs w:val="20"/>
                                <w:rPrChange w:id="1137" w:author="Auteur">
                                  <w:rPr/>
                                </w:rPrChange>
                              </w:rPr>
                              <w:delText> :</w:delText>
                            </w:r>
                          </w:del>
                          <w:r w:rsidRPr="00E32EF4">
                            <w:rPr>
                              <w:i w:val="0"/>
                              <w:iCs w:val="0"/>
                              <w:color w:val="212121"/>
                              <w:sz w:val="20"/>
                              <w:szCs w:val="20"/>
                              <w:rPrChange w:id="1138" w:author="Auteur">
                                <w:rPr/>
                              </w:rPrChange>
                            </w:rPr>
                            <w:t xml:space="preserve"> Carte bivariée au niveau des communes suisses : pourcentage de votes en faveur de l’initiative pour l’allègement des primes et primes standards en pourcentage du revenu disponible médian de la commune. Source : OFS.</w:t>
                          </w:r>
                        </w:ins>
                      </w:p>
                    </w:txbxContent>
                  </v:textbox>
                  <w10:wrap type="square"/>
                </v:shape>
              </w:pict>
            </mc:Fallback>
          </mc:AlternateContent>
        </w:r>
        <w:moveToRangeStart w:id="1139" w:author="Auteur" w:name="move240825864"/>
        <w:r w:rsidR="00581CE7" w:rsidRPr="00E32EF4">
          <w:rPr>
            <w:noProof/>
            <w:sz w:val="24"/>
            <w:szCs w:val="24"/>
            <w:rPrChange w:id="1140" w:author="Auteur">
              <w:rPr>
                <w:noProof/>
                <w:sz w:val="20"/>
              </w:rPr>
            </w:rPrChange>
          </w:rPr>
          <w:drawing>
            <wp:anchor distT="0" distB="0" distL="114300" distR="114300" simplePos="0" relativeHeight="251670528" behindDoc="0" locked="0" layoutInCell="1" allowOverlap="1" wp14:anchorId="4FBA3BE5" wp14:editId="7F54EB69">
              <wp:simplePos x="0" y="0"/>
              <wp:positionH relativeFrom="margin">
                <wp:align>center</wp:align>
              </wp:positionH>
              <wp:positionV relativeFrom="paragraph">
                <wp:posOffset>1065847</wp:posOffset>
              </wp:positionV>
              <wp:extent cx="5000625" cy="4595495"/>
              <wp:effectExtent l="0" t="0" r="9525" b="0"/>
              <wp:wrapSquare wrapText="bothSides"/>
              <wp:docPr id="938650709" name="Image 938650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0625" cy="4595495"/>
                      </a:xfrm>
                      <a:prstGeom prst="rect">
                        <a:avLst/>
                      </a:prstGeom>
                    </pic:spPr>
                  </pic:pic>
                </a:graphicData>
              </a:graphic>
              <wp14:sizeRelV relativeFrom="margin">
                <wp14:pctHeight>0</wp14:pctHeight>
              </wp14:sizeRelV>
            </wp:anchor>
          </w:drawing>
        </w:r>
        <w:moveToRangeEnd w:id="1139"/>
        <w:r w:rsidRPr="00E32EF4">
          <w:rPr>
            <w:rFonts w:eastAsia="Calibri"/>
            <w:kern w:val="2"/>
            <w:sz w:val="24"/>
            <w:szCs w:val="24"/>
            <w:lang w:val="fr-CH"/>
            <w14:ligatures w14:val="standardContextual"/>
            <w:rPrChange w:id="1141" w:author="Auteur">
              <w:rPr>
                <w:rFonts w:ascii="Calibri" w:eastAsia="Calibri" w:hAnsi="Calibri"/>
                <w:kern w:val="2"/>
                <w:lang w:val="fr-CH"/>
                <w14:ligatures w14:val="standardContextual"/>
              </w:rPr>
            </w:rPrChange>
          </w:rPr>
          <w:t>élevées et augmentent moins que dans les cantons romands et le Tessin</w:t>
        </w:r>
        <w:bookmarkEnd w:id="735"/>
        <w:r w:rsidR="007775AF" w:rsidRPr="00E32EF4">
          <w:rPr>
            <w:rFonts w:eastAsia="Calibri"/>
            <w:kern w:val="2"/>
            <w:sz w:val="24"/>
            <w:szCs w:val="24"/>
            <w:lang w:val="fr-CH"/>
            <w14:ligatures w14:val="standardContextual"/>
            <w:rPrChange w:id="1142" w:author="Auteur">
              <w:rPr>
                <w:rFonts w:eastAsia="Calibri"/>
                <w:kern w:val="2"/>
                <w:lang w:val="fr-CH"/>
                <w14:ligatures w14:val="standardContextual"/>
              </w:rPr>
            </w:rPrChange>
          </w:rPr>
          <w:t xml:space="preserve">. </w:t>
        </w:r>
      </w:ins>
      <w:del w:id="1143" w:author="Auteur">
        <w:r w:rsidRPr="00E32EF4" w:rsidDel="00E568D0">
          <w:rPr>
            <w:sz w:val="24"/>
            <w:szCs w:val="24"/>
            <w:rPrChange w:id="1144" w:author="Auteur">
              <w:rPr>
                <w:sz w:val="32"/>
                <w:szCs w:val="32"/>
              </w:rPr>
            </w:rPrChange>
          </w:rPr>
          <w:delText>Stratégie empirique</w:delText>
        </w:r>
      </w:del>
    </w:p>
    <w:p w14:paraId="2F41F8B6" w14:textId="1B81A017" w:rsidR="008725D2" w:rsidRPr="00E32EF4" w:rsidDel="00E568D0" w:rsidRDefault="00000000">
      <w:pPr>
        <w:jc w:val="both"/>
        <w:rPr>
          <w:del w:id="1145" w:author="Auteur"/>
          <w:sz w:val="24"/>
          <w:szCs w:val="24"/>
          <w:rPrChange w:id="1146" w:author="Auteur">
            <w:rPr>
              <w:del w:id="1147" w:author="Auteur"/>
              <w:sz w:val="22"/>
              <w:szCs w:val="22"/>
            </w:rPr>
          </w:rPrChange>
        </w:rPr>
        <w:pPrChange w:id="1148" w:author="Auteur">
          <w:pPr>
            <w:pStyle w:val="Corpsdetexte"/>
            <w:spacing w:before="42" w:line="283" w:lineRule="auto"/>
            <w:ind w:left="0" w:right="140"/>
          </w:pPr>
        </w:pPrChange>
      </w:pPr>
      <w:del w:id="1149" w:author="Auteur">
        <w:r w:rsidRPr="007775AF" w:rsidDel="00E568D0">
          <w:rPr>
            <w:sz w:val="24"/>
            <w:szCs w:val="24"/>
          </w:rPr>
          <w:delText>La spécification des modèles présentés dans cette section a pour objectif de reproduire une analyse néoréaliste des facteurs influençant les attentes sociales. Les variables dépendantes</w:delText>
        </w:r>
        <w:r w:rsidRPr="007775AF" w:rsidDel="00E568D0">
          <w:rPr>
            <w:spacing w:val="40"/>
            <w:sz w:val="24"/>
            <w:szCs w:val="24"/>
          </w:rPr>
          <w:delText xml:space="preserve"> </w:delText>
        </w:r>
        <w:r w:rsidRPr="007775AF" w:rsidDel="00E568D0">
          <w:rPr>
            <w:sz w:val="24"/>
            <w:szCs w:val="24"/>
          </w:rPr>
          <w:delText xml:space="preserve">ont été binarisée afin de conduire des estimations de modèles logistiques binaires en utilisant l’estimation du maximum de </w:delText>
        </w:r>
        <w:r w:rsidR="009B3959" w:rsidRPr="007775AF" w:rsidDel="00E568D0">
          <w:rPr>
            <w:sz w:val="24"/>
            <w:szCs w:val="24"/>
          </w:rPr>
          <w:delText>vraisemblance</w:delText>
        </w:r>
        <w:r w:rsidR="009B3959" w:rsidRPr="007775AF" w:rsidDel="00E568D0">
          <w:rPr>
            <w:rStyle w:val="Appelnotedebasdep"/>
            <w:sz w:val="24"/>
            <w:szCs w:val="24"/>
          </w:rPr>
          <w:footnoteReference w:id="10"/>
        </w:r>
        <w:r w:rsidRPr="007775AF" w:rsidDel="00E568D0">
          <w:rPr>
            <w:sz w:val="24"/>
            <w:szCs w:val="24"/>
          </w:rPr>
          <w:delText>.</w:delText>
        </w:r>
        <w:r w:rsidR="009B3959" w:rsidRPr="007775AF" w:rsidDel="00E568D0">
          <w:rPr>
            <w:sz w:val="24"/>
            <w:szCs w:val="24"/>
          </w:rPr>
          <w:delText xml:space="preserve"> </w:delText>
        </w:r>
        <w:r w:rsidRPr="007775AF" w:rsidDel="00E568D0">
          <w:rPr>
            <w:sz w:val="24"/>
            <w:szCs w:val="24"/>
          </w:rPr>
          <w:delText>Les principales variables explicatives que nous avons considérées sont un indice de classe sociale mesurée par la classification européenne des groupes socioéconomiques (ESEG), le revenu</w:delText>
        </w:r>
        <w:r w:rsidRPr="007775AF" w:rsidDel="00E568D0">
          <w:rPr>
            <w:spacing w:val="40"/>
            <w:sz w:val="24"/>
            <w:szCs w:val="24"/>
          </w:rPr>
          <w:delText xml:space="preserve"> </w:delText>
        </w:r>
        <w:r w:rsidRPr="007775AF" w:rsidDel="00E568D0">
          <w:rPr>
            <w:sz w:val="24"/>
            <w:szCs w:val="24"/>
          </w:rPr>
          <w:delText>mensuel</w:delText>
        </w:r>
        <w:r w:rsidRPr="007775AF" w:rsidDel="00E568D0">
          <w:rPr>
            <w:spacing w:val="40"/>
            <w:sz w:val="24"/>
            <w:szCs w:val="24"/>
          </w:rPr>
          <w:delText xml:space="preserve"> </w:delText>
        </w:r>
        <w:r w:rsidRPr="007775AF" w:rsidDel="00E568D0">
          <w:rPr>
            <w:sz w:val="24"/>
            <w:szCs w:val="24"/>
          </w:rPr>
          <w:delText>brut</w:delText>
        </w:r>
        <w:r w:rsidRPr="007775AF" w:rsidDel="00E568D0">
          <w:rPr>
            <w:spacing w:val="40"/>
            <w:sz w:val="24"/>
            <w:szCs w:val="24"/>
          </w:rPr>
          <w:delText xml:space="preserve"> </w:delText>
        </w:r>
        <w:r w:rsidRPr="007775AF" w:rsidDel="00E568D0">
          <w:rPr>
            <w:sz w:val="24"/>
            <w:szCs w:val="24"/>
          </w:rPr>
          <w:delText>du</w:delText>
        </w:r>
        <w:r w:rsidRPr="007775AF" w:rsidDel="00E568D0">
          <w:rPr>
            <w:spacing w:val="40"/>
            <w:sz w:val="24"/>
            <w:szCs w:val="24"/>
          </w:rPr>
          <w:delText xml:space="preserve"> </w:delText>
        </w:r>
        <w:r w:rsidRPr="007775AF" w:rsidDel="00E568D0">
          <w:rPr>
            <w:sz w:val="24"/>
            <w:szCs w:val="24"/>
          </w:rPr>
          <w:delText>ménage,</w:delText>
        </w:r>
        <w:r w:rsidRPr="007775AF" w:rsidDel="00E568D0">
          <w:rPr>
            <w:spacing w:val="40"/>
            <w:sz w:val="24"/>
            <w:szCs w:val="24"/>
          </w:rPr>
          <w:delText xml:space="preserve"> </w:delText>
        </w:r>
        <w:r w:rsidRPr="007775AF" w:rsidDel="00E568D0">
          <w:rPr>
            <w:sz w:val="24"/>
            <w:szCs w:val="24"/>
          </w:rPr>
          <w:delText>à</w:delText>
        </w:r>
        <w:r w:rsidRPr="007775AF" w:rsidDel="00E568D0">
          <w:rPr>
            <w:spacing w:val="40"/>
            <w:sz w:val="24"/>
            <w:szCs w:val="24"/>
          </w:rPr>
          <w:delText xml:space="preserve"> </w:delText>
        </w:r>
        <w:r w:rsidRPr="007775AF" w:rsidDel="00E568D0">
          <w:rPr>
            <w:sz w:val="24"/>
            <w:szCs w:val="24"/>
          </w:rPr>
          <w:delText>partir</w:delText>
        </w:r>
        <w:r w:rsidRPr="007775AF" w:rsidDel="00E568D0">
          <w:rPr>
            <w:spacing w:val="40"/>
            <w:sz w:val="24"/>
            <w:szCs w:val="24"/>
          </w:rPr>
          <w:delText xml:space="preserve"> </w:delText>
        </w:r>
        <w:r w:rsidRPr="007775AF" w:rsidDel="00E568D0">
          <w:rPr>
            <w:sz w:val="24"/>
            <w:szCs w:val="24"/>
          </w:rPr>
          <w:delText>duquel</w:delText>
        </w:r>
        <w:r w:rsidRPr="007775AF" w:rsidDel="00E568D0">
          <w:rPr>
            <w:spacing w:val="40"/>
            <w:sz w:val="24"/>
            <w:szCs w:val="24"/>
          </w:rPr>
          <w:delText xml:space="preserve"> </w:delText>
        </w:r>
        <w:r w:rsidRPr="007775AF" w:rsidDel="00E568D0">
          <w:rPr>
            <w:sz w:val="24"/>
            <w:szCs w:val="24"/>
          </w:rPr>
          <w:delText>nous</w:delText>
        </w:r>
        <w:r w:rsidRPr="007775AF" w:rsidDel="00E568D0">
          <w:rPr>
            <w:spacing w:val="40"/>
            <w:sz w:val="24"/>
            <w:szCs w:val="24"/>
          </w:rPr>
          <w:delText xml:space="preserve"> </w:delText>
        </w:r>
        <w:r w:rsidRPr="007775AF" w:rsidDel="00E568D0">
          <w:rPr>
            <w:sz w:val="24"/>
            <w:szCs w:val="24"/>
          </w:rPr>
          <w:delText>calculons</w:delText>
        </w:r>
        <w:r w:rsidRPr="007775AF" w:rsidDel="00E568D0">
          <w:rPr>
            <w:spacing w:val="40"/>
            <w:sz w:val="24"/>
            <w:szCs w:val="24"/>
          </w:rPr>
          <w:delText xml:space="preserve"> </w:delText>
        </w:r>
        <w:r w:rsidRPr="007775AF" w:rsidDel="00E568D0">
          <w:rPr>
            <w:sz w:val="24"/>
            <w:szCs w:val="24"/>
          </w:rPr>
          <w:delText>le</w:delText>
        </w:r>
        <w:r w:rsidRPr="007775AF" w:rsidDel="00E568D0">
          <w:rPr>
            <w:spacing w:val="40"/>
            <w:sz w:val="24"/>
            <w:szCs w:val="24"/>
          </w:rPr>
          <w:delText xml:space="preserve"> </w:delText>
        </w:r>
        <w:r w:rsidRPr="007775AF" w:rsidDel="00E568D0">
          <w:rPr>
            <w:sz w:val="24"/>
            <w:szCs w:val="24"/>
          </w:rPr>
          <w:delText>niveau</w:delText>
        </w:r>
        <w:r w:rsidRPr="007775AF" w:rsidDel="00E568D0">
          <w:rPr>
            <w:spacing w:val="40"/>
            <w:sz w:val="24"/>
            <w:szCs w:val="24"/>
          </w:rPr>
          <w:delText xml:space="preserve"> </w:delText>
        </w:r>
        <w:r w:rsidRPr="007775AF" w:rsidDel="00E568D0">
          <w:rPr>
            <w:sz w:val="24"/>
            <w:szCs w:val="24"/>
          </w:rPr>
          <w:delText>de</w:delText>
        </w:r>
        <w:r w:rsidRPr="007775AF" w:rsidDel="00E568D0">
          <w:rPr>
            <w:spacing w:val="40"/>
            <w:sz w:val="24"/>
            <w:szCs w:val="24"/>
          </w:rPr>
          <w:delText xml:space="preserve"> </w:delText>
        </w:r>
        <w:r w:rsidRPr="007775AF" w:rsidDel="00E568D0">
          <w:rPr>
            <w:sz w:val="24"/>
            <w:szCs w:val="24"/>
          </w:rPr>
          <w:delText>revenu</w:delText>
        </w:r>
        <w:r w:rsidRPr="007775AF" w:rsidDel="00E568D0">
          <w:rPr>
            <w:spacing w:val="40"/>
            <w:sz w:val="24"/>
            <w:szCs w:val="24"/>
          </w:rPr>
          <w:delText xml:space="preserve"> </w:delText>
        </w:r>
        <w:r w:rsidRPr="007775AF" w:rsidDel="00E568D0">
          <w:rPr>
            <w:sz w:val="24"/>
            <w:szCs w:val="24"/>
          </w:rPr>
          <w:delText>par décile, ainsi qu’une batterie d’indicateurs socio-démographiques (âge, langue, cantons, genre) et idéologiques (auto-positionnement gauche-droite, vote, probabilité de vote pour les prin- cipaux</w:delText>
        </w:r>
        <w:r w:rsidRPr="007775AF" w:rsidDel="00E568D0">
          <w:rPr>
            <w:spacing w:val="33"/>
            <w:sz w:val="24"/>
            <w:szCs w:val="24"/>
          </w:rPr>
          <w:delText xml:space="preserve"> </w:delText>
        </w:r>
        <w:r w:rsidRPr="007775AF" w:rsidDel="00E568D0">
          <w:rPr>
            <w:sz w:val="24"/>
            <w:szCs w:val="24"/>
          </w:rPr>
          <w:delText>partis</w:delText>
        </w:r>
        <w:r w:rsidRPr="007775AF" w:rsidDel="00E568D0">
          <w:rPr>
            <w:spacing w:val="33"/>
            <w:sz w:val="24"/>
            <w:szCs w:val="24"/>
          </w:rPr>
          <w:delText xml:space="preserve"> </w:delText>
        </w:r>
        <w:r w:rsidRPr="007775AF" w:rsidDel="00E568D0">
          <w:rPr>
            <w:sz w:val="24"/>
            <w:szCs w:val="24"/>
          </w:rPr>
          <w:delText>politiques,</w:delText>
        </w:r>
        <w:r w:rsidRPr="007775AF" w:rsidDel="00E568D0">
          <w:rPr>
            <w:spacing w:val="33"/>
            <w:sz w:val="24"/>
            <w:szCs w:val="24"/>
          </w:rPr>
          <w:delText xml:space="preserve"> </w:delText>
        </w:r>
        <w:r w:rsidRPr="007775AF" w:rsidDel="00E568D0">
          <w:rPr>
            <w:sz w:val="24"/>
            <w:szCs w:val="24"/>
          </w:rPr>
          <w:delText>opinions</w:delText>
        </w:r>
        <w:r w:rsidRPr="007775AF" w:rsidDel="00E568D0">
          <w:rPr>
            <w:spacing w:val="33"/>
            <w:sz w:val="24"/>
            <w:szCs w:val="24"/>
          </w:rPr>
          <w:delText xml:space="preserve"> </w:delText>
        </w:r>
        <w:r w:rsidRPr="007775AF" w:rsidDel="00E568D0">
          <w:rPr>
            <w:sz w:val="24"/>
            <w:szCs w:val="24"/>
          </w:rPr>
          <w:delText>sur</w:delText>
        </w:r>
        <w:r w:rsidRPr="007775AF" w:rsidDel="00E568D0">
          <w:rPr>
            <w:spacing w:val="33"/>
            <w:sz w:val="24"/>
            <w:szCs w:val="24"/>
          </w:rPr>
          <w:delText xml:space="preserve"> </w:delText>
        </w:r>
        <w:r w:rsidRPr="007775AF" w:rsidDel="00E568D0">
          <w:rPr>
            <w:sz w:val="24"/>
            <w:szCs w:val="24"/>
          </w:rPr>
          <w:delText>des</w:delText>
        </w:r>
        <w:r w:rsidRPr="007775AF" w:rsidDel="00E568D0">
          <w:rPr>
            <w:spacing w:val="33"/>
            <w:sz w:val="24"/>
            <w:szCs w:val="24"/>
          </w:rPr>
          <w:delText xml:space="preserve"> </w:delText>
        </w:r>
        <w:r w:rsidRPr="007775AF" w:rsidDel="00E568D0">
          <w:rPr>
            <w:sz w:val="24"/>
            <w:szCs w:val="24"/>
          </w:rPr>
          <w:delText>sujets</w:delText>
        </w:r>
        <w:r w:rsidRPr="007775AF" w:rsidDel="00E568D0">
          <w:rPr>
            <w:spacing w:val="33"/>
            <w:sz w:val="24"/>
            <w:szCs w:val="24"/>
          </w:rPr>
          <w:delText xml:space="preserve"> </w:delText>
        </w:r>
        <w:r w:rsidRPr="007775AF" w:rsidDel="00E568D0">
          <w:rPr>
            <w:sz w:val="24"/>
            <w:szCs w:val="24"/>
          </w:rPr>
          <w:delText>économiques</w:delText>
        </w:r>
        <w:r w:rsidRPr="007775AF" w:rsidDel="00E568D0">
          <w:rPr>
            <w:spacing w:val="33"/>
            <w:sz w:val="24"/>
            <w:szCs w:val="24"/>
          </w:rPr>
          <w:delText xml:space="preserve"> </w:delText>
        </w:r>
        <w:r w:rsidRPr="007775AF" w:rsidDel="00E568D0">
          <w:rPr>
            <w:sz w:val="24"/>
            <w:szCs w:val="24"/>
          </w:rPr>
          <w:delText>et</w:delText>
        </w:r>
        <w:r w:rsidRPr="007775AF" w:rsidDel="00E568D0">
          <w:rPr>
            <w:spacing w:val="33"/>
            <w:sz w:val="24"/>
            <w:szCs w:val="24"/>
          </w:rPr>
          <w:delText xml:space="preserve"> </w:delText>
        </w:r>
        <w:r w:rsidRPr="007775AF" w:rsidDel="00E568D0">
          <w:rPr>
            <w:sz w:val="24"/>
            <w:szCs w:val="24"/>
          </w:rPr>
          <w:delText>identitaires).</w:delText>
        </w:r>
        <w:r w:rsidRPr="007775AF" w:rsidDel="00E568D0">
          <w:rPr>
            <w:spacing w:val="33"/>
            <w:sz w:val="24"/>
            <w:szCs w:val="24"/>
          </w:rPr>
          <w:delText xml:space="preserve"> </w:delText>
        </w:r>
        <w:r w:rsidRPr="007775AF" w:rsidDel="00E568D0">
          <w:rPr>
            <w:sz w:val="24"/>
            <w:szCs w:val="24"/>
          </w:rPr>
          <w:delText>Pour</w:delText>
        </w:r>
        <w:r w:rsidRPr="007775AF" w:rsidDel="00E568D0">
          <w:rPr>
            <w:spacing w:val="33"/>
            <w:sz w:val="24"/>
            <w:szCs w:val="24"/>
          </w:rPr>
          <w:delText xml:space="preserve"> </w:delText>
        </w:r>
        <w:r w:rsidRPr="007775AF" w:rsidDel="00E568D0">
          <w:rPr>
            <w:sz w:val="24"/>
            <w:szCs w:val="24"/>
          </w:rPr>
          <w:delText xml:space="preserve">chacune de nos deux variables dépendantes, nous avons procédé à une sélection de modèle </w:delText>
        </w:r>
        <w:r w:rsidRPr="007775AF" w:rsidDel="00E568D0">
          <w:rPr>
            <w:sz w:val="24"/>
            <w:szCs w:val="24"/>
          </w:rPr>
          <w:lastRenderedPageBreak/>
          <w:delText>pas à pas descendante</w:delText>
        </w:r>
        <w:r w:rsidRPr="007775AF" w:rsidDel="00E568D0">
          <w:rPr>
            <w:spacing w:val="-6"/>
            <w:sz w:val="24"/>
            <w:szCs w:val="24"/>
          </w:rPr>
          <w:delText xml:space="preserve"> </w:delText>
        </w:r>
        <w:r w:rsidRPr="007775AF" w:rsidDel="00E568D0">
          <w:rPr>
            <w:sz w:val="24"/>
            <w:szCs w:val="24"/>
          </w:rPr>
          <w:delText>avec</w:delText>
        </w:r>
        <w:r w:rsidRPr="007775AF" w:rsidDel="00E568D0">
          <w:rPr>
            <w:spacing w:val="-6"/>
            <w:sz w:val="24"/>
            <w:szCs w:val="24"/>
          </w:rPr>
          <w:delText xml:space="preserve"> </w:delText>
        </w:r>
        <w:r w:rsidRPr="007775AF" w:rsidDel="00E568D0">
          <w:rPr>
            <w:sz w:val="24"/>
            <w:szCs w:val="24"/>
          </w:rPr>
          <w:delText>le</w:delText>
        </w:r>
        <w:r w:rsidRPr="007775AF" w:rsidDel="00E568D0">
          <w:rPr>
            <w:spacing w:val="-6"/>
            <w:sz w:val="24"/>
            <w:szCs w:val="24"/>
          </w:rPr>
          <w:delText xml:space="preserve"> </w:delText>
        </w:r>
        <w:r w:rsidRPr="007775AF" w:rsidDel="00E568D0">
          <w:rPr>
            <w:sz w:val="24"/>
            <w:szCs w:val="24"/>
          </w:rPr>
          <w:delText>critère</w:delText>
        </w:r>
        <w:r w:rsidRPr="007775AF" w:rsidDel="00E568D0">
          <w:rPr>
            <w:spacing w:val="-6"/>
            <w:sz w:val="24"/>
            <w:szCs w:val="24"/>
          </w:rPr>
          <w:delText xml:space="preserve"> </w:delText>
        </w:r>
        <w:r w:rsidRPr="007775AF" w:rsidDel="00E568D0">
          <w:rPr>
            <w:sz w:val="24"/>
            <w:szCs w:val="24"/>
          </w:rPr>
          <w:delText>d’information</w:delText>
        </w:r>
        <w:r w:rsidRPr="007775AF" w:rsidDel="00E568D0">
          <w:rPr>
            <w:spacing w:val="-6"/>
            <w:sz w:val="24"/>
            <w:szCs w:val="24"/>
          </w:rPr>
          <w:delText xml:space="preserve"> </w:delText>
        </w:r>
        <w:r w:rsidRPr="007775AF" w:rsidDel="00E568D0">
          <w:rPr>
            <w:sz w:val="24"/>
            <w:szCs w:val="24"/>
          </w:rPr>
          <w:delText>d’Akaike</w:delText>
        </w:r>
        <w:r w:rsidRPr="007775AF" w:rsidDel="00E568D0">
          <w:rPr>
            <w:spacing w:val="-6"/>
            <w:sz w:val="24"/>
            <w:szCs w:val="24"/>
          </w:rPr>
          <w:delText xml:space="preserve"> </w:delText>
        </w:r>
        <w:r w:rsidRPr="007775AF" w:rsidDel="00E568D0">
          <w:rPr>
            <w:sz w:val="24"/>
            <w:szCs w:val="24"/>
          </w:rPr>
          <w:delText>(AIC).</w:delText>
        </w:r>
        <w:r w:rsidRPr="007775AF" w:rsidDel="00E568D0">
          <w:rPr>
            <w:spacing w:val="-6"/>
            <w:sz w:val="24"/>
            <w:szCs w:val="24"/>
          </w:rPr>
          <w:delText xml:space="preserve"> </w:delText>
        </w:r>
        <w:r w:rsidRPr="007775AF" w:rsidDel="00E568D0">
          <w:rPr>
            <w:sz w:val="24"/>
            <w:szCs w:val="24"/>
          </w:rPr>
          <w:delText>Cette</w:delText>
        </w:r>
        <w:r w:rsidRPr="007775AF" w:rsidDel="00E568D0">
          <w:rPr>
            <w:spacing w:val="-6"/>
            <w:sz w:val="24"/>
            <w:szCs w:val="24"/>
          </w:rPr>
          <w:delText xml:space="preserve"> </w:delText>
        </w:r>
        <w:r w:rsidRPr="007775AF" w:rsidDel="00E568D0">
          <w:rPr>
            <w:sz w:val="24"/>
            <w:szCs w:val="24"/>
          </w:rPr>
          <w:delText>procédure</w:delText>
        </w:r>
        <w:r w:rsidRPr="007775AF" w:rsidDel="00E568D0">
          <w:rPr>
            <w:spacing w:val="-6"/>
            <w:sz w:val="24"/>
            <w:szCs w:val="24"/>
          </w:rPr>
          <w:delText xml:space="preserve"> </w:delText>
        </w:r>
        <w:r w:rsidRPr="007775AF" w:rsidDel="00E568D0">
          <w:rPr>
            <w:sz w:val="24"/>
            <w:szCs w:val="24"/>
          </w:rPr>
          <w:delText>a</w:delText>
        </w:r>
        <w:r w:rsidRPr="007775AF" w:rsidDel="00E568D0">
          <w:rPr>
            <w:spacing w:val="-6"/>
            <w:sz w:val="24"/>
            <w:szCs w:val="24"/>
          </w:rPr>
          <w:delText xml:space="preserve"> </w:delText>
        </w:r>
        <w:r w:rsidR="0049203F" w:rsidRPr="007775AF" w:rsidDel="00E568D0">
          <w:rPr>
            <w:sz w:val="24"/>
            <w:szCs w:val="24"/>
          </w:rPr>
          <w:delText>abouti</w:delText>
        </w:r>
        <w:r w:rsidRPr="007775AF" w:rsidDel="00E568D0">
          <w:rPr>
            <w:spacing w:val="-6"/>
            <w:sz w:val="24"/>
            <w:szCs w:val="24"/>
          </w:rPr>
          <w:delText xml:space="preserve"> </w:delText>
        </w:r>
        <w:r w:rsidRPr="007775AF" w:rsidDel="00E568D0">
          <w:rPr>
            <w:sz w:val="24"/>
            <w:szCs w:val="24"/>
          </w:rPr>
          <w:delText>au</w:delText>
        </w:r>
        <w:r w:rsidRPr="007775AF" w:rsidDel="00E568D0">
          <w:rPr>
            <w:spacing w:val="-6"/>
            <w:sz w:val="24"/>
            <w:szCs w:val="24"/>
          </w:rPr>
          <w:delText xml:space="preserve"> </w:delText>
        </w:r>
        <w:r w:rsidRPr="007775AF" w:rsidDel="00E568D0">
          <w:rPr>
            <w:sz w:val="24"/>
            <w:szCs w:val="24"/>
          </w:rPr>
          <w:delText xml:space="preserve">modèle suivant pour l’opposition à l’augmentation de la franchise </w:delText>
        </w:r>
        <w:r w:rsidR="0071627E" w:rsidRPr="007775AF" w:rsidDel="00E568D0">
          <w:rPr>
            <w:sz w:val="24"/>
            <w:szCs w:val="24"/>
          </w:rPr>
          <w:delText>minimale :</w:delText>
        </w:r>
      </w:del>
    </w:p>
    <w:p w14:paraId="10EF2C0C" w14:textId="344C1EAC" w:rsidR="008725D2" w:rsidRPr="00E32EF4" w:rsidDel="00E568D0" w:rsidRDefault="00000000">
      <w:pPr>
        <w:jc w:val="both"/>
        <w:rPr>
          <w:del w:id="1152" w:author="Auteur"/>
          <w:rFonts w:eastAsia="Georgia"/>
          <w:i/>
          <w:iCs/>
          <w:sz w:val="24"/>
          <w:szCs w:val="24"/>
          <w:rPrChange w:id="1153" w:author="Auteur">
            <w:rPr>
              <w:del w:id="1154" w:author="Auteur"/>
              <w:rFonts w:ascii="Georgia" w:eastAsia="Georgia" w:hAnsi="Georgia"/>
            </w:rPr>
          </w:rPrChange>
        </w:rPr>
        <w:pPrChange w:id="1155" w:author="Auteur">
          <w:pPr>
            <w:tabs>
              <w:tab w:val="left" w:pos="8906"/>
            </w:tabs>
            <w:spacing w:before="244"/>
            <w:ind w:left="1667"/>
          </w:pPr>
        </w:pPrChange>
      </w:pPr>
      <w:del w:id="1156" w:author="Auteur">
        <w:r w:rsidRPr="00E32EF4" w:rsidDel="00E568D0">
          <w:rPr>
            <w:rFonts w:ascii="Cambria Math" w:eastAsia="Georgia" w:hAnsi="Cambria Math" w:cs="Cambria Math"/>
            <w:w w:val="80"/>
            <w:sz w:val="24"/>
            <w:szCs w:val="24"/>
            <w:rPrChange w:id="1157" w:author="Auteur">
              <w:rPr>
                <w:rFonts w:ascii="Cambria Math" w:eastAsia="Georgia" w:hAnsi="Cambria Math" w:cs="Cambria Math"/>
                <w:w w:val="80"/>
              </w:rPr>
            </w:rPrChange>
          </w:rPr>
          <w:delText>𝑃</w:delText>
        </w:r>
        <w:r w:rsidRPr="00E32EF4" w:rsidDel="00E568D0">
          <w:rPr>
            <w:rFonts w:eastAsia="Georgia"/>
            <w:spacing w:val="-14"/>
            <w:w w:val="80"/>
            <w:sz w:val="24"/>
            <w:szCs w:val="24"/>
            <w:rPrChange w:id="1158" w:author="Auteur">
              <w:rPr>
                <w:rFonts w:ascii="Georgia" w:eastAsia="Georgia" w:hAnsi="Georgia"/>
                <w:spacing w:val="-14"/>
                <w:w w:val="80"/>
              </w:rPr>
            </w:rPrChange>
          </w:rPr>
          <w:delText xml:space="preserve"> </w:delText>
        </w:r>
        <w:r w:rsidRPr="00E32EF4" w:rsidDel="00E568D0">
          <w:rPr>
            <w:rFonts w:eastAsia="Georgia"/>
            <w:w w:val="80"/>
            <w:sz w:val="24"/>
            <w:szCs w:val="24"/>
            <w:rPrChange w:id="1159" w:author="Auteur">
              <w:rPr>
                <w:rFonts w:ascii="Georgia" w:eastAsia="Georgia" w:hAnsi="Georgia"/>
                <w:w w:val="80"/>
              </w:rPr>
            </w:rPrChange>
          </w:rPr>
          <w:delText>(</w:delText>
        </w:r>
        <w:r w:rsidRPr="00E32EF4" w:rsidDel="00E568D0">
          <w:rPr>
            <w:rFonts w:ascii="Cambria Math" w:eastAsia="Georgia" w:hAnsi="Cambria Math" w:cs="Cambria Math"/>
            <w:w w:val="80"/>
            <w:sz w:val="24"/>
            <w:szCs w:val="24"/>
            <w:rPrChange w:id="1160" w:author="Auteur">
              <w:rPr>
                <w:rFonts w:ascii="Cambria Math" w:eastAsia="Georgia" w:hAnsi="Cambria Math" w:cs="Cambria Math"/>
                <w:w w:val="80"/>
              </w:rPr>
            </w:rPrChange>
          </w:rPr>
          <w:delText>𝑦</w:delText>
        </w:r>
        <w:r w:rsidRPr="00E32EF4" w:rsidDel="00E568D0">
          <w:rPr>
            <w:rFonts w:ascii="Cambria Math" w:eastAsia="Georgia" w:hAnsi="Cambria Math" w:cs="Cambria Math"/>
            <w:w w:val="80"/>
            <w:position w:val="-5"/>
            <w:sz w:val="24"/>
            <w:szCs w:val="24"/>
            <w:rPrChange w:id="1161" w:author="Auteur">
              <w:rPr>
                <w:rFonts w:ascii="Cambria Math" w:eastAsia="Georgia" w:hAnsi="Cambria Math" w:cs="Cambria Math"/>
                <w:w w:val="80"/>
                <w:position w:val="-5"/>
                <w:sz w:val="17"/>
              </w:rPr>
            </w:rPrChange>
          </w:rPr>
          <w:delText>𝑖</w:delText>
        </w:r>
        <w:r w:rsidRPr="00E32EF4" w:rsidDel="00E568D0">
          <w:rPr>
            <w:rFonts w:eastAsia="Georgia"/>
            <w:spacing w:val="11"/>
            <w:position w:val="-5"/>
            <w:sz w:val="24"/>
            <w:szCs w:val="24"/>
            <w:rPrChange w:id="1162" w:author="Auteur">
              <w:rPr>
                <w:rFonts w:ascii="Georgia" w:eastAsia="Georgia" w:hAnsi="Georgia"/>
                <w:spacing w:val="11"/>
                <w:position w:val="-5"/>
                <w:sz w:val="17"/>
              </w:rPr>
            </w:rPrChange>
          </w:rPr>
          <w:delText xml:space="preserve"> </w:delText>
        </w:r>
        <w:r w:rsidRPr="00E32EF4" w:rsidDel="00E568D0">
          <w:rPr>
            <w:rFonts w:eastAsia="Georgia"/>
            <w:w w:val="80"/>
            <w:sz w:val="24"/>
            <w:szCs w:val="24"/>
            <w:rPrChange w:id="1163" w:author="Auteur">
              <w:rPr>
                <w:rFonts w:ascii="Georgia" w:eastAsia="Georgia" w:hAnsi="Georgia"/>
                <w:w w:val="80"/>
              </w:rPr>
            </w:rPrChange>
          </w:rPr>
          <w:delText>=</w:delText>
        </w:r>
        <w:r w:rsidRPr="00E32EF4" w:rsidDel="00E568D0">
          <w:rPr>
            <w:rFonts w:eastAsia="Georgia"/>
            <w:spacing w:val="-3"/>
            <w:w w:val="80"/>
            <w:sz w:val="24"/>
            <w:szCs w:val="24"/>
            <w:rPrChange w:id="1164" w:author="Auteur">
              <w:rPr>
                <w:rFonts w:ascii="Georgia" w:eastAsia="Georgia" w:hAnsi="Georgia"/>
                <w:spacing w:val="-3"/>
                <w:w w:val="80"/>
              </w:rPr>
            </w:rPrChange>
          </w:rPr>
          <w:delText xml:space="preserve"> </w:delText>
        </w:r>
        <w:r w:rsidRPr="00E32EF4" w:rsidDel="00E568D0">
          <w:rPr>
            <w:rFonts w:eastAsia="Georgia"/>
            <w:w w:val="80"/>
            <w:sz w:val="24"/>
            <w:szCs w:val="24"/>
            <w:rPrChange w:id="1165" w:author="Auteur">
              <w:rPr>
                <w:rFonts w:ascii="Georgia" w:eastAsia="Georgia" w:hAnsi="Georgia"/>
                <w:w w:val="80"/>
              </w:rPr>
            </w:rPrChange>
          </w:rPr>
          <w:delText>1)</w:delText>
        </w:r>
        <w:r w:rsidRPr="00E32EF4" w:rsidDel="00E568D0">
          <w:rPr>
            <w:rFonts w:eastAsia="Georgia"/>
            <w:spacing w:val="-10"/>
            <w:sz w:val="24"/>
            <w:szCs w:val="24"/>
            <w:rPrChange w:id="1166" w:author="Auteur">
              <w:rPr>
                <w:rFonts w:ascii="Georgia" w:eastAsia="Georgia" w:hAnsi="Georgia"/>
                <w:spacing w:val="-10"/>
              </w:rPr>
            </w:rPrChange>
          </w:rPr>
          <w:delText xml:space="preserve"> </w:delText>
        </w:r>
        <w:r w:rsidRPr="00E32EF4" w:rsidDel="00E568D0">
          <w:rPr>
            <w:rFonts w:eastAsia="Georgia"/>
            <w:w w:val="80"/>
            <w:sz w:val="24"/>
            <w:szCs w:val="24"/>
            <w:rPrChange w:id="1167" w:author="Auteur">
              <w:rPr>
                <w:rFonts w:ascii="Georgia" w:eastAsia="Georgia" w:hAnsi="Georgia"/>
                <w:w w:val="80"/>
              </w:rPr>
            </w:rPrChange>
          </w:rPr>
          <w:delText>=</w:delText>
        </w:r>
        <w:r w:rsidRPr="00E32EF4" w:rsidDel="00E568D0">
          <w:rPr>
            <w:rFonts w:eastAsia="Georgia"/>
            <w:spacing w:val="-7"/>
            <w:sz w:val="24"/>
            <w:szCs w:val="24"/>
            <w:rPrChange w:id="1168" w:author="Auteur">
              <w:rPr>
                <w:rFonts w:ascii="Georgia" w:eastAsia="Georgia" w:hAnsi="Georgia"/>
                <w:spacing w:val="-7"/>
              </w:rPr>
            </w:rPrChange>
          </w:rPr>
          <w:delText xml:space="preserve"> </w:delText>
        </w:r>
        <w:r w:rsidRPr="00E32EF4" w:rsidDel="00E568D0">
          <w:rPr>
            <w:rFonts w:eastAsia="Georgia"/>
            <w:w w:val="80"/>
            <w:sz w:val="24"/>
            <w:szCs w:val="24"/>
            <w:rPrChange w:id="1169" w:author="Auteur">
              <w:rPr>
                <w:rFonts w:ascii="Georgia" w:eastAsia="Georgia" w:hAnsi="Georgia"/>
                <w:w w:val="80"/>
              </w:rPr>
            </w:rPrChange>
          </w:rPr>
          <w:delText>logit</w:delText>
        </w:r>
        <w:r w:rsidRPr="00E32EF4" w:rsidDel="00E568D0">
          <w:rPr>
            <w:rFonts w:eastAsia="Georgia"/>
            <w:w w:val="80"/>
            <w:sz w:val="24"/>
            <w:szCs w:val="24"/>
            <w:vertAlign w:val="superscript"/>
            <w:rPrChange w:id="1170" w:author="Auteur">
              <w:rPr>
                <w:rFonts w:ascii="Georgia" w:eastAsia="Georgia" w:hAnsi="Georgia"/>
                <w:w w:val="80"/>
                <w:vertAlign w:val="superscript"/>
              </w:rPr>
            </w:rPrChange>
          </w:rPr>
          <w:delText>−1</w:delText>
        </w:r>
        <w:r w:rsidRPr="00E32EF4" w:rsidDel="00E568D0">
          <w:rPr>
            <w:rFonts w:eastAsia="Georgia"/>
            <w:w w:val="80"/>
            <w:sz w:val="24"/>
            <w:szCs w:val="24"/>
            <w:rPrChange w:id="1171" w:author="Auteur">
              <w:rPr>
                <w:rFonts w:ascii="Georgia" w:eastAsia="Georgia" w:hAnsi="Georgia"/>
                <w:w w:val="80"/>
              </w:rPr>
            </w:rPrChange>
          </w:rPr>
          <w:delText>(</w:delText>
        </w:r>
        <w:r w:rsidRPr="00E32EF4" w:rsidDel="00E568D0">
          <w:rPr>
            <w:rFonts w:ascii="Cambria Math" w:eastAsia="Georgia" w:hAnsi="Cambria Math" w:cs="Cambria Math"/>
            <w:w w:val="80"/>
            <w:sz w:val="24"/>
            <w:szCs w:val="24"/>
            <w:rPrChange w:id="1172" w:author="Auteur">
              <w:rPr>
                <w:rFonts w:ascii="Cambria Math" w:eastAsia="Georgia" w:hAnsi="Cambria Math" w:cs="Cambria Math"/>
                <w:w w:val="80"/>
              </w:rPr>
            </w:rPrChange>
          </w:rPr>
          <w:delText>𝛽</w:delText>
        </w:r>
        <w:r w:rsidRPr="00E32EF4" w:rsidDel="00E568D0">
          <w:rPr>
            <w:rFonts w:eastAsia="Georgia"/>
            <w:w w:val="80"/>
            <w:position w:val="-5"/>
            <w:sz w:val="24"/>
            <w:szCs w:val="24"/>
            <w:rPrChange w:id="1173" w:author="Auteur">
              <w:rPr>
                <w:rFonts w:ascii="Georgia" w:eastAsia="Georgia" w:hAnsi="Georgia"/>
                <w:w w:val="80"/>
                <w:position w:val="-5"/>
                <w:sz w:val="17"/>
              </w:rPr>
            </w:rPrChange>
          </w:rPr>
          <w:delText>0</w:delText>
        </w:r>
        <w:r w:rsidRPr="00E32EF4" w:rsidDel="00E568D0">
          <w:rPr>
            <w:rFonts w:eastAsia="Georgia"/>
            <w:spacing w:val="10"/>
            <w:position w:val="-5"/>
            <w:sz w:val="24"/>
            <w:szCs w:val="24"/>
            <w:rPrChange w:id="1174" w:author="Auteur">
              <w:rPr>
                <w:rFonts w:ascii="Georgia" w:eastAsia="Georgia" w:hAnsi="Georgia"/>
                <w:spacing w:val="10"/>
                <w:position w:val="-5"/>
                <w:sz w:val="17"/>
              </w:rPr>
            </w:rPrChange>
          </w:rPr>
          <w:delText xml:space="preserve"> </w:delText>
        </w:r>
        <w:r w:rsidRPr="00E32EF4" w:rsidDel="00E568D0">
          <w:rPr>
            <w:rFonts w:eastAsia="Georgia"/>
            <w:w w:val="80"/>
            <w:sz w:val="24"/>
            <w:szCs w:val="24"/>
            <w:rPrChange w:id="1175" w:author="Auteur">
              <w:rPr>
                <w:rFonts w:ascii="Georgia" w:eastAsia="Georgia" w:hAnsi="Georgia"/>
                <w:w w:val="80"/>
              </w:rPr>
            </w:rPrChange>
          </w:rPr>
          <w:delText>+</w:delText>
        </w:r>
        <w:r w:rsidRPr="00E32EF4" w:rsidDel="00E568D0">
          <w:rPr>
            <w:rFonts w:eastAsia="Georgia"/>
            <w:spacing w:val="-3"/>
            <w:w w:val="80"/>
            <w:sz w:val="24"/>
            <w:szCs w:val="24"/>
            <w:rPrChange w:id="1176" w:author="Auteur">
              <w:rPr>
                <w:rFonts w:ascii="Georgia" w:eastAsia="Georgia" w:hAnsi="Georgia"/>
                <w:spacing w:val="-3"/>
                <w:w w:val="80"/>
              </w:rPr>
            </w:rPrChange>
          </w:rPr>
          <w:delText xml:space="preserve"> </w:delText>
        </w:r>
        <w:r w:rsidRPr="00E32EF4" w:rsidDel="00E568D0">
          <w:rPr>
            <w:rFonts w:ascii="Cambria Math" w:eastAsia="Georgia" w:hAnsi="Cambria Math" w:cs="Cambria Math"/>
            <w:w w:val="80"/>
            <w:sz w:val="24"/>
            <w:szCs w:val="24"/>
            <w:rPrChange w:id="1177" w:author="Auteur">
              <w:rPr>
                <w:rFonts w:ascii="Cambria Math" w:eastAsia="Georgia" w:hAnsi="Cambria Math" w:cs="Cambria Math"/>
                <w:w w:val="80"/>
              </w:rPr>
            </w:rPrChange>
          </w:rPr>
          <w:delText>𝛽</w:delText>
        </w:r>
        <w:r w:rsidRPr="00E32EF4" w:rsidDel="00E568D0">
          <w:rPr>
            <w:rFonts w:ascii="Cambria Math" w:eastAsia="Georgia" w:hAnsi="Cambria Math" w:cs="Cambria Math"/>
            <w:w w:val="80"/>
            <w:position w:val="-5"/>
            <w:sz w:val="24"/>
            <w:szCs w:val="24"/>
            <w:rPrChange w:id="1178" w:author="Auteur">
              <w:rPr>
                <w:rFonts w:ascii="Cambria Math" w:eastAsia="Georgia" w:hAnsi="Cambria Math" w:cs="Cambria Math"/>
                <w:w w:val="80"/>
                <w:position w:val="-5"/>
                <w:sz w:val="17"/>
              </w:rPr>
            </w:rPrChange>
          </w:rPr>
          <w:delText>𝑑</w:delText>
        </w:r>
        <w:r w:rsidRPr="00E32EF4" w:rsidDel="00E568D0">
          <w:rPr>
            <w:rFonts w:ascii="Cambria Math" w:eastAsia="Georgia" w:hAnsi="Cambria Math" w:cs="Cambria Math"/>
            <w:w w:val="80"/>
            <w:sz w:val="24"/>
            <w:szCs w:val="24"/>
            <w:rPrChange w:id="1179" w:author="Auteur">
              <w:rPr>
                <w:rFonts w:ascii="Cambria Math" w:eastAsia="Georgia" w:hAnsi="Cambria Math" w:cs="Cambria Math"/>
                <w:w w:val="80"/>
              </w:rPr>
            </w:rPrChange>
          </w:rPr>
          <w:delText>𝐷</w:delText>
        </w:r>
        <w:r w:rsidRPr="00E32EF4" w:rsidDel="00E568D0">
          <w:rPr>
            <w:rFonts w:ascii="Cambria Math" w:eastAsia="Georgia" w:hAnsi="Cambria Math" w:cs="Cambria Math"/>
            <w:w w:val="80"/>
            <w:position w:val="-5"/>
            <w:sz w:val="24"/>
            <w:szCs w:val="24"/>
            <w:rPrChange w:id="1180" w:author="Auteur">
              <w:rPr>
                <w:rFonts w:ascii="Cambria Math" w:eastAsia="Georgia" w:hAnsi="Cambria Math" w:cs="Cambria Math"/>
                <w:w w:val="80"/>
                <w:position w:val="-5"/>
                <w:sz w:val="17"/>
              </w:rPr>
            </w:rPrChange>
          </w:rPr>
          <w:delText>𝑖</w:delText>
        </w:r>
        <w:r w:rsidRPr="00E32EF4" w:rsidDel="00E568D0">
          <w:rPr>
            <w:rFonts w:eastAsia="Georgia"/>
            <w:spacing w:val="10"/>
            <w:position w:val="-5"/>
            <w:sz w:val="24"/>
            <w:szCs w:val="24"/>
            <w:rPrChange w:id="1181" w:author="Auteur">
              <w:rPr>
                <w:rFonts w:ascii="Georgia" w:eastAsia="Georgia" w:hAnsi="Georgia"/>
                <w:spacing w:val="10"/>
                <w:position w:val="-5"/>
                <w:sz w:val="17"/>
              </w:rPr>
            </w:rPrChange>
          </w:rPr>
          <w:delText xml:space="preserve"> </w:delText>
        </w:r>
        <w:r w:rsidRPr="00E32EF4" w:rsidDel="00E568D0">
          <w:rPr>
            <w:rFonts w:eastAsia="Georgia"/>
            <w:w w:val="80"/>
            <w:sz w:val="24"/>
            <w:szCs w:val="24"/>
            <w:rPrChange w:id="1182" w:author="Auteur">
              <w:rPr>
                <w:rFonts w:ascii="Georgia" w:eastAsia="Georgia" w:hAnsi="Georgia"/>
                <w:w w:val="80"/>
              </w:rPr>
            </w:rPrChange>
          </w:rPr>
          <w:delText>+</w:delText>
        </w:r>
        <w:r w:rsidRPr="00E32EF4" w:rsidDel="00E568D0">
          <w:rPr>
            <w:rFonts w:eastAsia="Georgia"/>
            <w:spacing w:val="-3"/>
            <w:w w:val="80"/>
            <w:sz w:val="24"/>
            <w:szCs w:val="24"/>
            <w:rPrChange w:id="1183" w:author="Auteur">
              <w:rPr>
                <w:rFonts w:ascii="Georgia" w:eastAsia="Georgia" w:hAnsi="Georgia"/>
                <w:spacing w:val="-3"/>
                <w:w w:val="80"/>
              </w:rPr>
            </w:rPrChange>
          </w:rPr>
          <w:delText xml:space="preserve"> </w:delText>
        </w:r>
        <w:r w:rsidRPr="00E32EF4" w:rsidDel="00E568D0">
          <w:rPr>
            <w:rFonts w:ascii="Cambria Math" w:eastAsia="Georgia" w:hAnsi="Cambria Math" w:cs="Cambria Math"/>
            <w:w w:val="80"/>
            <w:sz w:val="24"/>
            <w:szCs w:val="24"/>
            <w:rPrChange w:id="1184" w:author="Auteur">
              <w:rPr>
                <w:rFonts w:ascii="Cambria Math" w:eastAsia="Georgia" w:hAnsi="Cambria Math" w:cs="Cambria Math"/>
                <w:w w:val="80"/>
              </w:rPr>
            </w:rPrChange>
          </w:rPr>
          <w:delText>𝛽𝑋</w:delText>
        </w:r>
        <w:r w:rsidRPr="00E32EF4" w:rsidDel="00E568D0">
          <w:rPr>
            <w:rFonts w:ascii="Cambria Math" w:eastAsia="Georgia" w:hAnsi="Cambria Math" w:cs="Cambria Math"/>
            <w:w w:val="80"/>
            <w:position w:val="-5"/>
            <w:sz w:val="24"/>
            <w:szCs w:val="24"/>
            <w:rPrChange w:id="1185" w:author="Auteur">
              <w:rPr>
                <w:rFonts w:ascii="Cambria Math" w:eastAsia="Georgia" w:hAnsi="Cambria Math" w:cs="Cambria Math"/>
                <w:w w:val="80"/>
                <w:position w:val="-5"/>
                <w:sz w:val="17"/>
              </w:rPr>
            </w:rPrChange>
          </w:rPr>
          <w:delText>𝑖</w:delText>
        </w:r>
        <w:r w:rsidRPr="00E32EF4" w:rsidDel="00E568D0">
          <w:rPr>
            <w:rFonts w:eastAsia="Georgia"/>
            <w:spacing w:val="10"/>
            <w:position w:val="-5"/>
            <w:sz w:val="24"/>
            <w:szCs w:val="24"/>
            <w:rPrChange w:id="1186" w:author="Auteur">
              <w:rPr>
                <w:rFonts w:ascii="Georgia" w:eastAsia="Georgia" w:hAnsi="Georgia"/>
                <w:spacing w:val="10"/>
                <w:position w:val="-5"/>
                <w:sz w:val="17"/>
              </w:rPr>
            </w:rPrChange>
          </w:rPr>
          <w:delText xml:space="preserve"> </w:delText>
        </w:r>
        <w:r w:rsidRPr="00E32EF4" w:rsidDel="00E568D0">
          <w:rPr>
            <w:rFonts w:eastAsia="Georgia"/>
            <w:w w:val="80"/>
            <w:sz w:val="24"/>
            <w:szCs w:val="24"/>
            <w:rPrChange w:id="1187" w:author="Auteur">
              <w:rPr>
                <w:rFonts w:ascii="Georgia" w:eastAsia="Georgia" w:hAnsi="Georgia"/>
                <w:w w:val="80"/>
              </w:rPr>
            </w:rPrChange>
          </w:rPr>
          <w:delText>+</w:delText>
        </w:r>
        <w:r w:rsidRPr="00E32EF4" w:rsidDel="00E568D0">
          <w:rPr>
            <w:rFonts w:eastAsia="Georgia"/>
            <w:spacing w:val="-3"/>
            <w:w w:val="80"/>
            <w:sz w:val="24"/>
            <w:szCs w:val="24"/>
            <w:rPrChange w:id="1188" w:author="Auteur">
              <w:rPr>
                <w:rFonts w:ascii="Georgia" w:eastAsia="Georgia" w:hAnsi="Georgia"/>
                <w:spacing w:val="-3"/>
                <w:w w:val="80"/>
              </w:rPr>
            </w:rPrChange>
          </w:rPr>
          <w:delText xml:space="preserve"> </w:delText>
        </w:r>
        <w:r w:rsidRPr="00E32EF4" w:rsidDel="00E568D0">
          <w:rPr>
            <w:rFonts w:ascii="Cambria Math" w:eastAsia="Georgia" w:hAnsi="Cambria Math" w:cs="Cambria Math"/>
            <w:w w:val="80"/>
            <w:sz w:val="24"/>
            <w:szCs w:val="24"/>
            <w:rPrChange w:id="1189" w:author="Auteur">
              <w:rPr>
                <w:rFonts w:ascii="Cambria Math" w:eastAsia="Georgia" w:hAnsi="Cambria Math" w:cs="Cambria Math"/>
                <w:w w:val="80"/>
              </w:rPr>
            </w:rPrChange>
          </w:rPr>
          <w:delText>𝛾</w:delText>
        </w:r>
        <w:r w:rsidRPr="00E32EF4" w:rsidDel="00E568D0">
          <w:rPr>
            <w:rFonts w:ascii="Cambria Math" w:eastAsia="Georgia" w:hAnsi="Cambria Math" w:cs="Cambria Math"/>
            <w:w w:val="80"/>
            <w:position w:val="-5"/>
            <w:sz w:val="24"/>
            <w:szCs w:val="24"/>
            <w:rPrChange w:id="1190" w:author="Auteur">
              <w:rPr>
                <w:rFonts w:ascii="Cambria Math" w:eastAsia="Georgia" w:hAnsi="Cambria Math" w:cs="Cambria Math"/>
                <w:w w:val="80"/>
                <w:position w:val="-5"/>
                <w:sz w:val="17"/>
              </w:rPr>
            </w:rPrChange>
          </w:rPr>
          <w:delText>𝑝</w:delText>
        </w:r>
        <w:r w:rsidRPr="00E32EF4" w:rsidDel="00E568D0">
          <w:rPr>
            <w:rFonts w:ascii="Cambria Math" w:eastAsia="Georgia" w:hAnsi="Cambria Math" w:cs="Cambria Math"/>
            <w:w w:val="80"/>
            <w:sz w:val="24"/>
            <w:szCs w:val="24"/>
            <w:rPrChange w:id="1191" w:author="Auteur">
              <w:rPr>
                <w:rFonts w:ascii="Cambria Math" w:eastAsia="Georgia" w:hAnsi="Cambria Math" w:cs="Cambria Math"/>
                <w:w w:val="80"/>
              </w:rPr>
            </w:rPrChange>
          </w:rPr>
          <w:delText>𝑃</w:delText>
        </w:r>
        <w:r w:rsidRPr="00E32EF4" w:rsidDel="00E568D0">
          <w:rPr>
            <w:rFonts w:ascii="Cambria Math" w:eastAsia="Georgia" w:hAnsi="Cambria Math" w:cs="Cambria Math"/>
            <w:w w:val="80"/>
            <w:position w:val="-5"/>
            <w:sz w:val="24"/>
            <w:szCs w:val="24"/>
            <w:rPrChange w:id="1192" w:author="Auteur">
              <w:rPr>
                <w:rFonts w:ascii="Cambria Math" w:eastAsia="Georgia" w:hAnsi="Cambria Math" w:cs="Cambria Math"/>
                <w:w w:val="80"/>
                <w:position w:val="-5"/>
                <w:sz w:val="17"/>
              </w:rPr>
            </w:rPrChange>
          </w:rPr>
          <w:delText>𝑖</w:delText>
        </w:r>
        <w:r w:rsidRPr="00E32EF4" w:rsidDel="00E568D0">
          <w:rPr>
            <w:rFonts w:eastAsia="Georgia"/>
            <w:spacing w:val="10"/>
            <w:position w:val="-5"/>
            <w:sz w:val="24"/>
            <w:szCs w:val="24"/>
            <w:rPrChange w:id="1193" w:author="Auteur">
              <w:rPr>
                <w:rFonts w:ascii="Georgia" w:eastAsia="Georgia" w:hAnsi="Georgia"/>
                <w:spacing w:val="10"/>
                <w:position w:val="-5"/>
                <w:sz w:val="17"/>
              </w:rPr>
            </w:rPrChange>
          </w:rPr>
          <w:delText xml:space="preserve"> </w:delText>
        </w:r>
        <w:r w:rsidRPr="00E32EF4" w:rsidDel="00E568D0">
          <w:rPr>
            <w:rFonts w:eastAsia="Georgia"/>
            <w:w w:val="80"/>
            <w:sz w:val="24"/>
            <w:szCs w:val="24"/>
            <w:rPrChange w:id="1194" w:author="Auteur">
              <w:rPr>
                <w:rFonts w:ascii="Georgia" w:eastAsia="Georgia" w:hAnsi="Georgia"/>
                <w:w w:val="80"/>
              </w:rPr>
            </w:rPrChange>
          </w:rPr>
          <w:delText>+</w:delText>
        </w:r>
        <w:r w:rsidRPr="00E32EF4" w:rsidDel="00E568D0">
          <w:rPr>
            <w:rFonts w:eastAsia="Georgia"/>
            <w:spacing w:val="-3"/>
            <w:w w:val="80"/>
            <w:sz w:val="24"/>
            <w:szCs w:val="24"/>
            <w:rPrChange w:id="1195" w:author="Auteur">
              <w:rPr>
                <w:rFonts w:ascii="Georgia" w:eastAsia="Georgia" w:hAnsi="Georgia"/>
                <w:spacing w:val="-3"/>
                <w:w w:val="80"/>
              </w:rPr>
            </w:rPrChange>
          </w:rPr>
          <w:delText xml:space="preserve"> </w:delText>
        </w:r>
        <w:r w:rsidRPr="00E32EF4" w:rsidDel="00E568D0">
          <w:rPr>
            <w:rFonts w:ascii="Cambria Math" w:eastAsia="Georgia" w:hAnsi="Cambria Math" w:cs="Cambria Math"/>
            <w:w w:val="80"/>
            <w:sz w:val="24"/>
            <w:szCs w:val="24"/>
            <w:rPrChange w:id="1196" w:author="Auteur">
              <w:rPr>
                <w:rFonts w:ascii="Cambria Math" w:eastAsia="Georgia" w:hAnsi="Cambria Math" w:cs="Cambria Math"/>
                <w:w w:val="80"/>
              </w:rPr>
            </w:rPrChange>
          </w:rPr>
          <w:delText>𝜂</w:delText>
        </w:r>
        <w:r w:rsidRPr="00E32EF4" w:rsidDel="00E568D0">
          <w:rPr>
            <w:rFonts w:ascii="Cambria Math" w:eastAsia="Georgia" w:hAnsi="Cambria Math" w:cs="Cambria Math"/>
            <w:w w:val="80"/>
            <w:position w:val="-5"/>
            <w:sz w:val="24"/>
            <w:szCs w:val="24"/>
            <w:rPrChange w:id="1197" w:author="Auteur">
              <w:rPr>
                <w:rFonts w:ascii="Cambria Math" w:eastAsia="Georgia" w:hAnsi="Cambria Math" w:cs="Cambria Math"/>
                <w:w w:val="80"/>
                <w:position w:val="-5"/>
                <w:sz w:val="17"/>
              </w:rPr>
            </w:rPrChange>
          </w:rPr>
          <w:delText>𝑜</w:delText>
        </w:r>
        <w:r w:rsidRPr="00E32EF4" w:rsidDel="00E568D0">
          <w:rPr>
            <w:rFonts w:ascii="Cambria Math" w:eastAsia="Georgia" w:hAnsi="Cambria Math" w:cs="Cambria Math"/>
            <w:w w:val="80"/>
            <w:sz w:val="24"/>
            <w:szCs w:val="24"/>
            <w:rPrChange w:id="1198" w:author="Auteur">
              <w:rPr>
                <w:rFonts w:ascii="Cambria Math" w:eastAsia="Georgia" w:hAnsi="Cambria Math" w:cs="Cambria Math"/>
                <w:w w:val="80"/>
              </w:rPr>
            </w:rPrChange>
          </w:rPr>
          <w:delText>𝑂</w:delText>
        </w:r>
        <w:r w:rsidRPr="00E32EF4" w:rsidDel="00E568D0">
          <w:rPr>
            <w:rFonts w:ascii="Cambria Math" w:eastAsia="Georgia" w:hAnsi="Cambria Math" w:cs="Cambria Math"/>
            <w:w w:val="80"/>
            <w:position w:val="-5"/>
            <w:sz w:val="24"/>
            <w:szCs w:val="24"/>
            <w:rPrChange w:id="1199" w:author="Auteur">
              <w:rPr>
                <w:rFonts w:ascii="Cambria Math" w:eastAsia="Georgia" w:hAnsi="Cambria Math" w:cs="Cambria Math"/>
                <w:w w:val="80"/>
                <w:position w:val="-5"/>
                <w:sz w:val="17"/>
              </w:rPr>
            </w:rPrChange>
          </w:rPr>
          <w:delText>𝑖</w:delText>
        </w:r>
        <w:r w:rsidRPr="00E32EF4" w:rsidDel="00E568D0">
          <w:rPr>
            <w:rFonts w:eastAsia="Georgia"/>
            <w:spacing w:val="10"/>
            <w:position w:val="-5"/>
            <w:sz w:val="24"/>
            <w:szCs w:val="24"/>
            <w:rPrChange w:id="1200" w:author="Auteur">
              <w:rPr>
                <w:rFonts w:ascii="Georgia" w:eastAsia="Georgia" w:hAnsi="Georgia"/>
                <w:spacing w:val="10"/>
                <w:position w:val="-5"/>
                <w:sz w:val="17"/>
              </w:rPr>
            </w:rPrChange>
          </w:rPr>
          <w:delText xml:space="preserve"> </w:delText>
        </w:r>
        <w:r w:rsidRPr="00E32EF4" w:rsidDel="00E568D0">
          <w:rPr>
            <w:rFonts w:eastAsia="Georgia"/>
            <w:w w:val="80"/>
            <w:sz w:val="24"/>
            <w:szCs w:val="24"/>
            <w:rPrChange w:id="1201" w:author="Auteur">
              <w:rPr>
                <w:rFonts w:ascii="Georgia" w:eastAsia="Georgia" w:hAnsi="Georgia"/>
                <w:w w:val="80"/>
              </w:rPr>
            </w:rPrChange>
          </w:rPr>
          <w:delText>+</w:delText>
        </w:r>
        <w:r w:rsidRPr="00E32EF4" w:rsidDel="00E568D0">
          <w:rPr>
            <w:rFonts w:eastAsia="Georgia"/>
            <w:spacing w:val="-3"/>
            <w:w w:val="80"/>
            <w:sz w:val="24"/>
            <w:szCs w:val="24"/>
            <w:rPrChange w:id="1202" w:author="Auteur">
              <w:rPr>
                <w:rFonts w:ascii="Georgia" w:eastAsia="Georgia" w:hAnsi="Georgia"/>
                <w:spacing w:val="-3"/>
                <w:w w:val="80"/>
              </w:rPr>
            </w:rPrChange>
          </w:rPr>
          <w:delText xml:space="preserve"> </w:delText>
        </w:r>
        <w:r w:rsidRPr="00E32EF4" w:rsidDel="00E568D0">
          <w:rPr>
            <w:rFonts w:ascii="Cambria Math" w:eastAsia="Georgia" w:hAnsi="Cambria Math" w:cs="Cambria Math"/>
            <w:spacing w:val="-5"/>
            <w:w w:val="80"/>
            <w:sz w:val="24"/>
            <w:szCs w:val="24"/>
            <w:rPrChange w:id="1203" w:author="Auteur">
              <w:rPr>
                <w:rFonts w:ascii="Cambria Math" w:eastAsia="Georgia" w:hAnsi="Cambria Math" w:cs="Cambria Math"/>
                <w:spacing w:val="-5"/>
                <w:w w:val="80"/>
              </w:rPr>
            </w:rPrChange>
          </w:rPr>
          <w:delText>𝜀</w:delText>
        </w:r>
        <w:r w:rsidRPr="00E32EF4" w:rsidDel="00E568D0">
          <w:rPr>
            <w:rFonts w:ascii="Cambria Math" w:eastAsia="Georgia" w:hAnsi="Cambria Math" w:cs="Cambria Math"/>
            <w:spacing w:val="-5"/>
            <w:w w:val="80"/>
            <w:position w:val="-5"/>
            <w:sz w:val="24"/>
            <w:szCs w:val="24"/>
            <w:rPrChange w:id="1204" w:author="Auteur">
              <w:rPr>
                <w:rFonts w:ascii="Cambria Math" w:eastAsia="Georgia" w:hAnsi="Cambria Math" w:cs="Cambria Math"/>
                <w:spacing w:val="-5"/>
                <w:w w:val="80"/>
                <w:position w:val="-5"/>
                <w:sz w:val="17"/>
              </w:rPr>
            </w:rPrChange>
          </w:rPr>
          <w:delText>𝑖</w:delText>
        </w:r>
        <w:r w:rsidRPr="00E32EF4" w:rsidDel="00E568D0">
          <w:rPr>
            <w:rFonts w:eastAsia="Georgia"/>
            <w:spacing w:val="-5"/>
            <w:w w:val="80"/>
            <w:sz w:val="24"/>
            <w:szCs w:val="24"/>
            <w:rPrChange w:id="1205" w:author="Auteur">
              <w:rPr>
                <w:rFonts w:ascii="Georgia" w:eastAsia="Georgia" w:hAnsi="Georgia"/>
                <w:spacing w:val="-5"/>
                <w:w w:val="80"/>
              </w:rPr>
            </w:rPrChange>
          </w:rPr>
          <w:delText>)</w:delText>
        </w:r>
        <w:r w:rsidRPr="00E32EF4" w:rsidDel="00E568D0">
          <w:rPr>
            <w:rFonts w:eastAsia="Georgia"/>
            <w:sz w:val="24"/>
            <w:szCs w:val="24"/>
            <w:rPrChange w:id="1206" w:author="Auteur">
              <w:rPr>
                <w:rFonts w:ascii="Georgia" w:eastAsia="Georgia" w:hAnsi="Georgia"/>
              </w:rPr>
            </w:rPrChange>
          </w:rPr>
          <w:tab/>
        </w:r>
        <w:r w:rsidRPr="00E32EF4" w:rsidDel="00E568D0">
          <w:rPr>
            <w:rFonts w:eastAsia="Georgia"/>
            <w:spacing w:val="-5"/>
            <w:sz w:val="24"/>
            <w:szCs w:val="24"/>
            <w:rPrChange w:id="1207" w:author="Auteur">
              <w:rPr>
                <w:rFonts w:ascii="Georgia" w:eastAsia="Georgia" w:hAnsi="Georgia"/>
                <w:spacing w:val="-5"/>
              </w:rPr>
            </w:rPrChange>
          </w:rPr>
          <w:delText>(1)</w:delText>
        </w:r>
      </w:del>
    </w:p>
    <w:p w14:paraId="4279783D" w14:textId="674170F7" w:rsidR="008725D2" w:rsidRPr="00E32EF4" w:rsidDel="00E568D0" w:rsidRDefault="008725D2">
      <w:pPr>
        <w:jc w:val="both"/>
        <w:rPr>
          <w:del w:id="1208" w:author="Auteur"/>
          <w:sz w:val="24"/>
          <w:szCs w:val="24"/>
          <w:rPrChange w:id="1209" w:author="Auteur">
            <w:rPr>
              <w:del w:id="1210" w:author="Auteur"/>
              <w:rFonts w:ascii="Georgia"/>
              <w:sz w:val="22"/>
              <w:szCs w:val="22"/>
            </w:rPr>
          </w:rPrChange>
        </w:rPr>
        <w:pPrChange w:id="1211" w:author="Auteur">
          <w:pPr>
            <w:pStyle w:val="Corpsdetexte"/>
            <w:spacing w:before="21"/>
            <w:ind w:left="0"/>
            <w:jc w:val="left"/>
          </w:pPr>
        </w:pPrChange>
      </w:pPr>
    </w:p>
    <w:p w14:paraId="0D0C369E" w14:textId="4E38459E" w:rsidR="008725D2" w:rsidRPr="00E32EF4" w:rsidDel="00E568D0" w:rsidRDefault="00000000">
      <w:pPr>
        <w:jc w:val="both"/>
        <w:rPr>
          <w:del w:id="1212" w:author="Auteur"/>
          <w:sz w:val="24"/>
          <w:szCs w:val="24"/>
          <w:rPrChange w:id="1213" w:author="Auteur">
            <w:rPr>
              <w:del w:id="1214" w:author="Auteur"/>
              <w:sz w:val="22"/>
              <w:szCs w:val="22"/>
            </w:rPr>
          </w:rPrChange>
        </w:rPr>
        <w:pPrChange w:id="1215" w:author="Auteur">
          <w:pPr>
            <w:pStyle w:val="Corpsdetexte"/>
            <w:spacing w:before="1" w:line="247" w:lineRule="auto"/>
            <w:ind w:left="0" w:right="95"/>
          </w:pPr>
        </w:pPrChange>
      </w:pPr>
      <w:del w:id="1216" w:author="Auteur">
        <w:r w:rsidRPr="007775AF" w:rsidDel="00E568D0">
          <w:rPr>
            <w:sz w:val="24"/>
            <w:szCs w:val="24"/>
          </w:rPr>
          <w:delText xml:space="preserve">Avec </w:delText>
        </w:r>
        <w:r w:rsidRPr="007775AF" w:rsidDel="00E568D0">
          <w:rPr>
            <w:rFonts w:ascii="Cambria Math" w:eastAsia="Georgia" w:hAnsi="Cambria Math" w:cs="Cambria Math"/>
            <w:w w:val="75"/>
            <w:sz w:val="24"/>
            <w:szCs w:val="24"/>
          </w:rPr>
          <w:delText>𝑃</w:delText>
        </w:r>
        <w:r w:rsidRPr="00E32EF4" w:rsidDel="00E568D0">
          <w:rPr>
            <w:rFonts w:eastAsia="Georgia"/>
            <w:w w:val="75"/>
            <w:sz w:val="24"/>
            <w:szCs w:val="24"/>
            <w:rPrChange w:id="1217" w:author="Auteur">
              <w:rPr>
                <w:rFonts w:ascii="Georgia" w:eastAsia="Georgia" w:hAnsi="Georgia"/>
                <w:w w:val="75"/>
              </w:rPr>
            </w:rPrChange>
          </w:rPr>
          <w:delText xml:space="preserve"> (</w:delText>
        </w:r>
        <w:r w:rsidRPr="007775AF" w:rsidDel="00E568D0">
          <w:rPr>
            <w:rFonts w:ascii="Cambria Math" w:eastAsia="Georgia" w:hAnsi="Cambria Math" w:cs="Cambria Math"/>
            <w:w w:val="75"/>
            <w:sz w:val="24"/>
            <w:szCs w:val="24"/>
          </w:rPr>
          <w:delText>𝑦</w:delText>
        </w:r>
        <w:r w:rsidRPr="00E32EF4" w:rsidDel="00E568D0">
          <w:rPr>
            <w:rFonts w:ascii="Cambria Math" w:eastAsia="Georgia" w:hAnsi="Cambria Math" w:cs="Cambria Math"/>
            <w:w w:val="75"/>
            <w:position w:val="-5"/>
            <w:sz w:val="24"/>
            <w:szCs w:val="24"/>
            <w:rPrChange w:id="1218" w:author="Auteur">
              <w:rPr>
                <w:rFonts w:ascii="Cambria Math" w:eastAsia="Georgia" w:hAnsi="Cambria Math" w:cs="Cambria Math"/>
                <w:w w:val="75"/>
                <w:position w:val="-5"/>
                <w:sz w:val="17"/>
              </w:rPr>
            </w:rPrChange>
          </w:rPr>
          <w:delText>𝑖</w:delText>
        </w:r>
        <w:r w:rsidRPr="00E32EF4" w:rsidDel="00E568D0">
          <w:rPr>
            <w:rFonts w:eastAsia="Georgia"/>
            <w:position w:val="-5"/>
            <w:sz w:val="24"/>
            <w:szCs w:val="24"/>
            <w:rPrChange w:id="1219" w:author="Auteur">
              <w:rPr>
                <w:rFonts w:ascii="Georgia" w:eastAsia="Georgia" w:hAnsi="Georgia"/>
                <w:position w:val="-5"/>
                <w:sz w:val="17"/>
              </w:rPr>
            </w:rPrChange>
          </w:rPr>
          <w:delText xml:space="preserve"> </w:delText>
        </w:r>
        <w:r w:rsidRPr="00E32EF4" w:rsidDel="00E568D0">
          <w:rPr>
            <w:rFonts w:eastAsia="Georgia"/>
            <w:sz w:val="24"/>
            <w:szCs w:val="24"/>
            <w:rPrChange w:id="1220" w:author="Auteur">
              <w:rPr>
                <w:rFonts w:ascii="Georgia" w:eastAsia="Georgia" w:hAnsi="Georgia"/>
              </w:rPr>
            </w:rPrChange>
          </w:rPr>
          <w:delText xml:space="preserve">= 1) </w:delText>
        </w:r>
        <w:r w:rsidRPr="007775AF" w:rsidDel="00E568D0">
          <w:rPr>
            <w:sz w:val="24"/>
            <w:szCs w:val="24"/>
          </w:rPr>
          <w:delText xml:space="preserve">la probabilité de l’individu </w:delText>
        </w:r>
        <w:r w:rsidRPr="007775AF" w:rsidDel="00E568D0">
          <w:rPr>
            <w:rFonts w:ascii="Cambria Math" w:eastAsia="Georgia" w:hAnsi="Cambria Math" w:cs="Cambria Math"/>
            <w:w w:val="75"/>
            <w:sz w:val="24"/>
            <w:szCs w:val="24"/>
          </w:rPr>
          <w:delText>𝑖</w:delText>
        </w:r>
        <w:r w:rsidRPr="00E32EF4" w:rsidDel="00E568D0">
          <w:rPr>
            <w:rFonts w:eastAsia="Georgia"/>
            <w:sz w:val="24"/>
            <w:szCs w:val="24"/>
            <w:rPrChange w:id="1221" w:author="Auteur">
              <w:rPr>
                <w:rFonts w:ascii="Georgia" w:eastAsia="Georgia" w:hAnsi="Georgia"/>
              </w:rPr>
            </w:rPrChange>
          </w:rPr>
          <w:delText xml:space="preserve"> </w:delText>
        </w:r>
        <w:r w:rsidRPr="007775AF" w:rsidDel="00E568D0">
          <w:rPr>
            <w:sz w:val="24"/>
            <w:szCs w:val="24"/>
          </w:rPr>
          <w:delText xml:space="preserve">d’être contre l’augmentation de la franchise minimale, </w:delText>
        </w:r>
        <w:r w:rsidRPr="007775AF" w:rsidDel="00E568D0">
          <w:rPr>
            <w:rFonts w:ascii="Cambria Math" w:eastAsia="Georgia" w:hAnsi="Cambria Math" w:cs="Cambria Math"/>
            <w:w w:val="75"/>
            <w:sz w:val="24"/>
            <w:szCs w:val="24"/>
          </w:rPr>
          <w:delText>𝐷</w:delText>
        </w:r>
        <w:r w:rsidRPr="00E32EF4" w:rsidDel="00E568D0">
          <w:rPr>
            <w:rFonts w:ascii="Cambria Math" w:eastAsia="Georgia" w:hAnsi="Cambria Math" w:cs="Cambria Math"/>
            <w:w w:val="75"/>
            <w:position w:val="-5"/>
            <w:sz w:val="24"/>
            <w:szCs w:val="24"/>
            <w:rPrChange w:id="1222" w:author="Auteur">
              <w:rPr>
                <w:rFonts w:ascii="Cambria Math" w:eastAsia="Georgia" w:hAnsi="Cambria Math" w:cs="Cambria Math"/>
                <w:w w:val="75"/>
                <w:position w:val="-5"/>
                <w:sz w:val="17"/>
              </w:rPr>
            </w:rPrChange>
          </w:rPr>
          <w:delText>𝑖</w:delText>
        </w:r>
        <w:r w:rsidRPr="00E32EF4" w:rsidDel="00E568D0">
          <w:rPr>
            <w:rFonts w:eastAsia="Georgia"/>
            <w:spacing w:val="36"/>
            <w:position w:val="-5"/>
            <w:sz w:val="24"/>
            <w:szCs w:val="24"/>
            <w:rPrChange w:id="1223" w:author="Auteur">
              <w:rPr>
                <w:rFonts w:ascii="Georgia" w:eastAsia="Georgia" w:hAnsi="Georgia"/>
                <w:spacing w:val="36"/>
                <w:position w:val="-5"/>
                <w:sz w:val="17"/>
              </w:rPr>
            </w:rPrChange>
          </w:rPr>
          <w:delText xml:space="preserve"> </w:delText>
        </w:r>
        <w:r w:rsidRPr="007775AF" w:rsidDel="00E568D0">
          <w:rPr>
            <w:sz w:val="24"/>
            <w:szCs w:val="24"/>
          </w:rPr>
          <w:delText xml:space="preserve">le niveau de décile auquel appartient l’individu </w:delText>
        </w:r>
        <w:r w:rsidRPr="007775AF" w:rsidDel="00E568D0">
          <w:rPr>
            <w:rFonts w:ascii="Cambria Math" w:eastAsia="Georgia" w:hAnsi="Cambria Math" w:cs="Cambria Math"/>
            <w:w w:val="75"/>
            <w:sz w:val="24"/>
            <w:szCs w:val="24"/>
          </w:rPr>
          <w:delText>𝑖</w:delText>
        </w:r>
        <w:r w:rsidRPr="007775AF" w:rsidDel="00E568D0">
          <w:rPr>
            <w:w w:val="75"/>
            <w:sz w:val="24"/>
            <w:szCs w:val="24"/>
          </w:rPr>
          <w:delText xml:space="preserve">, </w:delText>
        </w:r>
        <w:r w:rsidRPr="007775AF" w:rsidDel="00E568D0">
          <w:rPr>
            <w:rFonts w:ascii="Cambria Math" w:eastAsia="Georgia" w:hAnsi="Cambria Math" w:cs="Cambria Math"/>
            <w:w w:val="75"/>
            <w:sz w:val="24"/>
            <w:szCs w:val="24"/>
          </w:rPr>
          <w:delText>𝑋</w:delText>
        </w:r>
        <w:r w:rsidRPr="00E32EF4" w:rsidDel="00E568D0">
          <w:rPr>
            <w:rFonts w:ascii="Cambria Math" w:eastAsia="Georgia" w:hAnsi="Cambria Math" w:cs="Cambria Math"/>
            <w:w w:val="75"/>
            <w:position w:val="-5"/>
            <w:sz w:val="24"/>
            <w:szCs w:val="24"/>
            <w:rPrChange w:id="1224" w:author="Auteur">
              <w:rPr>
                <w:rFonts w:ascii="Cambria Math" w:eastAsia="Georgia" w:hAnsi="Cambria Math" w:cs="Cambria Math"/>
                <w:w w:val="75"/>
                <w:position w:val="-5"/>
                <w:sz w:val="17"/>
              </w:rPr>
            </w:rPrChange>
          </w:rPr>
          <w:delText>𝑖</w:delText>
        </w:r>
        <w:r w:rsidRPr="00E32EF4" w:rsidDel="00E568D0">
          <w:rPr>
            <w:rFonts w:eastAsia="Georgia"/>
            <w:spacing w:val="36"/>
            <w:position w:val="-5"/>
            <w:sz w:val="24"/>
            <w:szCs w:val="24"/>
            <w:rPrChange w:id="1225" w:author="Auteur">
              <w:rPr>
                <w:rFonts w:ascii="Georgia" w:eastAsia="Georgia" w:hAnsi="Georgia"/>
                <w:spacing w:val="36"/>
                <w:position w:val="-5"/>
                <w:sz w:val="17"/>
              </w:rPr>
            </w:rPrChange>
          </w:rPr>
          <w:delText xml:space="preserve"> </w:delText>
        </w:r>
        <w:r w:rsidRPr="007775AF" w:rsidDel="00E568D0">
          <w:rPr>
            <w:sz w:val="24"/>
            <w:szCs w:val="24"/>
          </w:rPr>
          <w:delText xml:space="preserve">un vecteur de caractéristiques individuelles socio-démographique (âge, genre, langue), </w:delText>
        </w:r>
        <w:r w:rsidRPr="007775AF" w:rsidDel="00E568D0">
          <w:rPr>
            <w:rFonts w:ascii="Cambria Math" w:eastAsia="Georgia" w:hAnsi="Cambria Math" w:cs="Cambria Math"/>
            <w:w w:val="75"/>
            <w:sz w:val="24"/>
            <w:szCs w:val="24"/>
          </w:rPr>
          <w:delText>𝑃</w:delText>
        </w:r>
        <w:r w:rsidRPr="00E32EF4" w:rsidDel="00E568D0">
          <w:rPr>
            <w:rFonts w:ascii="Cambria Math" w:eastAsia="Georgia" w:hAnsi="Cambria Math" w:cs="Cambria Math"/>
            <w:w w:val="75"/>
            <w:position w:val="-5"/>
            <w:sz w:val="24"/>
            <w:szCs w:val="24"/>
            <w:rPrChange w:id="1226" w:author="Auteur">
              <w:rPr>
                <w:rFonts w:ascii="Cambria Math" w:eastAsia="Georgia" w:hAnsi="Cambria Math" w:cs="Cambria Math"/>
                <w:w w:val="75"/>
                <w:position w:val="-5"/>
                <w:sz w:val="17"/>
              </w:rPr>
            </w:rPrChange>
          </w:rPr>
          <w:delText>𝑖</w:delText>
        </w:r>
        <w:r w:rsidRPr="00E32EF4" w:rsidDel="00E568D0">
          <w:rPr>
            <w:rFonts w:eastAsia="Georgia"/>
            <w:spacing w:val="40"/>
            <w:position w:val="-5"/>
            <w:sz w:val="24"/>
            <w:szCs w:val="24"/>
            <w:rPrChange w:id="1227" w:author="Auteur">
              <w:rPr>
                <w:rFonts w:ascii="Georgia" w:eastAsia="Georgia" w:hAnsi="Georgia"/>
                <w:spacing w:val="40"/>
                <w:position w:val="-5"/>
                <w:sz w:val="17"/>
              </w:rPr>
            </w:rPrChange>
          </w:rPr>
          <w:delText xml:space="preserve"> </w:delText>
        </w:r>
        <w:r w:rsidRPr="007775AF" w:rsidDel="00E568D0">
          <w:rPr>
            <w:sz w:val="24"/>
            <w:szCs w:val="24"/>
          </w:rPr>
          <w:delText>un vecteur de variable sur la probabilité de voter pour certains partis politiques suisses (Le Centre, le Parti Socialiste, les</w:delText>
        </w:r>
        <w:r w:rsidR="00F979B2" w:rsidRPr="007775AF" w:rsidDel="00E568D0">
          <w:rPr>
            <w:sz w:val="24"/>
            <w:szCs w:val="24"/>
          </w:rPr>
          <w:delText xml:space="preserve"> </w:delText>
        </w:r>
        <w:r w:rsidRPr="007775AF" w:rsidDel="00E568D0">
          <w:rPr>
            <w:sz w:val="24"/>
            <w:szCs w:val="24"/>
          </w:rPr>
          <w:delText xml:space="preserve">Verts et les Verts Libéraux) sur une échelle de 0 à 10, et </w:delText>
        </w:r>
        <w:r w:rsidRPr="007775AF" w:rsidDel="00E568D0">
          <w:rPr>
            <w:rFonts w:ascii="Cambria Math" w:eastAsia="Georgia" w:hAnsi="Cambria Math" w:cs="Cambria Math"/>
            <w:w w:val="80"/>
            <w:sz w:val="24"/>
            <w:szCs w:val="24"/>
          </w:rPr>
          <w:delText>𝑂</w:delText>
        </w:r>
        <w:r w:rsidRPr="00E32EF4" w:rsidDel="00E568D0">
          <w:rPr>
            <w:rFonts w:ascii="Cambria Math" w:eastAsia="Georgia" w:hAnsi="Cambria Math" w:cs="Cambria Math"/>
            <w:w w:val="80"/>
            <w:position w:val="-5"/>
            <w:sz w:val="24"/>
            <w:szCs w:val="24"/>
            <w:rPrChange w:id="1228" w:author="Auteur">
              <w:rPr>
                <w:rFonts w:ascii="Cambria Math" w:eastAsia="Georgia" w:hAnsi="Cambria Math" w:cs="Cambria Math"/>
                <w:w w:val="80"/>
                <w:position w:val="-5"/>
                <w:sz w:val="17"/>
              </w:rPr>
            </w:rPrChange>
          </w:rPr>
          <w:delText>𝑖</w:delText>
        </w:r>
        <w:r w:rsidRPr="00E32EF4" w:rsidDel="00E568D0">
          <w:rPr>
            <w:rFonts w:eastAsia="Georgia"/>
            <w:spacing w:val="38"/>
            <w:position w:val="-5"/>
            <w:sz w:val="24"/>
            <w:szCs w:val="24"/>
            <w:rPrChange w:id="1229" w:author="Auteur">
              <w:rPr>
                <w:rFonts w:ascii="Georgia" w:eastAsia="Georgia" w:hAnsi="Georgia"/>
                <w:spacing w:val="38"/>
                <w:position w:val="-5"/>
                <w:sz w:val="17"/>
              </w:rPr>
            </w:rPrChange>
          </w:rPr>
          <w:delText xml:space="preserve"> </w:delText>
        </w:r>
        <w:r w:rsidRPr="007775AF" w:rsidDel="00E568D0">
          <w:rPr>
            <w:sz w:val="24"/>
            <w:szCs w:val="24"/>
          </w:rPr>
          <w:delText>l’opinion sur une série d’enjeux comme</w:delText>
        </w:r>
        <w:r w:rsidRPr="007775AF" w:rsidDel="00E568D0">
          <w:rPr>
            <w:spacing w:val="3"/>
            <w:sz w:val="24"/>
            <w:szCs w:val="24"/>
          </w:rPr>
          <w:delText xml:space="preserve"> </w:delText>
        </w:r>
        <w:r w:rsidRPr="007775AF" w:rsidDel="00E568D0">
          <w:rPr>
            <w:sz w:val="24"/>
            <w:szCs w:val="24"/>
          </w:rPr>
          <w:delText>l’intégration</w:delText>
        </w:r>
        <w:r w:rsidRPr="007775AF" w:rsidDel="00E568D0">
          <w:rPr>
            <w:spacing w:val="5"/>
            <w:sz w:val="24"/>
            <w:szCs w:val="24"/>
          </w:rPr>
          <w:delText xml:space="preserve"> </w:delText>
        </w:r>
        <w:r w:rsidRPr="007775AF" w:rsidDel="00E568D0">
          <w:rPr>
            <w:sz w:val="24"/>
            <w:szCs w:val="24"/>
          </w:rPr>
          <w:delText>européenne,</w:delText>
        </w:r>
        <w:r w:rsidRPr="007775AF" w:rsidDel="00E568D0">
          <w:rPr>
            <w:spacing w:val="6"/>
            <w:sz w:val="24"/>
            <w:szCs w:val="24"/>
          </w:rPr>
          <w:delText xml:space="preserve"> </w:delText>
        </w:r>
        <w:r w:rsidRPr="007775AF" w:rsidDel="00E568D0">
          <w:rPr>
            <w:sz w:val="24"/>
            <w:szCs w:val="24"/>
          </w:rPr>
          <w:delText>le</w:delText>
        </w:r>
        <w:r w:rsidRPr="007775AF" w:rsidDel="00E568D0">
          <w:rPr>
            <w:spacing w:val="5"/>
            <w:sz w:val="24"/>
            <w:szCs w:val="24"/>
          </w:rPr>
          <w:delText xml:space="preserve"> </w:delText>
        </w:r>
        <w:r w:rsidRPr="007775AF" w:rsidDel="00E568D0">
          <w:rPr>
            <w:sz w:val="24"/>
            <w:szCs w:val="24"/>
          </w:rPr>
          <w:delText>salaire</w:delText>
        </w:r>
        <w:r w:rsidRPr="007775AF" w:rsidDel="00E568D0">
          <w:rPr>
            <w:spacing w:val="6"/>
            <w:sz w:val="24"/>
            <w:szCs w:val="24"/>
          </w:rPr>
          <w:delText xml:space="preserve"> </w:delText>
        </w:r>
        <w:r w:rsidRPr="007775AF" w:rsidDel="00E568D0">
          <w:rPr>
            <w:sz w:val="24"/>
            <w:szCs w:val="24"/>
          </w:rPr>
          <w:delText>minimum</w:delText>
        </w:r>
        <w:r w:rsidRPr="007775AF" w:rsidDel="00E568D0">
          <w:rPr>
            <w:spacing w:val="5"/>
            <w:sz w:val="24"/>
            <w:szCs w:val="24"/>
          </w:rPr>
          <w:delText xml:space="preserve"> </w:delText>
        </w:r>
        <w:r w:rsidRPr="007775AF" w:rsidDel="00E568D0">
          <w:rPr>
            <w:sz w:val="24"/>
            <w:szCs w:val="24"/>
          </w:rPr>
          <w:delText>ou</w:delText>
        </w:r>
        <w:r w:rsidRPr="007775AF" w:rsidDel="00E568D0">
          <w:rPr>
            <w:spacing w:val="5"/>
            <w:sz w:val="24"/>
            <w:szCs w:val="24"/>
          </w:rPr>
          <w:delText xml:space="preserve"> </w:delText>
        </w:r>
        <w:r w:rsidRPr="007775AF" w:rsidDel="00E568D0">
          <w:rPr>
            <w:sz w:val="24"/>
            <w:szCs w:val="24"/>
          </w:rPr>
          <w:delText>encore</w:delText>
        </w:r>
        <w:r w:rsidRPr="007775AF" w:rsidDel="00E568D0">
          <w:rPr>
            <w:spacing w:val="6"/>
            <w:sz w:val="24"/>
            <w:szCs w:val="24"/>
          </w:rPr>
          <w:delText xml:space="preserve"> </w:delText>
        </w:r>
        <w:r w:rsidRPr="007775AF" w:rsidDel="00E568D0">
          <w:rPr>
            <w:sz w:val="24"/>
            <w:szCs w:val="24"/>
          </w:rPr>
          <w:delText>les</w:delText>
        </w:r>
        <w:r w:rsidRPr="007775AF" w:rsidDel="00E568D0">
          <w:rPr>
            <w:spacing w:val="5"/>
            <w:sz w:val="24"/>
            <w:szCs w:val="24"/>
          </w:rPr>
          <w:delText xml:space="preserve"> </w:delText>
        </w:r>
        <w:r w:rsidRPr="007775AF" w:rsidDel="00E568D0">
          <w:rPr>
            <w:sz w:val="24"/>
            <w:szCs w:val="24"/>
          </w:rPr>
          <w:delText>dépenses</w:delText>
        </w:r>
        <w:r w:rsidRPr="007775AF" w:rsidDel="00E568D0">
          <w:rPr>
            <w:spacing w:val="6"/>
            <w:sz w:val="24"/>
            <w:szCs w:val="24"/>
          </w:rPr>
          <w:delText xml:space="preserve"> </w:delText>
        </w:r>
        <w:r w:rsidRPr="007775AF" w:rsidDel="00E568D0">
          <w:rPr>
            <w:sz w:val="24"/>
            <w:szCs w:val="24"/>
          </w:rPr>
          <w:delText>sociales.</w:delText>
        </w:r>
        <w:r w:rsidRPr="007775AF" w:rsidDel="00E568D0">
          <w:rPr>
            <w:spacing w:val="5"/>
            <w:sz w:val="24"/>
            <w:szCs w:val="24"/>
          </w:rPr>
          <w:delText xml:space="preserve"> </w:delText>
        </w:r>
        <w:r w:rsidRPr="007775AF" w:rsidDel="00E568D0">
          <w:rPr>
            <w:rFonts w:ascii="Cambria Math" w:eastAsia="Georgia" w:hAnsi="Cambria Math" w:cs="Cambria Math"/>
            <w:w w:val="80"/>
            <w:sz w:val="24"/>
            <w:szCs w:val="24"/>
          </w:rPr>
          <w:delText>𝜀</w:delText>
        </w:r>
        <w:r w:rsidRPr="00E32EF4" w:rsidDel="00E568D0">
          <w:rPr>
            <w:rFonts w:ascii="Cambria Math" w:eastAsia="Georgia" w:hAnsi="Cambria Math" w:cs="Cambria Math"/>
            <w:w w:val="80"/>
            <w:position w:val="-5"/>
            <w:sz w:val="24"/>
            <w:szCs w:val="24"/>
            <w:rPrChange w:id="1230" w:author="Auteur">
              <w:rPr>
                <w:rFonts w:ascii="Cambria Math" w:eastAsia="Georgia" w:hAnsi="Cambria Math" w:cs="Cambria Math"/>
                <w:w w:val="80"/>
                <w:position w:val="-5"/>
                <w:sz w:val="17"/>
              </w:rPr>
            </w:rPrChange>
          </w:rPr>
          <w:delText>𝑖</w:delText>
        </w:r>
        <w:r w:rsidRPr="00E32EF4" w:rsidDel="00E568D0">
          <w:rPr>
            <w:rFonts w:eastAsia="Georgia"/>
            <w:spacing w:val="37"/>
            <w:position w:val="-5"/>
            <w:sz w:val="24"/>
            <w:szCs w:val="24"/>
            <w:rPrChange w:id="1231" w:author="Auteur">
              <w:rPr>
                <w:rFonts w:ascii="Georgia" w:eastAsia="Georgia" w:hAnsi="Georgia"/>
                <w:spacing w:val="37"/>
                <w:position w:val="-5"/>
                <w:sz w:val="17"/>
              </w:rPr>
            </w:rPrChange>
          </w:rPr>
          <w:delText xml:space="preserve"> </w:delText>
        </w:r>
        <w:r w:rsidRPr="007775AF" w:rsidDel="00E568D0">
          <w:rPr>
            <w:spacing w:val="-5"/>
            <w:sz w:val="24"/>
            <w:szCs w:val="24"/>
          </w:rPr>
          <w:delText>est</w:delText>
        </w:r>
        <w:r w:rsidR="00F979B2" w:rsidRPr="007775AF" w:rsidDel="00E568D0">
          <w:rPr>
            <w:sz w:val="24"/>
            <w:szCs w:val="24"/>
          </w:rPr>
          <w:delText xml:space="preserve"> </w:delText>
        </w:r>
        <w:r w:rsidRPr="007775AF" w:rsidDel="00E568D0">
          <w:rPr>
            <w:sz w:val="24"/>
            <w:szCs w:val="24"/>
          </w:rPr>
          <w:delText xml:space="preserve">le terme d’erreur. De manière surprenante, la variable pour les groupes socio-économiques ESEG n’a pas été retenue par la procédure de sélection, ce qui implique que la classe sociale telle que mesurée par l’indice ESEG ne semble pas jouer un rôle déterminant par rapport au niveau de revenu et aux autres variables de </w:delText>
        </w:r>
        <w:bookmarkStart w:id="1232" w:name="_bookmark15"/>
        <w:bookmarkEnd w:id="1232"/>
        <w:r w:rsidRPr="007775AF" w:rsidDel="00E568D0">
          <w:rPr>
            <w:sz w:val="24"/>
            <w:szCs w:val="24"/>
          </w:rPr>
          <w:delText>contrôle</w:delText>
        </w:r>
        <w:r w:rsidR="008725D2" w:rsidRPr="001D1A0B" w:rsidDel="00E568D0">
          <w:rPr>
            <w:sz w:val="24"/>
            <w:szCs w:val="24"/>
          </w:rPr>
          <w:fldChar w:fldCharType="begin"/>
        </w:r>
        <w:r w:rsidR="008725D2" w:rsidRPr="007775AF" w:rsidDel="00E568D0">
          <w:rPr>
            <w:sz w:val="24"/>
            <w:szCs w:val="24"/>
          </w:rPr>
          <w:delInstrText>HYPERLINK \l "_bookmark16"</w:delInstrText>
        </w:r>
        <w:r w:rsidR="008725D2" w:rsidRPr="001D1A0B" w:rsidDel="00E568D0">
          <w:rPr>
            <w:sz w:val="24"/>
            <w:szCs w:val="24"/>
          </w:rPr>
        </w:r>
        <w:r w:rsidR="008725D2" w:rsidRPr="001D1A0B" w:rsidDel="00E568D0">
          <w:rPr>
            <w:sz w:val="24"/>
            <w:szCs w:val="24"/>
          </w:rPr>
          <w:fldChar w:fldCharType="separate"/>
        </w:r>
        <w:r w:rsidR="008725D2" w:rsidRPr="007775AF" w:rsidDel="00E568D0">
          <w:rPr>
            <w:sz w:val="24"/>
            <w:szCs w:val="24"/>
          </w:rPr>
          <w:delText>7</w:delText>
        </w:r>
        <w:r w:rsidR="008725D2" w:rsidRPr="001D1A0B" w:rsidDel="00E568D0">
          <w:rPr>
            <w:sz w:val="24"/>
            <w:szCs w:val="24"/>
          </w:rPr>
          <w:fldChar w:fldCharType="end"/>
        </w:r>
        <w:r w:rsidRPr="007775AF" w:rsidDel="00E568D0">
          <w:rPr>
            <w:sz w:val="24"/>
            <w:szCs w:val="24"/>
          </w:rPr>
          <w:delText>. Comme le schéma de classe ESEG est une variable importante pour notre analyse, nous considérons quand même les résultats d’une régression simple de nos deux variables dépendantes sur les catégories socio-professionnelles ESEG (résultats disponibles dans l’annexe).</w:delText>
        </w:r>
        <w:r w:rsidR="00296F1F" w:rsidRPr="007775AF" w:rsidDel="00E568D0">
          <w:rPr>
            <w:sz w:val="24"/>
            <w:szCs w:val="24"/>
          </w:rPr>
          <w:delText xml:space="preserve"> </w:delText>
        </w:r>
        <w:r w:rsidRPr="007775AF" w:rsidDel="00E568D0">
          <w:rPr>
            <w:sz w:val="24"/>
            <w:szCs w:val="24"/>
          </w:rPr>
          <w:delText xml:space="preserve">Encore plus étonnant, la variable contrôlant pour les cantons n’a pas non plus été retenue, ce qui suggère que l’effet d’appartenance à un canton est </w:delText>
        </w:r>
        <w:r w:rsidR="007D1543" w:rsidRPr="007775AF" w:rsidDel="00E568D0">
          <w:rPr>
            <w:sz w:val="24"/>
            <w:szCs w:val="24"/>
          </w:rPr>
          <w:delText>négligeable</w:delText>
        </w:r>
        <w:r w:rsidRPr="007775AF" w:rsidDel="00E568D0">
          <w:rPr>
            <w:sz w:val="24"/>
            <w:szCs w:val="24"/>
          </w:rPr>
          <w:delText xml:space="preserve">. Le coefficient de corrélation </w:delText>
        </w:r>
        <w:r w:rsidR="007D1543" w:rsidRPr="007775AF" w:rsidDel="00E568D0">
          <w:rPr>
            <w:sz w:val="24"/>
            <w:szCs w:val="24"/>
          </w:rPr>
          <w:delText>interclasse</w:delText>
        </w:r>
        <w:r w:rsidRPr="007775AF" w:rsidDel="00E568D0">
          <w:rPr>
            <w:sz w:val="24"/>
            <w:szCs w:val="24"/>
          </w:rPr>
          <w:delText xml:space="preserve"> (ICC) calculé à partir d’un modèle multiniveau avec les cantons en tant que niveau confirme que les variations entre cantons sont faibles (voir annexe).</w:delText>
        </w:r>
        <w:r w:rsidR="007D1543" w:rsidRPr="007775AF" w:rsidDel="00E568D0">
          <w:rPr>
            <w:sz w:val="24"/>
            <w:szCs w:val="24"/>
          </w:rPr>
          <w:delText xml:space="preserve"> </w:delText>
        </w:r>
        <w:r w:rsidRPr="007775AF" w:rsidDel="00E568D0">
          <w:rPr>
            <w:sz w:val="24"/>
            <w:szCs w:val="24"/>
          </w:rPr>
          <w:delText>Le modèle pour le vote en faveur de l’initiative pour l’allègement des primes prend une forme similaire à (1), avec quelques différences au niveau des variables retenues car certaines d’entre</w:delText>
        </w:r>
        <w:r w:rsidRPr="007775AF" w:rsidDel="00E568D0">
          <w:rPr>
            <w:spacing w:val="-6"/>
            <w:sz w:val="24"/>
            <w:szCs w:val="24"/>
          </w:rPr>
          <w:delText xml:space="preserve"> </w:delText>
        </w:r>
        <w:r w:rsidRPr="007775AF" w:rsidDel="00E568D0">
          <w:rPr>
            <w:sz w:val="24"/>
            <w:szCs w:val="24"/>
          </w:rPr>
          <w:delText>elles</w:delText>
        </w:r>
        <w:r w:rsidRPr="007775AF" w:rsidDel="00E568D0">
          <w:rPr>
            <w:spacing w:val="-6"/>
            <w:sz w:val="24"/>
            <w:szCs w:val="24"/>
          </w:rPr>
          <w:delText xml:space="preserve"> </w:delText>
        </w:r>
        <w:r w:rsidRPr="007775AF" w:rsidDel="00E568D0">
          <w:rPr>
            <w:sz w:val="24"/>
            <w:szCs w:val="24"/>
          </w:rPr>
          <w:delText>n’étaient</w:delText>
        </w:r>
        <w:r w:rsidRPr="007775AF" w:rsidDel="00E568D0">
          <w:rPr>
            <w:spacing w:val="-6"/>
            <w:sz w:val="24"/>
            <w:szCs w:val="24"/>
          </w:rPr>
          <w:delText xml:space="preserve"> </w:delText>
        </w:r>
        <w:r w:rsidRPr="007775AF" w:rsidDel="00E568D0">
          <w:rPr>
            <w:sz w:val="24"/>
            <w:szCs w:val="24"/>
          </w:rPr>
          <w:delText>pas</w:delText>
        </w:r>
        <w:r w:rsidRPr="007775AF" w:rsidDel="00E568D0">
          <w:rPr>
            <w:spacing w:val="-6"/>
            <w:sz w:val="24"/>
            <w:szCs w:val="24"/>
          </w:rPr>
          <w:delText xml:space="preserve"> </w:delText>
        </w:r>
        <w:r w:rsidRPr="007775AF" w:rsidDel="00E568D0">
          <w:rPr>
            <w:sz w:val="24"/>
            <w:szCs w:val="24"/>
          </w:rPr>
          <w:delText>disponible</w:delText>
        </w:r>
        <w:r w:rsidRPr="007775AF" w:rsidDel="00E568D0">
          <w:rPr>
            <w:spacing w:val="-6"/>
            <w:sz w:val="24"/>
            <w:szCs w:val="24"/>
          </w:rPr>
          <w:delText xml:space="preserve"> </w:delText>
        </w:r>
        <w:r w:rsidRPr="007775AF" w:rsidDel="00E568D0">
          <w:rPr>
            <w:sz w:val="24"/>
            <w:szCs w:val="24"/>
          </w:rPr>
          <w:delText>dans</w:delText>
        </w:r>
        <w:r w:rsidRPr="007775AF" w:rsidDel="00E568D0">
          <w:rPr>
            <w:spacing w:val="-6"/>
            <w:sz w:val="24"/>
            <w:szCs w:val="24"/>
          </w:rPr>
          <w:delText xml:space="preserve"> </w:delText>
        </w:r>
        <w:r w:rsidRPr="007775AF" w:rsidDel="00E568D0">
          <w:rPr>
            <w:sz w:val="24"/>
            <w:szCs w:val="24"/>
          </w:rPr>
          <w:delText>la</w:delText>
        </w:r>
        <w:r w:rsidRPr="007775AF" w:rsidDel="00E568D0">
          <w:rPr>
            <w:spacing w:val="-6"/>
            <w:sz w:val="24"/>
            <w:szCs w:val="24"/>
          </w:rPr>
          <w:delText xml:space="preserve"> </w:delText>
        </w:r>
        <w:r w:rsidRPr="007775AF" w:rsidDel="00E568D0">
          <w:rPr>
            <w:sz w:val="24"/>
            <w:szCs w:val="24"/>
          </w:rPr>
          <w:delText>quatrième</w:delText>
        </w:r>
        <w:r w:rsidRPr="007775AF" w:rsidDel="00E568D0">
          <w:rPr>
            <w:spacing w:val="-6"/>
            <w:sz w:val="24"/>
            <w:szCs w:val="24"/>
          </w:rPr>
          <w:delText xml:space="preserve"> </w:delText>
        </w:r>
        <w:r w:rsidRPr="007775AF" w:rsidDel="00E568D0">
          <w:rPr>
            <w:sz w:val="24"/>
            <w:szCs w:val="24"/>
          </w:rPr>
          <w:delText>vague.</w:delText>
        </w:r>
        <w:r w:rsidRPr="007775AF" w:rsidDel="00E568D0">
          <w:rPr>
            <w:spacing w:val="-6"/>
            <w:sz w:val="24"/>
            <w:szCs w:val="24"/>
          </w:rPr>
          <w:delText xml:space="preserve"> </w:delText>
        </w:r>
        <w:r w:rsidRPr="007775AF" w:rsidDel="00E568D0">
          <w:rPr>
            <w:sz w:val="24"/>
            <w:szCs w:val="24"/>
          </w:rPr>
          <w:delText>Comme</w:delText>
        </w:r>
        <w:r w:rsidRPr="007775AF" w:rsidDel="00E568D0">
          <w:rPr>
            <w:spacing w:val="-6"/>
            <w:sz w:val="24"/>
            <w:szCs w:val="24"/>
          </w:rPr>
          <w:delText xml:space="preserve"> </w:delText>
        </w:r>
        <w:r w:rsidRPr="007775AF" w:rsidDel="00E568D0">
          <w:rPr>
            <w:sz w:val="24"/>
            <w:szCs w:val="24"/>
          </w:rPr>
          <w:delText>pour</w:delText>
        </w:r>
        <w:r w:rsidRPr="007775AF" w:rsidDel="00E568D0">
          <w:rPr>
            <w:spacing w:val="-6"/>
            <w:sz w:val="24"/>
            <w:szCs w:val="24"/>
          </w:rPr>
          <w:delText xml:space="preserve"> </w:delText>
        </w:r>
        <w:r w:rsidRPr="007775AF" w:rsidDel="00E568D0">
          <w:rPr>
            <w:sz w:val="24"/>
            <w:szCs w:val="24"/>
          </w:rPr>
          <w:delText>le</w:delText>
        </w:r>
        <w:r w:rsidRPr="007775AF" w:rsidDel="00E568D0">
          <w:rPr>
            <w:spacing w:val="-6"/>
            <w:sz w:val="24"/>
            <w:szCs w:val="24"/>
          </w:rPr>
          <w:delText xml:space="preserve"> </w:delText>
        </w:r>
        <w:r w:rsidRPr="007775AF" w:rsidDel="00E568D0">
          <w:rPr>
            <w:sz w:val="24"/>
            <w:szCs w:val="24"/>
          </w:rPr>
          <w:delText>premier</w:delText>
        </w:r>
        <w:r w:rsidRPr="007775AF" w:rsidDel="00E568D0">
          <w:rPr>
            <w:spacing w:val="-6"/>
            <w:sz w:val="24"/>
            <w:szCs w:val="24"/>
          </w:rPr>
          <w:delText xml:space="preserve"> </w:delText>
        </w:r>
        <w:r w:rsidRPr="007775AF" w:rsidDel="00E568D0">
          <w:rPr>
            <w:sz w:val="24"/>
            <w:szCs w:val="24"/>
          </w:rPr>
          <w:delText xml:space="preserve">modèle, le schéma de classe ESEG n’a pas été retenu par la procédure de sélection, ni le canton de </w:delText>
        </w:r>
        <w:r w:rsidRPr="007775AF" w:rsidDel="00E568D0">
          <w:rPr>
            <w:spacing w:val="-2"/>
            <w:sz w:val="24"/>
            <w:szCs w:val="24"/>
          </w:rPr>
          <w:delText>résidence.</w:delText>
        </w:r>
      </w:del>
    </w:p>
    <w:p w14:paraId="2897F8E2" w14:textId="1EABCEA5" w:rsidR="008725D2" w:rsidRPr="00E32EF4" w:rsidDel="00E568D0" w:rsidRDefault="00206F97">
      <w:pPr>
        <w:jc w:val="both"/>
        <w:rPr>
          <w:del w:id="1233" w:author="Auteur"/>
          <w:sz w:val="24"/>
          <w:szCs w:val="24"/>
          <w:rPrChange w:id="1234" w:author="Auteur">
            <w:rPr>
              <w:del w:id="1235" w:author="Auteur"/>
              <w:rFonts w:ascii="Times New Roman" w:hAnsi="Times New Roman" w:cs="Times New Roman"/>
              <w:sz w:val="32"/>
              <w:szCs w:val="32"/>
            </w:rPr>
          </w:rPrChange>
        </w:rPr>
        <w:pPrChange w:id="1236" w:author="Auteur">
          <w:pPr>
            <w:pStyle w:val="Titre3"/>
            <w:numPr>
              <w:ilvl w:val="1"/>
              <w:numId w:val="2"/>
            </w:numPr>
            <w:ind w:left="1222" w:hanging="720"/>
          </w:pPr>
        </w:pPrChange>
      </w:pPr>
      <w:bookmarkStart w:id="1237" w:name="Résultats"/>
      <w:bookmarkEnd w:id="1237"/>
      <w:del w:id="1238" w:author="Auteur">
        <w:r w:rsidRPr="00E32EF4" w:rsidDel="00E568D0">
          <w:rPr>
            <w:spacing w:val="-2"/>
            <w:sz w:val="24"/>
            <w:szCs w:val="24"/>
            <w:rPrChange w:id="1239" w:author="Auteur">
              <w:rPr>
                <w:spacing w:val="-2"/>
                <w:sz w:val="32"/>
                <w:szCs w:val="32"/>
              </w:rPr>
            </w:rPrChange>
          </w:rPr>
          <w:delText>Résultats</w:delText>
        </w:r>
      </w:del>
    </w:p>
    <w:p w14:paraId="5F6F95D2" w14:textId="5B4977C4" w:rsidR="008725D2" w:rsidRPr="00E32EF4" w:rsidDel="00E568D0" w:rsidRDefault="00000000">
      <w:pPr>
        <w:jc w:val="both"/>
        <w:rPr>
          <w:del w:id="1240" w:author="Auteur"/>
          <w:sz w:val="24"/>
          <w:szCs w:val="24"/>
          <w:rPrChange w:id="1241" w:author="Auteur">
            <w:rPr>
              <w:del w:id="1242" w:author="Auteur"/>
              <w:sz w:val="22"/>
              <w:szCs w:val="22"/>
            </w:rPr>
          </w:rPrChange>
        </w:rPr>
        <w:pPrChange w:id="1243" w:author="Auteur">
          <w:pPr>
            <w:pStyle w:val="Corpsdetexte"/>
            <w:spacing w:before="42" w:line="283" w:lineRule="auto"/>
            <w:ind w:right="95"/>
          </w:pPr>
        </w:pPrChange>
      </w:pPr>
      <w:del w:id="1244" w:author="Auteur">
        <w:r w:rsidRPr="007775AF" w:rsidDel="00E568D0">
          <w:rPr>
            <w:sz w:val="24"/>
            <w:szCs w:val="24"/>
          </w:rPr>
          <w:delText>Comme les coefficients de nos deux régressions logistiques ne sont pas facilement interprétables, nous présentons les résultats des coefficients estimés sous la forme d’effets marginaux pour</w:delText>
        </w:r>
        <w:r w:rsidRPr="007775AF" w:rsidDel="00E568D0">
          <w:rPr>
            <w:spacing w:val="22"/>
            <w:sz w:val="24"/>
            <w:szCs w:val="24"/>
          </w:rPr>
          <w:delText xml:space="preserve"> </w:delText>
        </w:r>
        <w:r w:rsidRPr="007775AF" w:rsidDel="00E568D0">
          <w:rPr>
            <w:sz w:val="24"/>
            <w:szCs w:val="24"/>
          </w:rPr>
          <w:delText>les</w:delText>
        </w:r>
        <w:r w:rsidRPr="007775AF" w:rsidDel="00E568D0">
          <w:rPr>
            <w:spacing w:val="23"/>
            <w:sz w:val="24"/>
            <w:szCs w:val="24"/>
          </w:rPr>
          <w:delText xml:space="preserve"> </w:delText>
        </w:r>
        <w:r w:rsidRPr="007775AF" w:rsidDel="00E568D0">
          <w:rPr>
            <w:sz w:val="24"/>
            <w:szCs w:val="24"/>
          </w:rPr>
          <w:delText>variables</w:delText>
        </w:r>
        <w:r w:rsidRPr="007775AF" w:rsidDel="00E568D0">
          <w:rPr>
            <w:spacing w:val="23"/>
            <w:sz w:val="24"/>
            <w:szCs w:val="24"/>
          </w:rPr>
          <w:delText xml:space="preserve"> </w:delText>
        </w:r>
        <w:r w:rsidRPr="007775AF" w:rsidDel="00E568D0">
          <w:rPr>
            <w:sz w:val="24"/>
            <w:szCs w:val="24"/>
          </w:rPr>
          <w:delText>traitées</w:delText>
        </w:r>
        <w:r w:rsidRPr="007775AF" w:rsidDel="00E568D0">
          <w:rPr>
            <w:spacing w:val="22"/>
            <w:sz w:val="24"/>
            <w:szCs w:val="24"/>
          </w:rPr>
          <w:delText xml:space="preserve"> </w:delText>
        </w:r>
        <w:r w:rsidRPr="007775AF" w:rsidDel="00E568D0">
          <w:rPr>
            <w:sz w:val="24"/>
            <w:szCs w:val="24"/>
          </w:rPr>
          <w:delText>comme</w:delText>
        </w:r>
        <w:r w:rsidRPr="007775AF" w:rsidDel="00E568D0">
          <w:rPr>
            <w:spacing w:val="23"/>
            <w:sz w:val="24"/>
            <w:szCs w:val="24"/>
          </w:rPr>
          <w:delText xml:space="preserve"> </w:delText>
        </w:r>
        <w:r w:rsidRPr="007775AF" w:rsidDel="00E568D0">
          <w:rPr>
            <w:sz w:val="24"/>
            <w:szCs w:val="24"/>
          </w:rPr>
          <w:delText>continues</w:delText>
        </w:r>
        <w:r w:rsidRPr="007775AF" w:rsidDel="00E568D0">
          <w:rPr>
            <w:spacing w:val="23"/>
            <w:sz w:val="24"/>
            <w:szCs w:val="24"/>
          </w:rPr>
          <w:delText xml:space="preserve"> </w:delText>
        </w:r>
        <w:r w:rsidRPr="007775AF" w:rsidDel="00E568D0">
          <w:rPr>
            <w:sz w:val="24"/>
            <w:szCs w:val="24"/>
          </w:rPr>
          <w:delText>et</w:delText>
        </w:r>
        <w:r w:rsidRPr="007775AF" w:rsidDel="00E568D0">
          <w:rPr>
            <w:spacing w:val="22"/>
            <w:sz w:val="24"/>
            <w:szCs w:val="24"/>
          </w:rPr>
          <w:delText xml:space="preserve"> </w:delText>
        </w:r>
        <w:r w:rsidRPr="007775AF" w:rsidDel="00E568D0">
          <w:rPr>
            <w:sz w:val="24"/>
            <w:szCs w:val="24"/>
          </w:rPr>
          <w:delText>sous</w:delText>
        </w:r>
        <w:r w:rsidRPr="007775AF" w:rsidDel="00E568D0">
          <w:rPr>
            <w:spacing w:val="23"/>
            <w:sz w:val="24"/>
            <w:szCs w:val="24"/>
          </w:rPr>
          <w:delText xml:space="preserve"> </w:delText>
        </w:r>
        <w:r w:rsidRPr="007775AF" w:rsidDel="00E568D0">
          <w:rPr>
            <w:sz w:val="24"/>
            <w:szCs w:val="24"/>
          </w:rPr>
          <w:delText>la</w:delText>
        </w:r>
        <w:r w:rsidRPr="007775AF" w:rsidDel="00E568D0">
          <w:rPr>
            <w:spacing w:val="23"/>
            <w:sz w:val="24"/>
            <w:szCs w:val="24"/>
          </w:rPr>
          <w:delText xml:space="preserve"> </w:delText>
        </w:r>
        <w:r w:rsidRPr="007775AF" w:rsidDel="00E568D0">
          <w:rPr>
            <w:sz w:val="24"/>
            <w:szCs w:val="24"/>
          </w:rPr>
          <w:delText>forme</w:delText>
        </w:r>
        <w:r w:rsidRPr="007775AF" w:rsidDel="00E568D0">
          <w:rPr>
            <w:spacing w:val="22"/>
            <w:sz w:val="24"/>
            <w:szCs w:val="24"/>
          </w:rPr>
          <w:delText xml:space="preserve"> </w:delText>
        </w:r>
        <w:r w:rsidRPr="007775AF" w:rsidDel="00E568D0">
          <w:rPr>
            <w:sz w:val="24"/>
            <w:szCs w:val="24"/>
          </w:rPr>
          <w:delText>de</w:delText>
        </w:r>
        <w:r w:rsidRPr="007775AF" w:rsidDel="00E568D0">
          <w:rPr>
            <w:spacing w:val="23"/>
            <w:sz w:val="24"/>
            <w:szCs w:val="24"/>
          </w:rPr>
          <w:delText xml:space="preserve"> </w:delText>
        </w:r>
        <w:r w:rsidRPr="007775AF" w:rsidDel="00E568D0">
          <w:rPr>
            <w:sz w:val="24"/>
            <w:szCs w:val="24"/>
          </w:rPr>
          <w:delText>contrastes/comparaisons</w:delText>
        </w:r>
        <w:r w:rsidRPr="007775AF" w:rsidDel="00E568D0">
          <w:rPr>
            <w:spacing w:val="23"/>
            <w:sz w:val="24"/>
            <w:szCs w:val="24"/>
          </w:rPr>
          <w:delText xml:space="preserve"> </w:delText>
        </w:r>
        <w:r w:rsidRPr="007775AF" w:rsidDel="00E568D0">
          <w:rPr>
            <w:spacing w:val="-5"/>
            <w:sz w:val="24"/>
            <w:szCs w:val="24"/>
          </w:rPr>
          <w:delText>de</w:delText>
        </w:r>
        <w:r w:rsidR="007D1543" w:rsidRPr="007775AF" w:rsidDel="00E568D0">
          <w:rPr>
            <w:sz w:val="24"/>
            <w:szCs w:val="24"/>
          </w:rPr>
          <w:delText xml:space="preserve"> </w:delText>
        </w:r>
        <w:r w:rsidRPr="007775AF" w:rsidDel="00E568D0">
          <w:rPr>
            <w:sz w:val="24"/>
            <w:szCs w:val="24"/>
          </w:rPr>
          <w:delText>probabilités</w:delText>
        </w:r>
        <w:r w:rsidRPr="007775AF" w:rsidDel="00E568D0">
          <w:rPr>
            <w:spacing w:val="12"/>
            <w:sz w:val="24"/>
            <w:szCs w:val="24"/>
          </w:rPr>
          <w:delText xml:space="preserve"> </w:delText>
        </w:r>
        <w:r w:rsidRPr="007775AF" w:rsidDel="00E568D0">
          <w:rPr>
            <w:sz w:val="24"/>
            <w:szCs w:val="24"/>
          </w:rPr>
          <w:delText>moyennes</w:delText>
        </w:r>
        <w:r w:rsidRPr="007775AF" w:rsidDel="00E568D0">
          <w:rPr>
            <w:spacing w:val="12"/>
            <w:sz w:val="24"/>
            <w:szCs w:val="24"/>
          </w:rPr>
          <w:delText xml:space="preserve"> </w:delText>
        </w:r>
        <w:r w:rsidRPr="007775AF" w:rsidDel="00E568D0">
          <w:rPr>
            <w:sz w:val="24"/>
            <w:szCs w:val="24"/>
          </w:rPr>
          <w:delText>pour</w:delText>
        </w:r>
        <w:r w:rsidRPr="007775AF" w:rsidDel="00E568D0">
          <w:rPr>
            <w:spacing w:val="12"/>
            <w:sz w:val="24"/>
            <w:szCs w:val="24"/>
          </w:rPr>
          <w:delText xml:space="preserve"> </w:delText>
        </w:r>
        <w:r w:rsidRPr="007775AF" w:rsidDel="00E568D0">
          <w:rPr>
            <w:sz w:val="24"/>
            <w:szCs w:val="24"/>
          </w:rPr>
          <w:delText>les</w:delText>
        </w:r>
        <w:r w:rsidRPr="007775AF" w:rsidDel="00E568D0">
          <w:rPr>
            <w:spacing w:val="12"/>
            <w:sz w:val="24"/>
            <w:szCs w:val="24"/>
          </w:rPr>
          <w:delText xml:space="preserve"> </w:delText>
        </w:r>
        <w:r w:rsidRPr="007775AF" w:rsidDel="00E568D0">
          <w:rPr>
            <w:sz w:val="24"/>
            <w:szCs w:val="24"/>
          </w:rPr>
          <w:delText>variables</w:delText>
        </w:r>
        <w:r w:rsidRPr="007775AF" w:rsidDel="00E568D0">
          <w:rPr>
            <w:spacing w:val="13"/>
            <w:sz w:val="24"/>
            <w:szCs w:val="24"/>
          </w:rPr>
          <w:delText xml:space="preserve"> </w:delText>
        </w:r>
        <w:r w:rsidRPr="007775AF" w:rsidDel="00E568D0">
          <w:rPr>
            <w:spacing w:val="-2"/>
            <w:sz w:val="24"/>
            <w:szCs w:val="24"/>
          </w:rPr>
          <w:delText>catégorielles</w:delText>
        </w:r>
        <w:bookmarkStart w:id="1245" w:name="_bookmark17"/>
        <w:bookmarkEnd w:id="1245"/>
        <w:r w:rsidR="007D1543" w:rsidRPr="007775AF" w:rsidDel="00E568D0">
          <w:rPr>
            <w:rStyle w:val="Appelnotedebasdep"/>
            <w:spacing w:val="-2"/>
            <w:sz w:val="24"/>
            <w:szCs w:val="24"/>
          </w:rPr>
          <w:footnoteReference w:id="11"/>
        </w:r>
        <w:r w:rsidRPr="007775AF" w:rsidDel="00E568D0">
          <w:rPr>
            <w:spacing w:val="-2"/>
            <w:sz w:val="24"/>
            <w:szCs w:val="24"/>
          </w:rPr>
          <w:delText>.</w:delText>
        </w:r>
      </w:del>
    </w:p>
    <w:p w14:paraId="56D38FAD" w14:textId="13E53257" w:rsidR="008725D2" w:rsidRPr="00E32EF4" w:rsidDel="00E568D0" w:rsidRDefault="00000000">
      <w:pPr>
        <w:jc w:val="both"/>
        <w:rPr>
          <w:del w:id="1248" w:author="Auteur"/>
          <w:sz w:val="24"/>
          <w:rPrChange w:id="1249" w:author="Auteur">
            <w:rPr>
              <w:del w:id="1250" w:author="Auteur"/>
              <w:sz w:val="20"/>
            </w:rPr>
          </w:rPrChange>
        </w:rPr>
        <w:pPrChange w:id="1251" w:author="Auteur">
          <w:pPr>
            <w:pStyle w:val="Corpsdetexte"/>
            <w:spacing w:before="81"/>
            <w:ind w:left="0"/>
            <w:jc w:val="left"/>
          </w:pPr>
        </w:pPrChange>
      </w:pPr>
      <w:del w:id="1252" w:author="Auteur">
        <w:r w:rsidRPr="00E32EF4" w:rsidDel="00E568D0">
          <w:rPr>
            <w:noProof/>
            <w:sz w:val="24"/>
            <w:szCs w:val="24"/>
            <w:rPrChange w:id="1253" w:author="Auteur">
              <w:rPr>
                <w:noProof/>
                <w:sz w:val="20"/>
              </w:rPr>
            </w:rPrChange>
          </w:rPr>
          <w:lastRenderedPageBreak/>
          <w:drawing>
            <wp:anchor distT="0" distB="0" distL="0" distR="0" simplePos="0" relativeHeight="251651072" behindDoc="1" locked="0" layoutInCell="1" allowOverlap="1" wp14:anchorId="72761C45" wp14:editId="795B3DB9">
              <wp:simplePos x="0" y="0"/>
              <wp:positionH relativeFrom="page">
                <wp:posOffset>1710627</wp:posOffset>
              </wp:positionH>
              <wp:positionV relativeFrom="paragraph">
                <wp:posOffset>213105</wp:posOffset>
              </wp:positionV>
              <wp:extent cx="4232528" cy="577919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4232528" cy="5779198"/>
                      </a:xfrm>
                      <a:prstGeom prst="rect">
                        <a:avLst/>
                      </a:prstGeom>
                    </pic:spPr>
                  </pic:pic>
                </a:graphicData>
              </a:graphic>
            </wp:anchor>
          </w:drawing>
        </w:r>
      </w:del>
    </w:p>
    <w:p w14:paraId="6A342BCA" w14:textId="5AC8F8C3" w:rsidR="007D1543" w:rsidRPr="00E32EF4" w:rsidDel="00E568D0" w:rsidRDefault="007D1543">
      <w:pPr>
        <w:jc w:val="both"/>
        <w:rPr>
          <w:del w:id="1254" w:author="Auteur"/>
          <w:sz w:val="24"/>
          <w:szCs w:val="24"/>
          <w:rPrChange w:id="1255" w:author="Auteur">
            <w:rPr>
              <w:del w:id="1256" w:author="Auteur"/>
              <w:sz w:val="22"/>
              <w:szCs w:val="22"/>
            </w:rPr>
          </w:rPrChange>
        </w:rPr>
        <w:pPrChange w:id="1257" w:author="Auteur">
          <w:pPr>
            <w:pStyle w:val="Corpsdetexte"/>
            <w:spacing w:before="0" w:line="283" w:lineRule="auto"/>
            <w:ind w:left="2073" w:hanging="1857"/>
            <w:jc w:val="left"/>
          </w:pPr>
        </w:pPrChange>
      </w:pPr>
    </w:p>
    <w:p w14:paraId="0D3BB964" w14:textId="28B4EBD4" w:rsidR="008725D2" w:rsidRPr="00E32EF4" w:rsidDel="00E568D0" w:rsidRDefault="00000000">
      <w:pPr>
        <w:jc w:val="both"/>
        <w:rPr>
          <w:del w:id="1258" w:author="Auteur"/>
          <w:sz w:val="24"/>
          <w:szCs w:val="24"/>
          <w:rPrChange w:id="1259" w:author="Auteur">
            <w:rPr>
              <w:del w:id="1260" w:author="Auteur"/>
              <w:sz w:val="22"/>
              <w:szCs w:val="22"/>
            </w:rPr>
          </w:rPrChange>
        </w:rPr>
        <w:pPrChange w:id="1261" w:author="Auteur">
          <w:pPr>
            <w:pStyle w:val="Corpsdetexte"/>
            <w:spacing w:before="0" w:line="283" w:lineRule="auto"/>
            <w:ind w:left="2073" w:hanging="1857"/>
            <w:jc w:val="left"/>
          </w:pPr>
        </w:pPrChange>
      </w:pPr>
      <w:del w:id="1262" w:author="Auteur">
        <w:r w:rsidRPr="007775AF" w:rsidDel="00E568D0">
          <w:rPr>
            <w:sz w:val="24"/>
            <w:szCs w:val="24"/>
          </w:rPr>
          <w:delText>Fig</w:delText>
        </w:r>
        <w:r w:rsidR="00E4231E" w:rsidRPr="007775AF" w:rsidDel="00E568D0">
          <w:rPr>
            <w:sz w:val="24"/>
            <w:szCs w:val="24"/>
          </w:rPr>
          <w:delText>ure</w:delText>
        </w:r>
        <w:r w:rsidRPr="007775AF" w:rsidDel="00E568D0">
          <w:rPr>
            <w:sz w:val="24"/>
            <w:szCs w:val="24"/>
          </w:rPr>
          <w:delText xml:space="preserve"> 4. – Modèle </w:delText>
        </w:r>
        <w:r w:rsidR="0071627E" w:rsidRPr="007775AF" w:rsidDel="00E568D0">
          <w:rPr>
            <w:sz w:val="24"/>
            <w:szCs w:val="24"/>
          </w:rPr>
          <w:delText>logit :</w:delText>
        </w:r>
        <w:r w:rsidRPr="007775AF" w:rsidDel="00E568D0">
          <w:rPr>
            <w:sz w:val="24"/>
            <w:szCs w:val="24"/>
          </w:rPr>
          <w:delText xml:space="preserve"> opposition à l’augmentation de la franchise minimale de l’assurance- maladie obligatoire. Source des </w:delText>
        </w:r>
        <w:r w:rsidR="0071627E" w:rsidRPr="007775AF" w:rsidDel="00E568D0">
          <w:rPr>
            <w:sz w:val="24"/>
            <w:szCs w:val="24"/>
          </w:rPr>
          <w:delText>données :</w:delText>
        </w:r>
        <w:r w:rsidRPr="007775AF" w:rsidDel="00E568D0">
          <w:rPr>
            <w:sz w:val="24"/>
            <w:szCs w:val="24"/>
          </w:rPr>
          <w:delText xml:space="preserve"> Selects 2023.</w:delText>
        </w:r>
      </w:del>
    </w:p>
    <w:p w14:paraId="3E0B1151" w14:textId="7957B9B1" w:rsidR="008725D2" w:rsidRPr="00E32EF4" w:rsidDel="00E568D0" w:rsidRDefault="00000000">
      <w:pPr>
        <w:jc w:val="both"/>
        <w:rPr>
          <w:del w:id="1263" w:author="Auteur"/>
          <w:sz w:val="24"/>
          <w:rPrChange w:id="1264" w:author="Auteur">
            <w:rPr>
              <w:del w:id="1265" w:author="Auteur"/>
              <w:sz w:val="20"/>
            </w:rPr>
          </w:rPrChange>
        </w:rPr>
        <w:pPrChange w:id="1266" w:author="Auteur">
          <w:pPr>
            <w:pStyle w:val="Corpsdetexte"/>
            <w:spacing w:before="154" w:line="283" w:lineRule="auto"/>
            <w:ind w:right="140"/>
          </w:pPr>
        </w:pPrChange>
      </w:pPr>
      <w:del w:id="1267" w:author="Auteur">
        <w:r w:rsidRPr="007775AF" w:rsidDel="00E568D0">
          <w:rPr>
            <w:sz w:val="24"/>
            <w:szCs w:val="24"/>
          </w:rPr>
          <w:delText>Au niveau des variables explicatives socio-démographiques, la probabilité moyenne prédite</w:delText>
        </w:r>
        <w:r w:rsidRPr="007775AF" w:rsidDel="00E568D0">
          <w:rPr>
            <w:spacing w:val="40"/>
            <w:sz w:val="24"/>
            <w:szCs w:val="24"/>
          </w:rPr>
          <w:delText xml:space="preserve"> </w:delText>
        </w:r>
        <w:r w:rsidRPr="007775AF" w:rsidDel="00E568D0">
          <w:rPr>
            <w:sz w:val="24"/>
            <w:szCs w:val="24"/>
          </w:rPr>
          <w:delText>de s’opposer à l’augmentation de la franchise minimale augmente avec l’âge et diminue avec le niveau de revenu. Être une femme augmente, par rapport aux hommes et toute chose égale par</w:delText>
        </w:r>
        <w:r w:rsidRPr="007775AF" w:rsidDel="00E568D0">
          <w:rPr>
            <w:spacing w:val="-5"/>
            <w:sz w:val="24"/>
            <w:szCs w:val="24"/>
          </w:rPr>
          <w:delText xml:space="preserve"> </w:delText>
        </w:r>
        <w:r w:rsidRPr="007775AF" w:rsidDel="00E568D0">
          <w:rPr>
            <w:sz w:val="24"/>
            <w:szCs w:val="24"/>
          </w:rPr>
          <w:delText>ailleurs,</w:delText>
        </w:r>
        <w:r w:rsidRPr="007775AF" w:rsidDel="00E568D0">
          <w:rPr>
            <w:spacing w:val="-5"/>
            <w:sz w:val="24"/>
            <w:szCs w:val="24"/>
          </w:rPr>
          <w:delText xml:space="preserve"> </w:delText>
        </w:r>
        <w:r w:rsidRPr="007775AF" w:rsidDel="00E568D0">
          <w:rPr>
            <w:sz w:val="24"/>
            <w:szCs w:val="24"/>
          </w:rPr>
          <w:delText>la</w:delText>
        </w:r>
        <w:r w:rsidRPr="007775AF" w:rsidDel="00E568D0">
          <w:rPr>
            <w:spacing w:val="-5"/>
            <w:sz w:val="24"/>
            <w:szCs w:val="24"/>
          </w:rPr>
          <w:delText xml:space="preserve"> </w:delText>
        </w:r>
        <w:r w:rsidRPr="007775AF" w:rsidDel="00E568D0">
          <w:rPr>
            <w:sz w:val="24"/>
            <w:szCs w:val="24"/>
          </w:rPr>
          <w:delText>probabilité</w:delText>
        </w:r>
        <w:r w:rsidRPr="007775AF" w:rsidDel="00E568D0">
          <w:rPr>
            <w:spacing w:val="-5"/>
            <w:sz w:val="24"/>
            <w:szCs w:val="24"/>
          </w:rPr>
          <w:delText xml:space="preserve"> </w:delText>
        </w:r>
        <w:r w:rsidRPr="007775AF" w:rsidDel="00E568D0">
          <w:rPr>
            <w:sz w:val="24"/>
            <w:szCs w:val="24"/>
          </w:rPr>
          <w:delText>moyenne</w:delText>
        </w:r>
        <w:r w:rsidRPr="007775AF" w:rsidDel="00E568D0">
          <w:rPr>
            <w:spacing w:val="-5"/>
            <w:sz w:val="24"/>
            <w:szCs w:val="24"/>
          </w:rPr>
          <w:delText xml:space="preserve"> </w:delText>
        </w:r>
        <w:r w:rsidRPr="007775AF" w:rsidDel="00E568D0">
          <w:rPr>
            <w:sz w:val="24"/>
            <w:szCs w:val="24"/>
          </w:rPr>
          <w:delText>de</w:delText>
        </w:r>
        <w:r w:rsidRPr="007775AF" w:rsidDel="00E568D0">
          <w:rPr>
            <w:spacing w:val="-5"/>
            <w:sz w:val="24"/>
            <w:szCs w:val="24"/>
          </w:rPr>
          <w:delText xml:space="preserve"> </w:delText>
        </w:r>
        <w:r w:rsidRPr="007775AF" w:rsidDel="00E568D0">
          <w:rPr>
            <w:sz w:val="24"/>
            <w:szCs w:val="24"/>
          </w:rPr>
          <w:delText>s’opposer</w:delText>
        </w:r>
        <w:r w:rsidRPr="007775AF" w:rsidDel="00E568D0">
          <w:rPr>
            <w:spacing w:val="-5"/>
            <w:sz w:val="24"/>
            <w:szCs w:val="24"/>
          </w:rPr>
          <w:delText xml:space="preserve"> </w:delText>
        </w:r>
        <w:r w:rsidRPr="007775AF" w:rsidDel="00E568D0">
          <w:rPr>
            <w:sz w:val="24"/>
            <w:szCs w:val="24"/>
          </w:rPr>
          <w:delText>de</w:delText>
        </w:r>
        <w:r w:rsidRPr="007775AF" w:rsidDel="00E568D0">
          <w:rPr>
            <w:spacing w:val="-5"/>
            <w:sz w:val="24"/>
            <w:szCs w:val="24"/>
          </w:rPr>
          <w:delText xml:space="preserve"> </w:delText>
        </w:r>
        <w:r w:rsidRPr="007775AF" w:rsidDel="00E568D0">
          <w:rPr>
            <w:sz w:val="24"/>
            <w:szCs w:val="24"/>
          </w:rPr>
          <w:delText>6%.</w:delText>
        </w:r>
        <w:r w:rsidRPr="007775AF" w:rsidDel="00E568D0">
          <w:rPr>
            <w:spacing w:val="-5"/>
            <w:sz w:val="24"/>
            <w:szCs w:val="24"/>
          </w:rPr>
          <w:delText xml:space="preserve"> </w:delText>
        </w:r>
        <w:r w:rsidRPr="007775AF" w:rsidDel="00E568D0">
          <w:rPr>
            <w:sz w:val="24"/>
            <w:szCs w:val="24"/>
          </w:rPr>
          <w:delText>L’écart</w:delText>
        </w:r>
        <w:r w:rsidRPr="007775AF" w:rsidDel="00E568D0">
          <w:rPr>
            <w:spacing w:val="-5"/>
            <w:sz w:val="24"/>
            <w:szCs w:val="24"/>
          </w:rPr>
          <w:delText xml:space="preserve"> </w:delText>
        </w:r>
        <w:r w:rsidRPr="007775AF" w:rsidDel="00E568D0">
          <w:rPr>
            <w:sz w:val="24"/>
            <w:szCs w:val="24"/>
          </w:rPr>
          <w:delText>moyen</w:delText>
        </w:r>
        <w:r w:rsidRPr="007775AF" w:rsidDel="00E568D0">
          <w:rPr>
            <w:spacing w:val="-5"/>
            <w:sz w:val="24"/>
            <w:szCs w:val="24"/>
          </w:rPr>
          <w:delText xml:space="preserve"> </w:delText>
        </w:r>
        <w:r w:rsidRPr="007775AF" w:rsidDel="00E568D0">
          <w:rPr>
            <w:sz w:val="24"/>
            <w:szCs w:val="24"/>
          </w:rPr>
          <w:delText>entre</w:delText>
        </w:r>
        <w:r w:rsidRPr="007775AF" w:rsidDel="00E568D0">
          <w:rPr>
            <w:spacing w:val="-5"/>
            <w:sz w:val="24"/>
            <w:szCs w:val="24"/>
          </w:rPr>
          <w:delText xml:space="preserve"> </w:delText>
        </w:r>
        <w:r w:rsidRPr="007775AF" w:rsidDel="00E568D0">
          <w:rPr>
            <w:sz w:val="24"/>
            <w:szCs w:val="24"/>
          </w:rPr>
          <w:delText>les</w:delText>
        </w:r>
        <w:r w:rsidRPr="007775AF" w:rsidDel="00E568D0">
          <w:rPr>
            <w:spacing w:val="-5"/>
            <w:sz w:val="24"/>
            <w:szCs w:val="24"/>
          </w:rPr>
          <w:delText xml:space="preserve"> </w:delText>
        </w:r>
        <w:r w:rsidRPr="007775AF" w:rsidDel="00E568D0">
          <w:rPr>
            <w:sz w:val="24"/>
            <w:szCs w:val="24"/>
          </w:rPr>
          <w:delText>francophones et les germanophones est de 10%, ce qui est un écart important et reflète la profonde division qui sépart la Suisse romande de la Suisse alémanique sur le sujet de l’assurance-maladie. Les personnes s’opposant à l’augmentation de la franchise ont aussi plus de chance d’être pour l’intégration</w:delText>
        </w:r>
        <w:r w:rsidRPr="007775AF" w:rsidDel="00E568D0">
          <w:rPr>
            <w:spacing w:val="24"/>
            <w:sz w:val="24"/>
            <w:szCs w:val="24"/>
          </w:rPr>
          <w:delText xml:space="preserve"> </w:delText>
        </w:r>
        <w:r w:rsidRPr="007775AF" w:rsidDel="00E568D0">
          <w:rPr>
            <w:sz w:val="24"/>
            <w:szCs w:val="24"/>
          </w:rPr>
          <w:delText>européenne,</w:delText>
        </w:r>
        <w:r w:rsidRPr="007775AF" w:rsidDel="00E568D0">
          <w:rPr>
            <w:spacing w:val="25"/>
            <w:sz w:val="24"/>
            <w:szCs w:val="24"/>
          </w:rPr>
          <w:delText xml:space="preserve"> </w:delText>
        </w:r>
        <w:r w:rsidRPr="007775AF" w:rsidDel="00E568D0">
          <w:rPr>
            <w:sz w:val="24"/>
            <w:szCs w:val="24"/>
          </w:rPr>
          <w:delText>de</w:delText>
        </w:r>
        <w:r w:rsidRPr="007775AF" w:rsidDel="00E568D0">
          <w:rPr>
            <w:spacing w:val="24"/>
            <w:sz w:val="24"/>
            <w:szCs w:val="24"/>
          </w:rPr>
          <w:delText xml:space="preserve"> </w:delText>
        </w:r>
        <w:r w:rsidRPr="007775AF" w:rsidDel="00E568D0">
          <w:rPr>
            <w:sz w:val="24"/>
            <w:szCs w:val="24"/>
          </w:rPr>
          <w:delText>ne</w:delText>
        </w:r>
        <w:r w:rsidRPr="007775AF" w:rsidDel="00E568D0">
          <w:rPr>
            <w:spacing w:val="25"/>
            <w:sz w:val="24"/>
            <w:szCs w:val="24"/>
          </w:rPr>
          <w:delText xml:space="preserve"> </w:delText>
        </w:r>
        <w:r w:rsidRPr="007775AF" w:rsidDel="00E568D0">
          <w:rPr>
            <w:sz w:val="24"/>
            <w:szCs w:val="24"/>
          </w:rPr>
          <w:delText>pas</w:delText>
        </w:r>
        <w:r w:rsidRPr="007775AF" w:rsidDel="00E568D0">
          <w:rPr>
            <w:spacing w:val="25"/>
            <w:sz w:val="24"/>
            <w:szCs w:val="24"/>
          </w:rPr>
          <w:delText xml:space="preserve"> </w:delText>
        </w:r>
        <w:r w:rsidRPr="007775AF" w:rsidDel="00E568D0">
          <w:rPr>
            <w:sz w:val="24"/>
            <w:szCs w:val="24"/>
          </w:rPr>
          <w:delText>être</w:delText>
        </w:r>
        <w:r w:rsidRPr="007775AF" w:rsidDel="00E568D0">
          <w:rPr>
            <w:spacing w:val="24"/>
            <w:sz w:val="24"/>
            <w:szCs w:val="24"/>
          </w:rPr>
          <w:delText xml:space="preserve"> </w:delText>
        </w:r>
        <w:r w:rsidRPr="007775AF" w:rsidDel="00E568D0">
          <w:rPr>
            <w:sz w:val="24"/>
            <w:szCs w:val="24"/>
          </w:rPr>
          <w:delText>hostile</w:delText>
        </w:r>
        <w:r w:rsidRPr="007775AF" w:rsidDel="00E568D0">
          <w:rPr>
            <w:spacing w:val="25"/>
            <w:sz w:val="24"/>
            <w:szCs w:val="24"/>
          </w:rPr>
          <w:delText xml:space="preserve"> </w:delText>
        </w:r>
        <w:r w:rsidRPr="007775AF" w:rsidDel="00E568D0">
          <w:rPr>
            <w:sz w:val="24"/>
            <w:szCs w:val="24"/>
          </w:rPr>
          <w:delText>aux</w:delText>
        </w:r>
        <w:r w:rsidRPr="007775AF" w:rsidDel="00E568D0">
          <w:rPr>
            <w:spacing w:val="25"/>
            <w:sz w:val="24"/>
            <w:szCs w:val="24"/>
          </w:rPr>
          <w:delText xml:space="preserve"> </w:delText>
        </w:r>
        <w:r w:rsidRPr="007775AF" w:rsidDel="00E568D0">
          <w:rPr>
            <w:sz w:val="24"/>
            <w:szCs w:val="24"/>
          </w:rPr>
          <w:delText>étrangers,</w:delText>
        </w:r>
        <w:r w:rsidRPr="007775AF" w:rsidDel="00E568D0">
          <w:rPr>
            <w:spacing w:val="24"/>
            <w:sz w:val="24"/>
            <w:szCs w:val="24"/>
          </w:rPr>
          <w:delText xml:space="preserve"> </w:delText>
        </w:r>
        <w:r w:rsidRPr="007775AF" w:rsidDel="00E568D0">
          <w:rPr>
            <w:sz w:val="24"/>
            <w:szCs w:val="24"/>
          </w:rPr>
          <w:delText>de</w:delText>
        </w:r>
        <w:r w:rsidRPr="007775AF" w:rsidDel="00E568D0">
          <w:rPr>
            <w:spacing w:val="25"/>
            <w:sz w:val="24"/>
            <w:szCs w:val="24"/>
          </w:rPr>
          <w:delText xml:space="preserve"> </w:delText>
        </w:r>
        <w:r w:rsidRPr="007775AF" w:rsidDel="00E568D0">
          <w:rPr>
            <w:sz w:val="24"/>
            <w:szCs w:val="24"/>
          </w:rPr>
          <w:delText>soutenir</w:delText>
        </w:r>
        <w:r w:rsidRPr="007775AF" w:rsidDel="00E568D0">
          <w:rPr>
            <w:spacing w:val="24"/>
            <w:sz w:val="24"/>
            <w:szCs w:val="24"/>
          </w:rPr>
          <w:delText xml:space="preserve"> </w:delText>
        </w:r>
        <w:r w:rsidRPr="007775AF" w:rsidDel="00E568D0">
          <w:rPr>
            <w:sz w:val="24"/>
            <w:szCs w:val="24"/>
          </w:rPr>
          <w:delText>les</w:delText>
        </w:r>
        <w:r w:rsidRPr="007775AF" w:rsidDel="00E568D0">
          <w:rPr>
            <w:spacing w:val="25"/>
            <w:sz w:val="24"/>
            <w:szCs w:val="24"/>
          </w:rPr>
          <w:delText xml:space="preserve"> </w:delText>
        </w:r>
        <w:r w:rsidRPr="007775AF" w:rsidDel="00E568D0">
          <w:rPr>
            <w:sz w:val="24"/>
            <w:szCs w:val="24"/>
          </w:rPr>
          <w:delText>égalités</w:delText>
        </w:r>
        <w:r w:rsidRPr="007775AF" w:rsidDel="00E568D0">
          <w:rPr>
            <w:spacing w:val="25"/>
            <w:sz w:val="24"/>
            <w:szCs w:val="24"/>
          </w:rPr>
          <w:delText xml:space="preserve"> </w:delText>
        </w:r>
        <w:r w:rsidRPr="007775AF" w:rsidDel="00E568D0">
          <w:rPr>
            <w:spacing w:val="-2"/>
            <w:sz w:val="24"/>
            <w:szCs w:val="24"/>
          </w:rPr>
          <w:delText>entre</w:delText>
        </w:r>
        <w:r w:rsidR="007D1543" w:rsidRPr="00E32EF4" w:rsidDel="00E568D0">
          <w:rPr>
            <w:sz w:val="24"/>
            <w:szCs w:val="24"/>
            <w:rPrChange w:id="1268" w:author="Auteur">
              <w:rPr>
                <w:sz w:val="20"/>
              </w:rPr>
            </w:rPrChange>
          </w:rPr>
          <w:delText xml:space="preserve"> </w:delText>
        </w:r>
        <w:r w:rsidRPr="007775AF" w:rsidDel="00E568D0">
          <w:rPr>
            <w:sz w:val="24"/>
            <w:szCs w:val="24"/>
          </w:rPr>
          <w:delText>les genres, d’être en faveur de l’augmentation du salaire minimum, des dépenses sociales et</w:delText>
        </w:r>
        <w:r w:rsidRPr="007775AF" w:rsidDel="00E568D0">
          <w:rPr>
            <w:spacing w:val="80"/>
            <w:sz w:val="24"/>
            <w:szCs w:val="24"/>
          </w:rPr>
          <w:delText xml:space="preserve"> </w:delText>
        </w:r>
        <w:r w:rsidRPr="007775AF" w:rsidDel="00E568D0">
          <w:rPr>
            <w:sz w:val="24"/>
            <w:szCs w:val="24"/>
          </w:rPr>
          <w:delText xml:space="preserve">de la taxation des plus hauts revenus. Ils ont aussi davantage de chance de voter pour le Parti </w:delText>
        </w:r>
        <w:r w:rsidRPr="007775AF" w:rsidDel="00E568D0">
          <w:rPr>
            <w:spacing w:val="-2"/>
            <w:sz w:val="24"/>
            <w:szCs w:val="24"/>
          </w:rPr>
          <w:delText>Socialiste.</w:delText>
        </w:r>
      </w:del>
    </w:p>
    <w:p w14:paraId="49A43834" w14:textId="357BC505" w:rsidR="008725D2" w:rsidRPr="00E32EF4" w:rsidDel="00E568D0" w:rsidRDefault="00000000">
      <w:pPr>
        <w:jc w:val="both"/>
        <w:rPr>
          <w:del w:id="1269" w:author="Auteur"/>
          <w:sz w:val="24"/>
          <w:rPrChange w:id="1270" w:author="Auteur">
            <w:rPr>
              <w:del w:id="1271" w:author="Auteur"/>
              <w:sz w:val="20"/>
            </w:rPr>
          </w:rPrChange>
        </w:rPr>
        <w:pPrChange w:id="1272" w:author="Auteur">
          <w:pPr>
            <w:pStyle w:val="Corpsdetexte"/>
            <w:spacing w:before="26"/>
            <w:ind w:left="0"/>
            <w:jc w:val="left"/>
          </w:pPr>
        </w:pPrChange>
      </w:pPr>
      <w:del w:id="1273" w:author="Auteur">
        <w:r w:rsidRPr="00E32EF4" w:rsidDel="00E568D0">
          <w:rPr>
            <w:noProof/>
            <w:sz w:val="24"/>
            <w:szCs w:val="24"/>
            <w:rPrChange w:id="1274" w:author="Auteur">
              <w:rPr>
                <w:noProof/>
                <w:sz w:val="20"/>
              </w:rPr>
            </w:rPrChange>
          </w:rPr>
          <w:lastRenderedPageBreak/>
          <w:drawing>
            <wp:anchor distT="0" distB="0" distL="0" distR="0" simplePos="0" relativeHeight="251656192" behindDoc="1" locked="0" layoutInCell="1" allowOverlap="1" wp14:anchorId="1F47C345" wp14:editId="418BDCCF">
              <wp:simplePos x="0" y="0"/>
              <wp:positionH relativeFrom="page">
                <wp:posOffset>2175324</wp:posOffset>
              </wp:positionH>
              <wp:positionV relativeFrom="paragraph">
                <wp:posOffset>178033</wp:posOffset>
              </wp:positionV>
              <wp:extent cx="3312414" cy="439254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3312414" cy="4392549"/>
                      </a:xfrm>
                      <a:prstGeom prst="rect">
                        <a:avLst/>
                      </a:prstGeom>
                    </pic:spPr>
                  </pic:pic>
                </a:graphicData>
              </a:graphic>
            </wp:anchor>
          </w:drawing>
        </w:r>
      </w:del>
    </w:p>
    <w:p w14:paraId="3C0CEC52" w14:textId="27EACFB4" w:rsidR="008725D2" w:rsidRPr="00E32EF4" w:rsidDel="00E568D0" w:rsidRDefault="00000000">
      <w:pPr>
        <w:jc w:val="both"/>
        <w:rPr>
          <w:del w:id="1275" w:author="Auteur"/>
          <w:sz w:val="24"/>
          <w:szCs w:val="24"/>
          <w:rPrChange w:id="1276" w:author="Auteur">
            <w:rPr>
              <w:del w:id="1277" w:author="Auteur"/>
              <w:sz w:val="22"/>
              <w:szCs w:val="22"/>
            </w:rPr>
          </w:rPrChange>
        </w:rPr>
        <w:pPrChange w:id="1278" w:author="Auteur">
          <w:pPr>
            <w:pStyle w:val="Corpsdetexte"/>
            <w:spacing w:before="151" w:line="283" w:lineRule="auto"/>
            <w:ind w:left="667" w:right="140" w:hanging="480"/>
            <w:jc w:val="left"/>
          </w:pPr>
        </w:pPrChange>
      </w:pPr>
      <w:bookmarkStart w:id="1279" w:name="_bookmark19"/>
      <w:bookmarkEnd w:id="1279"/>
      <w:del w:id="1280" w:author="Auteur">
        <w:r w:rsidRPr="007775AF" w:rsidDel="00E568D0">
          <w:rPr>
            <w:sz w:val="24"/>
            <w:szCs w:val="24"/>
          </w:rPr>
          <w:delText>Fig</w:delText>
        </w:r>
        <w:r w:rsidR="00E4231E" w:rsidRPr="007775AF" w:rsidDel="00E568D0">
          <w:rPr>
            <w:sz w:val="24"/>
            <w:szCs w:val="24"/>
          </w:rPr>
          <w:delText>ure</w:delText>
        </w:r>
        <w:r w:rsidRPr="007775AF" w:rsidDel="00E568D0">
          <w:rPr>
            <w:spacing w:val="-5"/>
            <w:sz w:val="24"/>
            <w:szCs w:val="24"/>
          </w:rPr>
          <w:delText xml:space="preserve"> </w:delText>
        </w:r>
        <w:r w:rsidRPr="007775AF" w:rsidDel="00E568D0">
          <w:rPr>
            <w:sz w:val="24"/>
            <w:szCs w:val="24"/>
          </w:rPr>
          <w:delText>5.</w:delText>
        </w:r>
        <w:r w:rsidRPr="007775AF" w:rsidDel="00E568D0">
          <w:rPr>
            <w:spacing w:val="-5"/>
            <w:sz w:val="24"/>
            <w:szCs w:val="24"/>
          </w:rPr>
          <w:delText xml:space="preserve"> </w:delText>
        </w:r>
        <w:r w:rsidRPr="007775AF" w:rsidDel="00E568D0">
          <w:rPr>
            <w:sz w:val="24"/>
            <w:szCs w:val="24"/>
          </w:rPr>
          <w:delText>–</w:delText>
        </w:r>
        <w:r w:rsidRPr="007775AF" w:rsidDel="00E568D0">
          <w:rPr>
            <w:spacing w:val="-5"/>
            <w:sz w:val="24"/>
            <w:szCs w:val="24"/>
          </w:rPr>
          <w:delText xml:space="preserve"> </w:delText>
        </w:r>
        <w:r w:rsidRPr="007775AF" w:rsidDel="00E568D0">
          <w:rPr>
            <w:sz w:val="24"/>
            <w:szCs w:val="24"/>
          </w:rPr>
          <w:delText>Modèle</w:delText>
        </w:r>
        <w:r w:rsidRPr="007775AF" w:rsidDel="00E568D0">
          <w:rPr>
            <w:spacing w:val="-5"/>
            <w:sz w:val="24"/>
            <w:szCs w:val="24"/>
          </w:rPr>
          <w:delText xml:space="preserve"> </w:delText>
        </w:r>
        <w:r w:rsidRPr="007775AF" w:rsidDel="00E568D0">
          <w:rPr>
            <w:sz w:val="24"/>
            <w:szCs w:val="24"/>
          </w:rPr>
          <w:delText>logit:</w:delText>
        </w:r>
        <w:r w:rsidRPr="007775AF" w:rsidDel="00E568D0">
          <w:rPr>
            <w:spacing w:val="-5"/>
            <w:sz w:val="24"/>
            <w:szCs w:val="24"/>
          </w:rPr>
          <w:delText xml:space="preserve"> </w:delText>
        </w:r>
        <w:r w:rsidRPr="007775AF" w:rsidDel="00E568D0">
          <w:rPr>
            <w:sz w:val="24"/>
            <w:szCs w:val="24"/>
          </w:rPr>
          <w:delText>vote</w:delText>
        </w:r>
        <w:r w:rsidRPr="007775AF" w:rsidDel="00E568D0">
          <w:rPr>
            <w:spacing w:val="-5"/>
            <w:sz w:val="24"/>
            <w:szCs w:val="24"/>
          </w:rPr>
          <w:delText xml:space="preserve"> </w:delText>
        </w:r>
        <w:r w:rsidRPr="007775AF" w:rsidDel="00E568D0">
          <w:rPr>
            <w:sz w:val="24"/>
            <w:szCs w:val="24"/>
          </w:rPr>
          <w:delText>en</w:delText>
        </w:r>
        <w:r w:rsidRPr="007775AF" w:rsidDel="00E568D0">
          <w:rPr>
            <w:spacing w:val="-5"/>
            <w:sz w:val="24"/>
            <w:szCs w:val="24"/>
          </w:rPr>
          <w:delText xml:space="preserve"> </w:delText>
        </w:r>
        <w:r w:rsidRPr="007775AF" w:rsidDel="00E568D0">
          <w:rPr>
            <w:sz w:val="24"/>
            <w:szCs w:val="24"/>
          </w:rPr>
          <w:delText>faveur</w:delText>
        </w:r>
        <w:r w:rsidRPr="007775AF" w:rsidDel="00E568D0">
          <w:rPr>
            <w:spacing w:val="-5"/>
            <w:sz w:val="24"/>
            <w:szCs w:val="24"/>
          </w:rPr>
          <w:delText xml:space="preserve"> </w:delText>
        </w:r>
        <w:r w:rsidRPr="007775AF" w:rsidDel="00E568D0">
          <w:rPr>
            <w:sz w:val="24"/>
            <w:szCs w:val="24"/>
          </w:rPr>
          <w:delText>de</w:delText>
        </w:r>
        <w:r w:rsidRPr="007775AF" w:rsidDel="00E568D0">
          <w:rPr>
            <w:spacing w:val="-5"/>
            <w:sz w:val="24"/>
            <w:szCs w:val="24"/>
          </w:rPr>
          <w:delText xml:space="preserve"> </w:delText>
        </w:r>
        <w:r w:rsidRPr="007775AF" w:rsidDel="00E568D0">
          <w:rPr>
            <w:sz w:val="24"/>
            <w:szCs w:val="24"/>
          </w:rPr>
          <w:delText>l’initiative</w:delText>
        </w:r>
        <w:r w:rsidRPr="007775AF" w:rsidDel="00E568D0">
          <w:rPr>
            <w:spacing w:val="-5"/>
            <w:sz w:val="24"/>
            <w:szCs w:val="24"/>
          </w:rPr>
          <w:delText xml:space="preserve"> </w:delText>
        </w:r>
        <w:r w:rsidRPr="007775AF" w:rsidDel="00E568D0">
          <w:rPr>
            <w:sz w:val="24"/>
            <w:szCs w:val="24"/>
          </w:rPr>
          <w:delText>d’allègement</w:delText>
        </w:r>
        <w:r w:rsidRPr="007775AF" w:rsidDel="00E568D0">
          <w:rPr>
            <w:spacing w:val="-5"/>
            <w:sz w:val="24"/>
            <w:szCs w:val="24"/>
          </w:rPr>
          <w:delText xml:space="preserve"> </w:delText>
        </w:r>
        <w:r w:rsidRPr="007775AF" w:rsidDel="00E568D0">
          <w:rPr>
            <w:sz w:val="24"/>
            <w:szCs w:val="24"/>
          </w:rPr>
          <w:delText>des</w:delText>
        </w:r>
        <w:r w:rsidRPr="007775AF" w:rsidDel="00E568D0">
          <w:rPr>
            <w:spacing w:val="-5"/>
            <w:sz w:val="24"/>
            <w:szCs w:val="24"/>
          </w:rPr>
          <w:delText xml:space="preserve"> </w:delText>
        </w:r>
        <w:r w:rsidRPr="007775AF" w:rsidDel="00E568D0">
          <w:rPr>
            <w:sz w:val="24"/>
            <w:szCs w:val="24"/>
          </w:rPr>
          <w:delText>primes</w:delText>
        </w:r>
        <w:r w:rsidRPr="007775AF" w:rsidDel="00E568D0">
          <w:rPr>
            <w:spacing w:val="-5"/>
            <w:sz w:val="24"/>
            <w:szCs w:val="24"/>
          </w:rPr>
          <w:delText xml:space="preserve"> </w:delText>
        </w:r>
        <w:r w:rsidRPr="007775AF" w:rsidDel="00E568D0">
          <w:rPr>
            <w:sz w:val="24"/>
            <w:szCs w:val="24"/>
          </w:rPr>
          <w:delText>(maximum</w:delText>
        </w:r>
        <w:r w:rsidRPr="007775AF" w:rsidDel="00E568D0">
          <w:rPr>
            <w:spacing w:val="-5"/>
            <w:sz w:val="24"/>
            <w:szCs w:val="24"/>
          </w:rPr>
          <w:delText xml:space="preserve"> </w:delText>
        </w:r>
        <w:r w:rsidRPr="007775AF" w:rsidDel="00E568D0">
          <w:rPr>
            <w:sz w:val="24"/>
            <w:szCs w:val="24"/>
          </w:rPr>
          <w:delText>10</w:delText>
        </w:r>
        <w:r w:rsidRPr="007775AF" w:rsidDel="00E568D0">
          <w:rPr>
            <w:spacing w:val="-5"/>
            <w:sz w:val="24"/>
            <w:szCs w:val="24"/>
          </w:rPr>
          <w:delText xml:space="preserve"> </w:delText>
        </w:r>
        <w:r w:rsidRPr="007775AF" w:rsidDel="00E568D0">
          <w:rPr>
            <w:sz w:val="24"/>
            <w:szCs w:val="24"/>
          </w:rPr>
          <w:delText xml:space="preserve">% du revenu pour les primes d’assurance-maladie). Source des </w:delText>
        </w:r>
        <w:r w:rsidR="0071627E" w:rsidRPr="007775AF" w:rsidDel="00E568D0">
          <w:rPr>
            <w:sz w:val="24"/>
            <w:szCs w:val="24"/>
          </w:rPr>
          <w:delText>données :</w:delText>
        </w:r>
        <w:r w:rsidRPr="007775AF" w:rsidDel="00E568D0">
          <w:rPr>
            <w:sz w:val="24"/>
            <w:szCs w:val="24"/>
          </w:rPr>
          <w:delText xml:space="preserve"> Selects 2023.</w:delText>
        </w:r>
      </w:del>
    </w:p>
    <w:p w14:paraId="67B8A6D8" w14:textId="451DA0DA" w:rsidR="008725D2" w:rsidRPr="00E32EF4" w:rsidDel="00E568D0" w:rsidRDefault="00000000">
      <w:pPr>
        <w:jc w:val="both"/>
        <w:rPr>
          <w:del w:id="1281" w:author="Auteur"/>
          <w:sz w:val="24"/>
          <w:szCs w:val="24"/>
          <w:rPrChange w:id="1282" w:author="Auteur">
            <w:rPr>
              <w:del w:id="1283" w:author="Auteur"/>
              <w:sz w:val="22"/>
              <w:szCs w:val="22"/>
            </w:rPr>
          </w:rPrChange>
        </w:rPr>
        <w:pPrChange w:id="1284" w:author="Auteur">
          <w:pPr>
            <w:pStyle w:val="Corpsdetexte"/>
            <w:spacing w:before="193" w:line="283" w:lineRule="auto"/>
            <w:ind w:right="98"/>
          </w:pPr>
        </w:pPrChange>
      </w:pPr>
      <w:del w:id="1285" w:author="Auteur">
        <w:r w:rsidRPr="007775AF" w:rsidDel="00E568D0">
          <w:rPr>
            <w:sz w:val="24"/>
            <w:szCs w:val="24"/>
          </w:rPr>
          <w:delText>Les résultats du modèle logistique pour la votation pour l’allègement des primes (</w:delText>
        </w:r>
        <w:r w:rsidR="00E4231E" w:rsidRPr="001D1A0B" w:rsidDel="00E568D0">
          <w:rPr>
            <w:sz w:val="24"/>
            <w:szCs w:val="24"/>
          </w:rPr>
          <w:fldChar w:fldCharType="begin"/>
        </w:r>
        <w:r w:rsidR="00E4231E" w:rsidRPr="007775AF" w:rsidDel="00E568D0">
          <w:rPr>
            <w:sz w:val="24"/>
            <w:szCs w:val="24"/>
          </w:rPr>
          <w:delInstrText>HYPERLINK \l "_bookmark19"</w:delInstrText>
        </w:r>
        <w:r w:rsidR="00E4231E" w:rsidRPr="001D1A0B" w:rsidDel="00E568D0">
          <w:rPr>
            <w:sz w:val="24"/>
            <w:szCs w:val="24"/>
          </w:rPr>
        </w:r>
        <w:r w:rsidR="00E4231E" w:rsidRPr="001D1A0B" w:rsidDel="00E568D0">
          <w:rPr>
            <w:sz w:val="24"/>
            <w:szCs w:val="24"/>
          </w:rPr>
          <w:fldChar w:fldCharType="separate"/>
        </w:r>
        <w:r w:rsidR="00E4231E" w:rsidRPr="007775AF" w:rsidDel="00E568D0">
          <w:rPr>
            <w:sz w:val="24"/>
            <w:szCs w:val="24"/>
          </w:rPr>
          <w:delText>figure</w:delText>
        </w:r>
        <w:r w:rsidR="008725D2" w:rsidRPr="007775AF" w:rsidDel="00E568D0">
          <w:rPr>
            <w:sz w:val="24"/>
            <w:szCs w:val="24"/>
          </w:rPr>
          <w:delText xml:space="preserve"> 5</w:delText>
        </w:r>
        <w:r w:rsidR="00E4231E" w:rsidRPr="001D1A0B" w:rsidDel="00E568D0">
          <w:rPr>
            <w:sz w:val="24"/>
            <w:szCs w:val="24"/>
          </w:rPr>
          <w:fldChar w:fldCharType="end"/>
        </w:r>
        <w:r w:rsidRPr="007775AF" w:rsidDel="00E568D0">
          <w:rPr>
            <w:sz w:val="24"/>
            <w:szCs w:val="24"/>
          </w:rPr>
          <w:delText>) rejoignent ceux sur l’augmentation de la franchise minimum, tout en apportant certains résultats complémentaires. Contrairement au premier modèle, l’une des catégories ESEG, à savoir celle des retraités, a un impact positif très significatif sur la probabilité moyenne</w:delText>
        </w:r>
        <w:r w:rsidRPr="007775AF" w:rsidDel="00E568D0">
          <w:rPr>
            <w:spacing w:val="80"/>
            <w:sz w:val="24"/>
            <w:szCs w:val="24"/>
          </w:rPr>
          <w:delText xml:space="preserve"> </w:delText>
        </w:r>
        <w:r w:rsidRPr="007775AF" w:rsidDel="00E568D0">
          <w:rPr>
            <w:sz w:val="24"/>
            <w:szCs w:val="24"/>
          </w:rPr>
          <w:delText>prédite</w:delText>
        </w:r>
        <w:r w:rsidRPr="007775AF" w:rsidDel="00E568D0">
          <w:rPr>
            <w:spacing w:val="36"/>
            <w:sz w:val="24"/>
            <w:szCs w:val="24"/>
          </w:rPr>
          <w:delText xml:space="preserve"> </w:delText>
        </w:r>
        <w:r w:rsidRPr="007775AF" w:rsidDel="00E568D0">
          <w:rPr>
            <w:sz w:val="24"/>
            <w:szCs w:val="24"/>
          </w:rPr>
          <w:delText>de</w:delText>
        </w:r>
        <w:r w:rsidRPr="007775AF" w:rsidDel="00E568D0">
          <w:rPr>
            <w:spacing w:val="36"/>
            <w:sz w:val="24"/>
            <w:szCs w:val="24"/>
          </w:rPr>
          <w:delText xml:space="preserve"> </w:delText>
        </w:r>
        <w:r w:rsidRPr="007775AF" w:rsidDel="00E568D0">
          <w:rPr>
            <w:sz w:val="24"/>
            <w:szCs w:val="24"/>
          </w:rPr>
          <w:delText>voter</w:delText>
        </w:r>
        <w:r w:rsidRPr="007775AF" w:rsidDel="00E568D0">
          <w:rPr>
            <w:spacing w:val="36"/>
            <w:sz w:val="24"/>
            <w:szCs w:val="24"/>
          </w:rPr>
          <w:delText xml:space="preserve"> </w:delText>
        </w:r>
        <w:r w:rsidRPr="007775AF" w:rsidDel="00E568D0">
          <w:rPr>
            <w:sz w:val="24"/>
            <w:szCs w:val="24"/>
          </w:rPr>
          <w:delText>en</w:delText>
        </w:r>
        <w:r w:rsidRPr="007775AF" w:rsidDel="00E568D0">
          <w:rPr>
            <w:spacing w:val="36"/>
            <w:sz w:val="24"/>
            <w:szCs w:val="24"/>
          </w:rPr>
          <w:delText xml:space="preserve"> </w:delText>
        </w:r>
        <w:r w:rsidRPr="007775AF" w:rsidDel="00E568D0">
          <w:rPr>
            <w:sz w:val="24"/>
            <w:szCs w:val="24"/>
          </w:rPr>
          <w:delText>faveur</w:delText>
        </w:r>
        <w:r w:rsidRPr="007775AF" w:rsidDel="00E568D0">
          <w:rPr>
            <w:spacing w:val="36"/>
            <w:sz w:val="24"/>
            <w:szCs w:val="24"/>
          </w:rPr>
          <w:delText xml:space="preserve"> </w:delText>
        </w:r>
        <w:r w:rsidRPr="007775AF" w:rsidDel="00E568D0">
          <w:rPr>
            <w:sz w:val="24"/>
            <w:szCs w:val="24"/>
          </w:rPr>
          <w:delText>de</w:delText>
        </w:r>
        <w:r w:rsidRPr="007775AF" w:rsidDel="00E568D0">
          <w:rPr>
            <w:spacing w:val="36"/>
            <w:sz w:val="24"/>
            <w:szCs w:val="24"/>
          </w:rPr>
          <w:delText xml:space="preserve"> </w:delText>
        </w:r>
        <w:r w:rsidRPr="007775AF" w:rsidDel="00E568D0">
          <w:rPr>
            <w:sz w:val="24"/>
            <w:szCs w:val="24"/>
          </w:rPr>
          <w:delText>l’initiative.</w:delText>
        </w:r>
        <w:r w:rsidRPr="007775AF" w:rsidDel="00E568D0">
          <w:rPr>
            <w:spacing w:val="36"/>
            <w:sz w:val="24"/>
            <w:szCs w:val="24"/>
          </w:rPr>
          <w:delText xml:space="preserve"> </w:delText>
        </w:r>
        <w:r w:rsidRPr="007775AF" w:rsidDel="00E568D0">
          <w:rPr>
            <w:sz w:val="24"/>
            <w:szCs w:val="24"/>
          </w:rPr>
          <w:delText>Ce</w:delText>
        </w:r>
        <w:r w:rsidR="007D1543" w:rsidRPr="007775AF" w:rsidDel="00E568D0">
          <w:rPr>
            <w:sz w:val="24"/>
            <w:szCs w:val="24"/>
          </w:rPr>
          <w:delText>t</w:delText>
        </w:r>
        <w:r w:rsidRPr="007775AF" w:rsidDel="00E568D0">
          <w:rPr>
            <w:sz w:val="24"/>
            <w:szCs w:val="24"/>
          </w:rPr>
          <w:delText>t</w:delText>
        </w:r>
        <w:r w:rsidR="007D1543" w:rsidRPr="007775AF" w:rsidDel="00E568D0">
          <w:rPr>
            <w:sz w:val="24"/>
            <w:szCs w:val="24"/>
          </w:rPr>
          <w:delText>e</w:delText>
        </w:r>
        <w:r w:rsidRPr="007775AF" w:rsidDel="00E568D0">
          <w:rPr>
            <w:spacing w:val="36"/>
            <w:sz w:val="24"/>
            <w:szCs w:val="24"/>
          </w:rPr>
          <w:delText xml:space="preserve"> </w:delText>
        </w:r>
        <w:r w:rsidRPr="007775AF" w:rsidDel="00E568D0">
          <w:rPr>
            <w:sz w:val="24"/>
            <w:szCs w:val="24"/>
          </w:rPr>
          <w:delText>association</w:delText>
        </w:r>
        <w:r w:rsidRPr="007775AF" w:rsidDel="00E568D0">
          <w:rPr>
            <w:spacing w:val="36"/>
            <w:sz w:val="24"/>
            <w:szCs w:val="24"/>
          </w:rPr>
          <w:delText xml:space="preserve"> </w:delText>
        </w:r>
        <w:r w:rsidRPr="007775AF" w:rsidDel="00E568D0">
          <w:rPr>
            <w:sz w:val="24"/>
            <w:szCs w:val="24"/>
          </w:rPr>
          <w:delText>est</w:delText>
        </w:r>
        <w:r w:rsidRPr="007775AF" w:rsidDel="00E568D0">
          <w:rPr>
            <w:spacing w:val="36"/>
            <w:sz w:val="24"/>
            <w:szCs w:val="24"/>
          </w:rPr>
          <w:delText xml:space="preserve"> </w:delText>
        </w:r>
        <w:r w:rsidRPr="007775AF" w:rsidDel="00E568D0">
          <w:rPr>
            <w:sz w:val="24"/>
            <w:szCs w:val="24"/>
          </w:rPr>
          <w:delText>assez</w:delText>
        </w:r>
        <w:r w:rsidRPr="007775AF" w:rsidDel="00E568D0">
          <w:rPr>
            <w:spacing w:val="36"/>
            <w:sz w:val="24"/>
            <w:szCs w:val="24"/>
          </w:rPr>
          <w:delText xml:space="preserve"> </w:delText>
        </w:r>
        <w:r w:rsidR="0071627E" w:rsidRPr="007775AF" w:rsidDel="00E568D0">
          <w:rPr>
            <w:sz w:val="24"/>
            <w:szCs w:val="24"/>
          </w:rPr>
          <w:delText>importante :</w:delText>
        </w:r>
        <w:r w:rsidRPr="007775AF" w:rsidDel="00E568D0">
          <w:rPr>
            <w:spacing w:val="36"/>
            <w:sz w:val="24"/>
            <w:szCs w:val="24"/>
          </w:rPr>
          <w:delText xml:space="preserve"> </w:delText>
        </w:r>
        <w:r w:rsidRPr="007775AF" w:rsidDel="00E568D0">
          <w:rPr>
            <w:sz w:val="24"/>
            <w:szCs w:val="24"/>
          </w:rPr>
          <w:delText>les</w:delText>
        </w:r>
        <w:r w:rsidRPr="007775AF" w:rsidDel="00E568D0">
          <w:rPr>
            <w:spacing w:val="36"/>
            <w:sz w:val="24"/>
            <w:szCs w:val="24"/>
          </w:rPr>
          <w:delText xml:space="preserve"> </w:delText>
        </w:r>
        <w:r w:rsidRPr="007775AF" w:rsidDel="00E568D0">
          <w:rPr>
            <w:sz w:val="24"/>
            <w:szCs w:val="24"/>
          </w:rPr>
          <w:delText xml:space="preserve">retraités ont en moyenne 10,7% de chance en plus de voter en faveur par rapport à la catégorie de référence. Cette association n’est pas significative pour le premier modèle, mais la corrélation positive avec l’âge suggère que les personnes plus âgées ont aussi plus de chance de s’opposer à l’augmentation de la franchise minimale. La probabilité moyenne prédite de voter oui est associée négativement au niveau de revenu et au fait se positionner à droite idéologiquement. Les personnes ayant déclaré avoir voté oui ont aussi tendance à avoir des positions de gauche sur les enjeux économiques et culturels considérés dans le modèle (augmentation de l’âge du départ à la </w:delText>
        </w:r>
        <w:r w:rsidR="007D1543" w:rsidRPr="007775AF" w:rsidDel="00E568D0">
          <w:rPr>
            <w:sz w:val="24"/>
            <w:szCs w:val="24"/>
          </w:rPr>
          <w:delText>retraite</w:delText>
        </w:r>
        <w:r w:rsidRPr="007775AF" w:rsidDel="00E568D0">
          <w:rPr>
            <w:sz w:val="24"/>
            <w:szCs w:val="24"/>
          </w:rPr>
          <w:delText>, augmentation du salaire minimum…). Elles ont aussi plus de chance de voter</w:delText>
        </w:r>
        <w:r w:rsidRPr="007775AF" w:rsidDel="00E568D0">
          <w:rPr>
            <w:spacing w:val="-5"/>
            <w:sz w:val="24"/>
            <w:szCs w:val="24"/>
          </w:rPr>
          <w:delText xml:space="preserve"> </w:delText>
        </w:r>
        <w:r w:rsidRPr="007775AF" w:rsidDel="00E568D0">
          <w:rPr>
            <w:sz w:val="24"/>
            <w:szCs w:val="24"/>
          </w:rPr>
          <w:delText>pour</w:delText>
        </w:r>
        <w:r w:rsidRPr="007775AF" w:rsidDel="00E568D0">
          <w:rPr>
            <w:spacing w:val="-5"/>
            <w:sz w:val="24"/>
            <w:szCs w:val="24"/>
          </w:rPr>
          <w:delText xml:space="preserve"> </w:delText>
        </w:r>
        <w:r w:rsidRPr="007775AF" w:rsidDel="00E568D0">
          <w:rPr>
            <w:sz w:val="24"/>
            <w:szCs w:val="24"/>
          </w:rPr>
          <w:delText>les</w:delText>
        </w:r>
        <w:r w:rsidRPr="007775AF" w:rsidDel="00E568D0">
          <w:rPr>
            <w:spacing w:val="-5"/>
            <w:sz w:val="24"/>
            <w:szCs w:val="24"/>
          </w:rPr>
          <w:delText xml:space="preserve"> </w:delText>
        </w:r>
        <w:r w:rsidRPr="007775AF" w:rsidDel="00E568D0">
          <w:rPr>
            <w:sz w:val="24"/>
            <w:szCs w:val="24"/>
          </w:rPr>
          <w:delText>partis</w:delText>
        </w:r>
        <w:r w:rsidRPr="007775AF" w:rsidDel="00E568D0">
          <w:rPr>
            <w:spacing w:val="-5"/>
            <w:sz w:val="24"/>
            <w:szCs w:val="24"/>
          </w:rPr>
          <w:delText xml:space="preserve"> </w:delText>
        </w:r>
        <w:r w:rsidRPr="007775AF" w:rsidDel="00E568D0">
          <w:rPr>
            <w:sz w:val="24"/>
            <w:szCs w:val="24"/>
          </w:rPr>
          <w:delText>de</w:delText>
        </w:r>
        <w:r w:rsidRPr="007775AF" w:rsidDel="00E568D0">
          <w:rPr>
            <w:spacing w:val="-5"/>
            <w:sz w:val="24"/>
            <w:szCs w:val="24"/>
          </w:rPr>
          <w:delText xml:space="preserve"> </w:delText>
        </w:r>
        <w:r w:rsidRPr="007775AF" w:rsidDel="00E568D0">
          <w:rPr>
            <w:sz w:val="24"/>
            <w:szCs w:val="24"/>
          </w:rPr>
          <w:delText>gauche</w:delText>
        </w:r>
        <w:r w:rsidRPr="007775AF" w:rsidDel="00E568D0">
          <w:rPr>
            <w:spacing w:val="-5"/>
            <w:sz w:val="24"/>
            <w:szCs w:val="24"/>
          </w:rPr>
          <w:delText xml:space="preserve"> </w:delText>
        </w:r>
        <w:r w:rsidRPr="007775AF" w:rsidDel="00E568D0">
          <w:rPr>
            <w:sz w:val="24"/>
            <w:szCs w:val="24"/>
          </w:rPr>
          <w:delText>(Parti</w:delText>
        </w:r>
        <w:r w:rsidRPr="007775AF" w:rsidDel="00E568D0">
          <w:rPr>
            <w:spacing w:val="-5"/>
            <w:sz w:val="24"/>
            <w:szCs w:val="24"/>
          </w:rPr>
          <w:delText xml:space="preserve"> </w:delText>
        </w:r>
        <w:r w:rsidRPr="007775AF" w:rsidDel="00E568D0">
          <w:rPr>
            <w:sz w:val="24"/>
            <w:szCs w:val="24"/>
          </w:rPr>
          <w:delText>Socialiste</w:delText>
        </w:r>
        <w:r w:rsidRPr="007775AF" w:rsidDel="00E568D0">
          <w:rPr>
            <w:spacing w:val="-5"/>
            <w:sz w:val="24"/>
            <w:szCs w:val="24"/>
          </w:rPr>
          <w:delText xml:space="preserve"> </w:delText>
        </w:r>
        <w:r w:rsidRPr="007775AF" w:rsidDel="00E568D0">
          <w:rPr>
            <w:sz w:val="24"/>
            <w:szCs w:val="24"/>
          </w:rPr>
          <w:delText>et</w:delText>
        </w:r>
        <w:r w:rsidRPr="007775AF" w:rsidDel="00E568D0">
          <w:rPr>
            <w:spacing w:val="-5"/>
            <w:sz w:val="24"/>
            <w:szCs w:val="24"/>
          </w:rPr>
          <w:delText xml:space="preserve"> </w:delText>
        </w:r>
        <w:r w:rsidRPr="007775AF" w:rsidDel="00E568D0">
          <w:rPr>
            <w:sz w:val="24"/>
            <w:szCs w:val="24"/>
          </w:rPr>
          <w:delText>les</w:delText>
        </w:r>
        <w:r w:rsidRPr="007775AF" w:rsidDel="00E568D0">
          <w:rPr>
            <w:spacing w:val="-5"/>
            <w:sz w:val="24"/>
            <w:szCs w:val="24"/>
          </w:rPr>
          <w:delText xml:space="preserve"> </w:delText>
        </w:r>
        <w:r w:rsidRPr="007775AF" w:rsidDel="00E568D0">
          <w:rPr>
            <w:sz w:val="24"/>
            <w:szCs w:val="24"/>
          </w:rPr>
          <w:delText>Verts).</w:delText>
        </w:r>
        <w:r w:rsidRPr="007775AF" w:rsidDel="00E568D0">
          <w:rPr>
            <w:spacing w:val="-5"/>
            <w:sz w:val="24"/>
            <w:szCs w:val="24"/>
          </w:rPr>
          <w:delText xml:space="preserve"> </w:delText>
        </w:r>
        <w:r w:rsidRPr="007775AF" w:rsidDel="00E568D0">
          <w:rPr>
            <w:sz w:val="24"/>
            <w:szCs w:val="24"/>
          </w:rPr>
          <w:delText>Il</w:delText>
        </w:r>
        <w:r w:rsidRPr="007775AF" w:rsidDel="00E568D0">
          <w:rPr>
            <w:spacing w:val="-5"/>
            <w:sz w:val="24"/>
            <w:szCs w:val="24"/>
          </w:rPr>
          <w:delText xml:space="preserve"> </w:delText>
        </w:r>
        <w:r w:rsidRPr="007775AF" w:rsidDel="00E568D0">
          <w:rPr>
            <w:sz w:val="24"/>
            <w:szCs w:val="24"/>
          </w:rPr>
          <w:delText>est</w:delText>
        </w:r>
        <w:r w:rsidRPr="007775AF" w:rsidDel="00E568D0">
          <w:rPr>
            <w:spacing w:val="-5"/>
            <w:sz w:val="24"/>
            <w:szCs w:val="24"/>
          </w:rPr>
          <w:delText xml:space="preserve"> </w:delText>
        </w:r>
        <w:r w:rsidRPr="007775AF" w:rsidDel="00E568D0">
          <w:rPr>
            <w:sz w:val="24"/>
            <w:szCs w:val="24"/>
          </w:rPr>
          <w:delText>intéressant</w:delText>
        </w:r>
        <w:r w:rsidRPr="007775AF" w:rsidDel="00E568D0">
          <w:rPr>
            <w:spacing w:val="-5"/>
            <w:sz w:val="24"/>
            <w:szCs w:val="24"/>
          </w:rPr>
          <w:delText xml:space="preserve"> </w:delText>
        </w:r>
        <w:r w:rsidRPr="007775AF" w:rsidDel="00E568D0">
          <w:rPr>
            <w:sz w:val="24"/>
            <w:szCs w:val="24"/>
          </w:rPr>
          <w:delText>de</w:delText>
        </w:r>
        <w:r w:rsidRPr="007775AF" w:rsidDel="00E568D0">
          <w:rPr>
            <w:spacing w:val="-5"/>
            <w:sz w:val="24"/>
            <w:szCs w:val="24"/>
          </w:rPr>
          <w:delText xml:space="preserve"> </w:delText>
        </w:r>
        <w:r w:rsidRPr="007775AF" w:rsidDel="00E568D0">
          <w:rPr>
            <w:sz w:val="24"/>
            <w:szCs w:val="24"/>
          </w:rPr>
          <w:delText>noter</w:delText>
        </w:r>
        <w:r w:rsidRPr="007775AF" w:rsidDel="00E568D0">
          <w:rPr>
            <w:spacing w:val="-5"/>
            <w:sz w:val="24"/>
            <w:szCs w:val="24"/>
          </w:rPr>
          <w:delText xml:space="preserve"> </w:delText>
        </w:r>
        <w:r w:rsidRPr="007775AF" w:rsidDel="00E568D0">
          <w:rPr>
            <w:sz w:val="24"/>
            <w:szCs w:val="24"/>
          </w:rPr>
          <w:delText>qu’il</w:delText>
        </w:r>
        <w:r w:rsidRPr="007775AF" w:rsidDel="00E568D0">
          <w:rPr>
            <w:spacing w:val="-5"/>
            <w:sz w:val="24"/>
            <w:szCs w:val="24"/>
          </w:rPr>
          <w:delText xml:space="preserve"> </w:delText>
        </w:r>
        <w:r w:rsidRPr="007775AF" w:rsidDel="00E568D0">
          <w:rPr>
            <w:sz w:val="24"/>
            <w:szCs w:val="24"/>
          </w:rPr>
          <w:delText>n’y a</w:delText>
        </w:r>
        <w:r w:rsidRPr="007775AF" w:rsidDel="00E568D0">
          <w:rPr>
            <w:spacing w:val="14"/>
            <w:sz w:val="24"/>
            <w:szCs w:val="24"/>
          </w:rPr>
          <w:delText xml:space="preserve"> </w:delText>
        </w:r>
        <w:r w:rsidRPr="007775AF" w:rsidDel="00E568D0">
          <w:rPr>
            <w:sz w:val="24"/>
            <w:szCs w:val="24"/>
          </w:rPr>
          <w:delText>pas</w:delText>
        </w:r>
        <w:r w:rsidRPr="007775AF" w:rsidDel="00E568D0">
          <w:rPr>
            <w:spacing w:val="14"/>
            <w:sz w:val="24"/>
            <w:szCs w:val="24"/>
          </w:rPr>
          <w:delText xml:space="preserve"> </w:delText>
        </w:r>
        <w:r w:rsidRPr="007775AF" w:rsidDel="00E568D0">
          <w:rPr>
            <w:sz w:val="24"/>
            <w:szCs w:val="24"/>
          </w:rPr>
          <w:delText>d’écart</w:delText>
        </w:r>
        <w:r w:rsidRPr="007775AF" w:rsidDel="00E568D0">
          <w:rPr>
            <w:spacing w:val="14"/>
            <w:sz w:val="24"/>
            <w:szCs w:val="24"/>
          </w:rPr>
          <w:delText xml:space="preserve"> </w:delText>
        </w:r>
        <w:r w:rsidRPr="007775AF" w:rsidDel="00E568D0">
          <w:rPr>
            <w:sz w:val="24"/>
            <w:szCs w:val="24"/>
          </w:rPr>
          <w:delText>significatif</w:delText>
        </w:r>
        <w:r w:rsidRPr="007775AF" w:rsidDel="00E568D0">
          <w:rPr>
            <w:spacing w:val="14"/>
            <w:sz w:val="24"/>
            <w:szCs w:val="24"/>
          </w:rPr>
          <w:delText xml:space="preserve"> </w:delText>
        </w:r>
        <w:r w:rsidRPr="007775AF" w:rsidDel="00E568D0">
          <w:rPr>
            <w:sz w:val="24"/>
            <w:szCs w:val="24"/>
          </w:rPr>
          <w:delText>entre</w:delText>
        </w:r>
        <w:r w:rsidRPr="007775AF" w:rsidDel="00E568D0">
          <w:rPr>
            <w:spacing w:val="14"/>
            <w:sz w:val="24"/>
            <w:szCs w:val="24"/>
          </w:rPr>
          <w:delText xml:space="preserve"> </w:delText>
        </w:r>
        <w:r w:rsidRPr="007775AF" w:rsidDel="00E568D0">
          <w:rPr>
            <w:sz w:val="24"/>
            <w:szCs w:val="24"/>
          </w:rPr>
          <w:delText>les</w:delText>
        </w:r>
        <w:r w:rsidRPr="007775AF" w:rsidDel="00E568D0">
          <w:rPr>
            <w:spacing w:val="14"/>
            <w:sz w:val="24"/>
            <w:szCs w:val="24"/>
          </w:rPr>
          <w:delText xml:space="preserve"> </w:delText>
        </w:r>
        <w:r w:rsidRPr="007775AF" w:rsidDel="00E568D0">
          <w:rPr>
            <w:sz w:val="24"/>
            <w:szCs w:val="24"/>
          </w:rPr>
          <w:delText>personnes</w:delText>
        </w:r>
        <w:r w:rsidRPr="007775AF" w:rsidDel="00E568D0">
          <w:rPr>
            <w:spacing w:val="14"/>
            <w:sz w:val="24"/>
            <w:szCs w:val="24"/>
          </w:rPr>
          <w:delText xml:space="preserve"> </w:delText>
        </w:r>
        <w:r w:rsidRPr="007775AF" w:rsidDel="00E568D0">
          <w:rPr>
            <w:sz w:val="24"/>
            <w:szCs w:val="24"/>
          </w:rPr>
          <w:delText>se</w:delText>
        </w:r>
        <w:r w:rsidRPr="007775AF" w:rsidDel="00E568D0">
          <w:rPr>
            <w:spacing w:val="14"/>
            <w:sz w:val="24"/>
            <w:szCs w:val="24"/>
          </w:rPr>
          <w:delText xml:space="preserve"> </w:delText>
        </w:r>
        <w:r w:rsidRPr="007775AF" w:rsidDel="00E568D0">
          <w:rPr>
            <w:sz w:val="24"/>
            <w:szCs w:val="24"/>
          </w:rPr>
          <w:delText>déclarant</w:delText>
        </w:r>
        <w:r w:rsidRPr="007775AF" w:rsidDel="00E568D0">
          <w:rPr>
            <w:spacing w:val="14"/>
            <w:sz w:val="24"/>
            <w:szCs w:val="24"/>
          </w:rPr>
          <w:delText xml:space="preserve"> </w:delText>
        </w:r>
        <w:r w:rsidRPr="007775AF" w:rsidDel="00E568D0">
          <w:rPr>
            <w:sz w:val="24"/>
            <w:szCs w:val="24"/>
          </w:rPr>
          <w:delText>être</w:delText>
        </w:r>
        <w:r w:rsidRPr="007775AF" w:rsidDel="00E568D0">
          <w:rPr>
            <w:spacing w:val="14"/>
            <w:sz w:val="24"/>
            <w:szCs w:val="24"/>
          </w:rPr>
          <w:delText xml:space="preserve"> </w:delText>
        </w:r>
        <w:r w:rsidRPr="007775AF" w:rsidDel="00E568D0">
          <w:rPr>
            <w:sz w:val="24"/>
            <w:szCs w:val="24"/>
          </w:rPr>
          <w:delText>prêtes</w:delText>
        </w:r>
        <w:r w:rsidRPr="007775AF" w:rsidDel="00E568D0">
          <w:rPr>
            <w:spacing w:val="14"/>
            <w:sz w:val="24"/>
            <w:szCs w:val="24"/>
          </w:rPr>
          <w:delText xml:space="preserve"> </w:delText>
        </w:r>
        <w:r w:rsidRPr="007775AF" w:rsidDel="00E568D0">
          <w:rPr>
            <w:sz w:val="24"/>
            <w:szCs w:val="24"/>
          </w:rPr>
          <w:delText>à</w:delText>
        </w:r>
        <w:r w:rsidRPr="007775AF" w:rsidDel="00E568D0">
          <w:rPr>
            <w:spacing w:val="14"/>
            <w:sz w:val="24"/>
            <w:szCs w:val="24"/>
          </w:rPr>
          <w:delText xml:space="preserve"> </w:delText>
        </w:r>
        <w:r w:rsidRPr="007775AF" w:rsidDel="00E568D0">
          <w:rPr>
            <w:sz w:val="24"/>
            <w:szCs w:val="24"/>
          </w:rPr>
          <w:delText>voter</w:delText>
        </w:r>
        <w:r w:rsidRPr="007775AF" w:rsidDel="00E568D0">
          <w:rPr>
            <w:spacing w:val="14"/>
            <w:sz w:val="24"/>
            <w:szCs w:val="24"/>
          </w:rPr>
          <w:delText xml:space="preserve"> </w:delText>
        </w:r>
        <w:r w:rsidRPr="007775AF" w:rsidDel="00E568D0">
          <w:rPr>
            <w:sz w:val="24"/>
            <w:szCs w:val="24"/>
          </w:rPr>
          <w:delText>UDC</w:delText>
        </w:r>
        <w:r w:rsidRPr="007775AF" w:rsidDel="00E568D0">
          <w:rPr>
            <w:spacing w:val="14"/>
            <w:sz w:val="24"/>
            <w:szCs w:val="24"/>
          </w:rPr>
          <w:delText xml:space="preserve"> </w:delText>
        </w:r>
        <w:r w:rsidRPr="007775AF" w:rsidDel="00E568D0">
          <w:rPr>
            <w:sz w:val="24"/>
            <w:szCs w:val="24"/>
          </w:rPr>
          <w:delText>par</w:delText>
        </w:r>
        <w:r w:rsidRPr="007775AF" w:rsidDel="00E568D0">
          <w:rPr>
            <w:spacing w:val="14"/>
            <w:sz w:val="24"/>
            <w:szCs w:val="24"/>
          </w:rPr>
          <w:delText xml:space="preserve"> </w:delText>
        </w:r>
        <w:r w:rsidRPr="007775AF" w:rsidDel="00E568D0">
          <w:rPr>
            <w:sz w:val="24"/>
            <w:szCs w:val="24"/>
          </w:rPr>
          <w:delText>rapport</w:delText>
        </w:r>
        <w:r w:rsidR="007D1543" w:rsidRPr="007775AF" w:rsidDel="00E568D0">
          <w:rPr>
            <w:sz w:val="24"/>
            <w:szCs w:val="24"/>
          </w:rPr>
          <w:delText xml:space="preserve"> </w:delText>
        </w:r>
        <w:r w:rsidRPr="007775AF" w:rsidDel="00E568D0">
          <w:rPr>
            <w:sz w:val="24"/>
            <w:szCs w:val="24"/>
          </w:rPr>
          <w:delText>à</w:delText>
        </w:r>
        <w:r w:rsidRPr="007775AF" w:rsidDel="00E568D0">
          <w:rPr>
            <w:spacing w:val="20"/>
            <w:sz w:val="24"/>
            <w:szCs w:val="24"/>
          </w:rPr>
          <w:delText xml:space="preserve"> </w:delText>
        </w:r>
        <w:r w:rsidRPr="007775AF" w:rsidDel="00E568D0">
          <w:rPr>
            <w:sz w:val="24"/>
            <w:szCs w:val="24"/>
          </w:rPr>
          <w:delText>celles</w:delText>
        </w:r>
        <w:r w:rsidRPr="007775AF" w:rsidDel="00E568D0">
          <w:rPr>
            <w:spacing w:val="20"/>
            <w:sz w:val="24"/>
            <w:szCs w:val="24"/>
          </w:rPr>
          <w:delText xml:space="preserve"> </w:delText>
        </w:r>
        <w:r w:rsidRPr="007775AF" w:rsidDel="00E568D0">
          <w:rPr>
            <w:sz w:val="24"/>
            <w:szCs w:val="24"/>
          </w:rPr>
          <w:delText>votant</w:delText>
        </w:r>
        <w:r w:rsidRPr="007775AF" w:rsidDel="00E568D0">
          <w:rPr>
            <w:spacing w:val="20"/>
            <w:sz w:val="24"/>
            <w:szCs w:val="24"/>
          </w:rPr>
          <w:delText xml:space="preserve"> </w:delText>
        </w:r>
        <w:r w:rsidRPr="007775AF" w:rsidDel="00E568D0">
          <w:rPr>
            <w:sz w:val="24"/>
            <w:szCs w:val="24"/>
          </w:rPr>
          <w:delText>PLR,</w:delText>
        </w:r>
        <w:r w:rsidRPr="007775AF" w:rsidDel="00E568D0">
          <w:rPr>
            <w:spacing w:val="20"/>
            <w:sz w:val="24"/>
            <w:szCs w:val="24"/>
          </w:rPr>
          <w:delText xml:space="preserve"> </w:delText>
        </w:r>
        <w:r w:rsidRPr="007775AF" w:rsidDel="00E568D0">
          <w:rPr>
            <w:sz w:val="24"/>
            <w:szCs w:val="24"/>
          </w:rPr>
          <w:delText>ce</w:delText>
        </w:r>
        <w:r w:rsidRPr="007775AF" w:rsidDel="00E568D0">
          <w:rPr>
            <w:spacing w:val="20"/>
            <w:sz w:val="24"/>
            <w:szCs w:val="24"/>
          </w:rPr>
          <w:delText xml:space="preserve"> </w:delText>
        </w:r>
        <w:r w:rsidRPr="007775AF" w:rsidDel="00E568D0">
          <w:rPr>
            <w:sz w:val="24"/>
            <w:szCs w:val="24"/>
          </w:rPr>
          <w:delText>qui</w:delText>
        </w:r>
        <w:r w:rsidRPr="007775AF" w:rsidDel="00E568D0">
          <w:rPr>
            <w:spacing w:val="20"/>
            <w:sz w:val="24"/>
            <w:szCs w:val="24"/>
          </w:rPr>
          <w:delText xml:space="preserve"> </w:delText>
        </w:r>
        <w:r w:rsidRPr="007775AF" w:rsidDel="00E568D0">
          <w:rPr>
            <w:sz w:val="24"/>
            <w:szCs w:val="24"/>
          </w:rPr>
          <w:delText>suggère</w:delText>
        </w:r>
        <w:r w:rsidRPr="007775AF" w:rsidDel="00E568D0">
          <w:rPr>
            <w:spacing w:val="20"/>
            <w:sz w:val="24"/>
            <w:szCs w:val="24"/>
          </w:rPr>
          <w:delText xml:space="preserve"> </w:delText>
        </w:r>
        <w:r w:rsidRPr="007775AF" w:rsidDel="00E568D0">
          <w:rPr>
            <w:sz w:val="24"/>
            <w:szCs w:val="24"/>
          </w:rPr>
          <w:delText>que</w:delText>
        </w:r>
        <w:r w:rsidRPr="007775AF" w:rsidDel="00E568D0">
          <w:rPr>
            <w:spacing w:val="20"/>
            <w:sz w:val="24"/>
            <w:szCs w:val="24"/>
          </w:rPr>
          <w:delText xml:space="preserve"> </w:delText>
        </w:r>
        <w:r w:rsidRPr="007775AF" w:rsidDel="00E568D0">
          <w:rPr>
            <w:sz w:val="24"/>
            <w:szCs w:val="24"/>
          </w:rPr>
          <w:delText>les</w:delText>
        </w:r>
        <w:r w:rsidRPr="007775AF" w:rsidDel="00E568D0">
          <w:rPr>
            <w:spacing w:val="20"/>
            <w:sz w:val="24"/>
            <w:szCs w:val="24"/>
          </w:rPr>
          <w:delText xml:space="preserve"> </w:delText>
        </w:r>
        <w:r w:rsidRPr="007775AF" w:rsidDel="00E568D0">
          <w:rPr>
            <w:sz w:val="24"/>
            <w:szCs w:val="24"/>
          </w:rPr>
          <w:delText>votants</w:delText>
        </w:r>
        <w:r w:rsidRPr="007775AF" w:rsidDel="00E568D0">
          <w:rPr>
            <w:spacing w:val="20"/>
            <w:sz w:val="24"/>
            <w:szCs w:val="24"/>
          </w:rPr>
          <w:delText xml:space="preserve"> </w:delText>
        </w:r>
        <w:r w:rsidRPr="007775AF" w:rsidDel="00E568D0">
          <w:rPr>
            <w:sz w:val="24"/>
            <w:szCs w:val="24"/>
          </w:rPr>
          <w:delText>UDC</w:delText>
        </w:r>
        <w:r w:rsidRPr="007775AF" w:rsidDel="00E568D0">
          <w:rPr>
            <w:spacing w:val="20"/>
            <w:sz w:val="24"/>
            <w:szCs w:val="24"/>
          </w:rPr>
          <w:delText xml:space="preserve"> </w:delText>
        </w:r>
        <w:r w:rsidRPr="007775AF" w:rsidDel="00E568D0">
          <w:rPr>
            <w:sz w:val="24"/>
            <w:szCs w:val="24"/>
          </w:rPr>
          <w:delText>ne</w:delText>
        </w:r>
        <w:r w:rsidRPr="007775AF" w:rsidDel="00E568D0">
          <w:rPr>
            <w:spacing w:val="20"/>
            <w:sz w:val="24"/>
            <w:szCs w:val="24"/>
          </w:rPr>
          <w:delText xml:space="preserve"> </w:delText>
        </w:r>
        <w:r w:rsidRPr="007775AF" w:rsidDel="00E568D0">
          <w:rPr>
            <w:sz w:val="24"/>
            <w:szCs w:val="24"/>
          </w:rPr>
          <w:delText>sont</w:delText>
        </w:r>
        <w:r w:rsidRPr="007775AF" w:rsidDel="00E568D0">
          <w:rPr>
            <w:spacing w:val="20"/>
            <w:sz w:val="24"/>
            <w:szCs w:val="24"/>
          </w:rPr>
          <w:delText xml:space="preserve"> </w:delText>
        </w:r>
        <w:r w:rsidRPr="007775AF" w:rsidDel="00E568D0">
          <w:rPr>
            <w:sz w:val="24"/>
            <w:szCs w:val="24"/>
          </w:rPr>
          <w:delText>pas,</w:delText>
        </w:r>
        <w:r w:rsidRPr="007775AF" w:rsidDel="00E568D0">
          <w:rPr>
            <w:spacing w:val="20"/>
            <w:sz w:val="24"/>
            <w:szCs w:val="24"/>
          </w:rPr>
          <w:delText xml:space="preserve"> </w:delText>
        </w:r>
        <w:r w:rsidRPr="007775AF" w:rsidDel="00E568D0">
          <w:rPr>
            <w:sz w:val="24"/>
            <w:szCs w:val="24"/>
          </w:rPr>
          <w:delText>toute</w:delText>
        </w:r>
        <w:r w:rsidRPr="007775AF" w:rsidDel="00E568D0">
          <w:rPr>
            <w:spacing w:val="20"/>
            <w:sz w:val="24"/>
            <w:szCs w:val="24"/>
          </w:rPr>
          <w:delText xml:space="preserve"> </w:delText>
        </w:r>
        <w:r w:rsidRPr="007775AF" w:rsidDel="00E568D0">
          <w:rPr>
            <w:sz w:val="24"/>
            <w:szCs w:val="24"/>
          </w:rPr>
          <w:delText>chose</w:delText>
        </w:r>
        <w:r w:rsidRPr="007775AF" w:rsidDel="00E568D0">
          <w:rPr>
            <w:spacing w:val="20"/>
            <w:sz w:val="24"/>
            <w:szCs w:val="24"/>
          </w:rPr>
          <w:delText xml:space="preserve"> </w:delText>
        </w:r>
        <w:r w:rsidRPr="007775AF" w:rsidDel="00E568D0">
          <w:rPr>
            <w:sz w:val="24"/>
            <w:szCs w:val="24"/>
          </w:rPr>
          <w:delText>égale</w:delText>
        </w:r>
        <w:r w:rsidRPr="007775AF" w:rsidDel="00E568D0">
          <w:rPr>
            <w:spacing w:val="20"/>
            <w:sz w:val="24"/>
            <w:szCs w:val="24"/>
          </w:rPr>
          <w:delText xml:space="preserve"> </w:delText>
        </w:r>
        <w:r w:rsidRPr="007775AF" w:rsidDel="00E568D0">
          <w:rPr>
            <w:sz w:val="24"/>
            <w:szCs w:val="24"/>
          </w:rPr>
          <w:delText>par ailleurs, significativement pour l’initiative d’allègement des primes.</w:delText>
        </w:r>
      </w:del>
    </w:p>
    <w:p w14:paraId="31E5A2A2" w14:textId="5DA9877B" w:rsidR="008725D2" w:rsidRPr="00E32EF4" w:rsidDel="00E568D0" w:rsidRDefault="00000000">
      <w:pPr>
        <w:jc w:val="both"/>
        <w:rPr>
          <w:del w:id="1286" w:author="Auteur"/>
          <w:sz w:val="24"/>
          <w:szCs w:val="24"/>
          <w:rPrChange w:id="1287" w:author="Auteur">
            <w:rPr>
              <w:del w:id="1288" w:author="Auteur"/>
              <w:sz w:val="22"/>
              <w:szCs w:val="22"/>
            </w:rPr>
          </w:rPrChange>
        </w:rPr>
        <w:pPrChange w:id="1289" w:author="Auteur">
          <w:pPr>
            <w:pStyle w:val="Corpsdetexte"/>
            <w:spacing w:before="193" w:line="283" w:lineRule="auto"/>
            <w:ind w:right="95"/>
          </w:pPr>
        </w:pPrChange>
      </w:pPr>
      <w:del w:id="1290" w:author="Auteur">
        <w:r w:rsidRPr="007775AF" w:rsidDel="00E568D0">
          <w:rPr>
            <w:sz w:val="24"/>
            <w:szCs w:val="24"/>
          </w:rPr>
          <w:delText xml:space="preserve">Comme pour le premier modèle, le facteur le plus important pour expliquer la variable dépendante est la langue. L’écart positif entre francophones et germanophone est environ le même que le </w:delText>
        </w:r>
        <w:r w:rsidRPr="007775AF" w:rsidDel="00E568D0">
          <w:rPr>
            <w:sz w:val="24"/>
            <w:szCs w:val="24"/>
          </w:rPr>
          <w:lastRenderedPageBreak/>
          <w:delText>premier modèle (9,7%). Alors qu’il n’y avait pas de différence significative entre italophones</w:delText>
        </w:r>
        <w:r w:rsidRPr="007775AF" w:rsidDel="00E568D0">
          <w:rPr>
            <w:spacing w:val="38"/>
            <w:sz w:val="24"/>
            <w:szCs w:val="24"/>
          </w:rPr>
          <w:delText xml:space="preserve"> </w:delText>
        </w:r>
        <w:r w:rsidRPr="007775AF" w:rsidDel="00E568D0">
          <w:rPr>
            <w:sz w:val="24"/>
            <w:szCs w:val="24"/>
          </w:rPr>
          <w:delText>et</w:delText>
        </w:r>
        <w:r w:rsidRPr="007775AF" w:rsidDel="00E568D0">
          <w:rPr>
            <w:spacing w:val="38"/>
            <w:sz w:val="24"/>
            <w:szCs w:val="24"/>
          </w:rPr>
          <w:delText xml:space="preserve"> </w:delText>
        </w:r>
        <w:r w:rsidRPr="007775AF" w:rsidDel="00E568D0">
          <w:rPr>
            <w:sz w:val="24"/>
            <w:szCs w:val="24"/>
          </w:rPr>
          <w:delText>germanophones</w:delText>
        </w:r>
        <w:r w:rsidRPr="007775AF" w:rsidDel="00E568D0">
          <w:rPr>
            <w:spacing w:val="38"/>
            <w:sz w:val="24"/>
            <w:szCs w:val="24"/>
          </w:rPr>
          <w:delText xml:space="preserve"> </w:delText>
        </w:r>
        <w:r w:rsidRPr="007775AF" w:rsidDel="00E568D0">
          <w:rPr>
            <w:sz w:val="24"/>
            <w:szCs w:val="24"/>
          </w:rPr>
          <w:delText>sur</w:delText>
        </w:r>
        <w:r w:rsidRPr="007775AF" w:rsidDel="00E568D0">
          <w:rPr>
            <w:spacing w:val="38"/>
            <w:sz w:val="24"/>
            <w:szCs w:val="24"/>
          </w:rPr>
          <w:delText xml:space="preserve"> </w:delText>
        </w:r>
        <w:r w:rsidRPr="007775AF" w:rsidDel="00E568D0">
          <w:rPr>
            <w:sz w:val="24"/>
            <w:szCs w:val="24"/>
          </w:rPr>
          <w:delText>la</w:delText>
        </w:r>
        <w:r w:rsidRPr="007775AF" w:rsidDel="00E568D0">
          <w:rPr>
            <w:spacing w:val="38"/>
            <w:sz w:val="24"/>
            <w:szCs w:val="24"/>
          </w:rPr>
          <w:delText xml:space="preserve"> </w:delText>
        </w:r>
        <w:r w:rsidRPr="007775AF" w:rsidDel="00E568D0">
          <w:rPr>
            <w:sz w:val="24"/>
            <w:szCs w:val="24"/>
          </w:rPr>
          <w:delText>question</w:delText>
        </w:r>
        <w:r w:rsidRPr="007775AF" w:rsidDel="00E568D0">
          <w:rPr>
            <w:spacing w:val="38"/>
            <w:sz w:val="24"/>
            <w:szCs w:val="24"/>
          </w:rPr>
          <w:delText xml:space="preserve"> </w:delText>
        </w:r>
        <w:r w:rsidRPr="007775AF" w:rsidDel="00E568D0">
          <w:rPr>
            <w:sz w:val="24"/>
            <w:szCs w:val="24"/>
          </w:rPr>
          <w:delText>de</w:delText>
        </w:r>
        <w:r w:rsidRPr="007775AF" w:rsidDel="00E568D0">
          <w:rPr>
            <w:spacing w:val="38"/>
            <w:sz w:val="24"/>
            <w:szCs w:val="24"/>
          </w:rPr>
          <w:delText xml:space="preserve"> </w:delText>
        </w:r>
        <w:r w:rsidRPr="007775AF" w:rsidDel="00E568D0">
          <w:rPr>
            <w:sz w:val="24"/>
            <w:szCs w:val="24"/>
          </w:rPr>
          <w:delText>l’augmentation</w:delText>
        </w:r>
        <w:r w:rsidRPr="007775AF" w:rsidDel="00E568D0">
          <w:rPr>
            <w:spacing w:val="38"/>
            <w:sz w:val="24"/>
            <w:szCs w:val="24"/>
          </w:rPr>
          <w:delText xml:space="preserve"> </w:delText>
        </w:r>
        <w:r w:rsidRPr="007775AF" w:rsidDel="00E568D0">
          <w:rPr>
            <w:sz w:val="24"/>
            <w:szCs w:val="24"/>
          </w:rPr>
          <w:delText>de</w:delText>
        </w:r>
        <w:r w:rsidRPr="007775AF" w:rsidDel="00E568D0">
          <w:rPr>
            <w:spacing w:val="38"/>
            <w:sz w:val="24"/>
            <w:szCs w:val="24"/>
          </w:rPr>
          <w:delText xml:space="preserve"> </w:delText>
        </w:r>
        <w:r w:rsidRPr="007775AF" w:rsidDel="00E568D0">
          <w:rPr>
            <w:sz w:val="24"/>
            <w:szCs w:val="24"/>
          </w:rPr>
          <w:delText>la</w:delText>
        </w:r>
        <w:r w:rsidRPr="007775AF" w:rsidDel="00E568D0">
          <w:rPr>
            <w:spacing w:val="38"/>
            <w:sz w:val="24"/>
            <w:szCs w:val="24"/>
          </w:rPr>
          <w:delText xml:space="preserve"> </w:delText>
        </w:r>
        <w:r w:rsidRPr="007775AF" w:rsidDel="00E568D0">
          <w:rPr>
            <w:sz w:val="24"/>
            <w:szCs w:val="24"/>
          </w:rPr>
          <w:delText>franchise</w:delText>
        </w:r>
        <w:r w:rsidRPr="007775AF" w:rsidDel="00E568D0">
          <w:rPr>
            <w:spacing w:val="38"/>
            <w:sz w:val="24"/>
            <w:szCs w:val="24"/>
          </w:rPr>
          <w:delText xml:space="preserve"> </w:delText>
        </w:r>
        <w:r w:rsidRPr="007775AF" w:rsidDel="00E568D0">
          <w:rPr>
            <w:sz w:val="24"/>
            <w:szCs w:val="24"/>
          </w:rPr>
          <w:delText>minimale, la différence sur la question des primes est ici encore plus importante que celle entre franco- phones</w:delText>
        </w:r>
        <w:r w:rsidRPr="007775AF" w:rsidDel="00E568D0">
          <w:rPr>
            <w:spacing w:val="-1"/>
            <w:sz w:val="24"/>
            <w:szCs w:val="24"/>
          </w:rPr>
          <w:delText xml:space="preserve"> </w:delText>
        </w:r>
        <w:r w:rsidRPr="007775AF" w:rsidDel="00E568D0">
          <w:rPr>
            <w:sz w:val="24"/>
            <w:szCs w:val="24"/>
          </w:rPr>
          <w:delText>et</w:delText>
        </w:r>
        <w:r w:rsidRPr="007775AF" w:rsidDel="00E568D0">
          <w:rPr>
            <w:spacing w:val="-1"/>
            <w:sz w:val="24"/>
            <w:szCs w:val="24"/>
          </w:rPr>
          <w:delText xml:space="preserve"> </w:delText>
        </w:r>
        <w:r w:rsidR="0071627E" w:rsidRPr="007775AF" w:rsidDel="00E568D0">
          <w:rPr>
            <w:sz w:val="24"/>
            <w:szCs w:val="24"/>
          </w:rPr>
          <w:delText>germanophones :</w:delText>
        </w:r>
        <w:r w:rsidRPr="007775AF" w:rsidDel="00E568D0">
          <w:rPr>
            <w:spacing w:val="-1"/>
            <w:sz w:val="24"/>
            <w:szCs w:val="24"/>
          </w:rPr>
          <w:delText xml:space="preserve"> </w:delText>
        </w:r>
        <w:r w:rsidRPr="007775AF" w:rsidDel="00E568D0">
          <w:rPr>
            <w:sz w:val="24"/>
            <w:szCs w:val="24"/>
          </w:rPr>
          <w:delText>le</w:delText>
        </w:r>
        <w:r w:rsidRPr="007775AF" w:rsidDel="00E568D0">
          <w:rPr>
            <w:spacing w:val="-1"/>
            <w:sz w:val="24"/>
            <w:szCs w:val="24"/>
          </w:rPr>
          <w:delText xml:space="preserve"> </w:delText>
        </w:r>
        <w:r w:rsidRPr="007775AF" w:rsidDel="00E568D0">
          <w:rPr>
            <w:sz w:val="24"/>
            <w:szCs w:val="24"/>
          </w:rPr>
          <w:delText>fait</w:delText>
        </w:r>
        <w:r w:rsidRPr="007775AF" w:rsidDel="00E568D0">
          <w:rPr>
            <w:spacing w:val="-1"/>
            <w:sz w:val="24"/>
            <w:szCs w:val="24"/>
          </w:rPr>
          <w:delText xml:space="preserve"> </w:delText>
        </w:r>
        <w:r w:rsidRPr="007775AF" w:rsidDel="00E568D0">
          <w:rPr>
            <w:sz w:val="24"/>
            <w:szCs w:val="24"/>
          </w:rPr>
          <w:delText>d’être</w:delText>
        </w:r>
        <w:r w:rsidRPr="007775AF" w:rsidDel="00E568D0">
          <w:rPr>
            <w:spacing w:val="-1"/>
            <w:sz w:val="24"/>
            <w:szCs w:val="24"/>
          </w:rPr>
          <w:delText xml:space="preserve"> </w:delText>
        </w:r>
        <w:r w:rsidRPr="007775AF" w:rsidDel="00E568D0">
          <w:rPr>
            <w:sz w:val="24"/>
            <w:szCs w:val="24"/>
          </w:rPr>
          <w:delText>italophone</w:delText>
        </w:r>
        <w:r w:rsidRPr="007775AF" w:rsidDel="00E568D0">
          <w:rPr>
            <w:spacing w:val="-1"/>
            <w:sz w:val="24"/>
            <w:szCs w:val="24"/>
          </w:rPr>
          <w:delText xml:space="preserve"> </w:delText>
        </w:r>
        <w:r w:rsidRPr="007775AF" w:rsidDel="00E568D0">
          <w:rPr>
            <w:sz w:val="24"/>
            <w:szCs w:val="24"/>
          </w:rPr>
          <w:delText>augmente</w:delText>
        </w:r>
        <w:r w:rsidRPr="007775AF" w:rsidDel="00E568D0">
          <w:rPr>
            <w:spacing w:val="-1"/>
            <w:sz w:val="24"/>
            <w:szCs w:val="24"/>
          </w:rPr>
          <w:delText xml:space="preserve"> </w:delText>
        </w:r>
        <w:r w:rsidRPr="007775AF" w:rsidDel="00E568D0">
          <w:rPr>
            <w:sz w:val="24"/>
            <w:szCs w:val="24"/>
          </w:rPr>
          <w:delText>de</w:delText>
        </w:r>
        <w:r w:rsidRPr="007775AF" w:rsidDel="00E568D0">
          <w:rPr>
            <w:spacing w:val="-1"/>
            <w:sz w:val="24"/>
            <w:szCs w:val="24"/>
          </w:rPr>
          <w:delText xml:space="preserve"> </w:delText>
        </w:r>
        <w:r w:rsidRPr="007775AF" w:rsidDel="00E568D0">
          <w:rPr>
            <w:sz w:val="24"/>
            <w:szCs w:val="24"/>
          </w:rPr>
          <w:delText>18%</w:delText>
        </w:r>
        <w:r w:rsidRPr="007775AF" w:rsidDel="00E568D0">
          <w:rPr>
            <w:spacing w:val="-1"/>
            <w:sz w:val="24"/>
            <w:szCs w:val="24"/>
          </w:rPr>
          <w:delText xml:space="preserve"> </w:delText>
        </w:r>
        <w:r w:rsidRPr="007775AF" w:rsidDel="00E568D0">
          <w:rPr>
            <w:sz w:val="24"/>
            <w:szCs w:val="24"/>
          </w:rPr>
          <w:delText>la</w:delText>
        </w:r>
        <w:r w:rsidRPr="007775AF" w:rsidDel="00E568D0">
          <w:rPr>
            <w:spacing w:val="-1"/>
            <w:sz w:val="24"/>
            <w:szCs w:val="24"/>
          </w:rPr>
          <w:delText xml:space="preserve"> </w:delText>
        </w:r>
        <w:r w:rsidR="007D1543" w:rsidRPr="007775AF" w:rsidDel="00E568D0">
          <w:rPr>
            <w:sz w:val="24"/>
            <w:szCs w:val="24"/>
          </w:rPr>
          <w:delText>probabilité</w:delText>
        </w:r>
        <w:r w:rsidRPr="007775AF" w:rsidDel="00E568D0">
          <w:rPr>
            <w:spacing w:val="-1"/>
            <w:sz w:val="24"/>
            <w:szCs w:val="24"/>
          </w:rPr>
          <w:delText xml:space="preserve"> </w:delText>
        </w:r>
        <w:r w:rsidRPr="007775AF" w:rsidDel="00E568D0">
          <w:rPr>
            <w:sz w:val="24"/>
            <w:szCs w:val="24"/>
          </w:rPr>
          <w:delText>d’avoir</w:delText>
        </w:r>
        <w:r w:rsidRPr="007775AF" w:rsidDel="00E568D0">
          <w:rPr>
            <w:spacing w:val="-1"/>
            <w:sz w:val="24"/>
            <w:szCs w:val="24"/>
          </w:rPr>
          <w:delText xml:space="preserve"> </w:delText>
        </w:r>
        <w:r w:rsidRPr="007775AF" w:rsidDel="00E568D0">
          <w:rPr>
            <w:sz w:val="24"/>
            <w:szCs w:val="24"/>
          </w:rPr>
          <w:delText>voté oui par rapport aux germanophones.</w:delText>
        </w:r>
      </w:del>
    </w:p>
    <w:p w14:paraId="519CE57C" w14:textId="13388B93" w:rsidR="008725D2" w:rsidRPr="00E32EF4" w:rsidDel="00E568D0" w:rsidRDefault="00000000">
      <w:pPr>
        <w:jc w:val="both"/>
        <w:rPr>
          <w:del w:id="1291" w:author="Auteur"/>
          <w:sz w:val="24"/>
          <w:szCs w:val="24"/>
          <w:rPrChange w:id="1292" w:author="Auteur">
            <w:rPr>
              <w:del w:id="1293" w:author="Auteur"/>
              <w:sz w:val="22"/>
              <w:szCs w:val="22"/>
            </w:rPr>
          </w:rPrChange>
        </w:rPr>
        <w:pPrChange w:id="1294" w:author="Auteur">
          <w:pPr>
            <w:pStyle w:val="Corpsdetexte"/>
            <w:spacing w:before="193" w:line="283" w:lineRule="auto"/>
            <w:ind w:right="95"/>
          </w:pPr>
        </w:pPrChange>
      </w:pPr>
      <w:del w:id="1295" w:author="Auteur">
        <w:r w:rsidRPr="007775AF" w:rsidDel="00E568D0">
          <w:rPr>
            <w:sz w:val="24"/>
            <w:szCs w:val="24"/>
          </w:rPr>
          <w:delText>À partir de ces résultats, il est possible de conclure que la probabilité de soutenir des poli- tiques économiques qui impliqueraient une remise en cause de certains principes néolibéraux de la LAMal est associée négativement au niveau de revenu, positivement à l’âge et au fait d’être retraité, italophone et francophone. Elle est aussi associée positivement à des positions de gauche sur d’autres enjeux socio-économiques, ainsi qu’aux chances de voter pour des partis de gauche. Les résultats de nos deux modèles logistiques suggèrent finalement que le clivage</w:delText>
        </w:r>
        <w:r w:rsidRPr="007775AF" w:rsidDel="00E568D0">
          <w:rPr>
            <w:spacing w:val="19"/>
            <w:sz w:val="24"/>
            <w:szCs w:val="24"/>
          </w:rPr>
          <w:delText xml:space="preserve"> </w:delText>
        </w:r>
        <w:r w:rsidRPr="007775AF" w:rsidDel="00E568D0">
          <w:rPr>
            <w:sz w:val="24"/>
            <w:szCs w:val="24"/>
          </w:rPr>
          <w:delText>le</w:delText>
        </w:r>
        <w:r w:rsidRPr="007775AF" w:rsidDel="00E568D0">
          <w:rPr>
            <w:spacing w:val="19"/>
            <w:sz w:val="24"/>
            <w:szCs w:val="24"/>
          </w:rPr>
          <w:delText xml:space="preserve"> </w:delText>
        </w:r>
        <w:r w:rsidRPr="007775AF" w:rsidDel="00E568D0">
          <w:rPr>
            <w:sz w:val="24"/>
            <w:szCs w:val="24"/>
          </w:rPr>
          <w:delText>plus</w:delText>
        </w:r>
        <w:r w:rsidRPr="007775AF" w:rsidDel="00E568D0">
          <w:rPr>
            <w:spacing w:val="19"/>
            <w:sz w:val="24"/>
            <w:szCs w:val="24"/>
          </w:rPr>
          <w:delText xml:space="preserve"> </w:delText>
        </w:r>
        <w:r w:rsidRPr="007775AF" w:rsidDel="00E568D0">
          <w:rPr>
            <w:sz w:val="24"/>
            <w:szCs w:val="24"/>
          </w:rPr>
          <w:delText>important</w:delText>
        </w:r>
        <w:r w:rsidRPr="007775AF" w:rsidDel="00E568D0">
          <w:rPr>
            <w:spacing w:val="19"/>
            <w:sz w:val="24"/>
            <w:szCs w:val="24"/>
          </w:rPr>
          <w:delText xml:space="preserve"> </w:delText>
        </w:r>
        <w:r w:rsidRPr="007775AF" w:rsidDel="00E568D0">
          <w:rPr>
            <w:sz w:val="24"/>
            <w:szCs w:val="24"/>
          </w:rPr>
          <w:delText>est</w:delText>
        </w:r>
        <w:r w:rsidRPr="007775AF" w:rsidDel="00E568D0">
          <w:rPr>
            <w:spacing w:val="19"/>
            <w:sz w:val="24"/>
            <w:szCs w:val="24"/>
          </w:rPr>
          <w:delText xml:space="preserve"> </w:delText>
        </w:r>
        <w:r w:rsidRPr="007775AF" w:rsidDel="00E568D0">
          <w:rPr>
            <w:sz w:val="24"/>
            <w:szCs w:val="24"/>
          </w:rPr>
          <w:delText>celui</w:delText>
        </w:r>
        <w:r w:rsidRPr="007775AF" w:rsidDel="00E568D0">
          <w:rPr>
            <w:spacing w:val="19"/>
            <w:sz w:val="24"/>
            <w:szCs w:val="24"/>
          </w:rPr>
          <w:delText xml:space="preserve"> </w:delText>
        </w:r>
        <w:r w:rsidRPr="007775AF" w:rsidDel="00E568D0">
          <w:rPr>
            <w:sz w:val="24"/>
            <w:szCs w:val="24"/>
          </w:rPr>
          <w:delText>de</w:delText>
        </w:r>
        <w:r w:rsidRPr="007775AF" w:rsidDel="00E568D0">
          <w:rPr>
            <w:spacing w:val="19"/>
            <w:sz w:val="24"/>
            <w:szCs w:val="24"/>
          </w:rPr>
          <w:delText xml:space="preserve"> </w:delText>
        </w:r>
        <w:r w:rsidRPr="007775AF" w:rsidDel="00E568D0">
          <w:rPr>
            <w:sz w:val="24"/>
            <w:szCs w:val="24"/>
          </w:rPr>
          <w:delText>la</w:delText>
        </w:r>
        <w:r w:rsidRPr="007775AF" w:rsidDel="00E568D0">
          <w:rPr>
            <w:spacing w:val="19"/>
            <w:sz w:val="24"/>
            <w:szCs w:val="24"/>
          </w:rPr>
          <w:delText xml:space="preserve"> </w:delText>
        </w:r>
        <w:r w:rsidR="0071627E" w:rsidRPr="007775AF" w:rsidDel="00E568D0">
          <w:rPr>
            <w:sz w:val="24"/>
            <w:szCs w:val="24"/>
          </w:rPr>
          <w:delText>langue :</w:delText>
        </w:r>
        <w:r w:rsidRPr="007775AF" w:rsidDel="00E568D0">
          <w:rPr>
            <w:spacing w:val="19"/>
            <w:sz w:val="24"/>
            <w:szCs w:val="24"/>
          </w:rPr>
          <w:delText xml:space="preserve"> </w:delText>
        </w:r>
        <w:r w:rsidRPr="007775AF" w:rsidDel="00E568D0">
          <w:rPr>
            <w:sz w:val="24"/>
            <w:szCs w:val="24"/>
          </w:rPr>
          <w:delText>les</w:delText>
        </w:r>
        <w:r w:rsidRPr="007775AF" w:rsidDel="00E568D0">
          <w:rPr>
            <w:spacing w:val="19"/>
            <w:sz w:val="24"/>
            <w:szCs w:val="24"/>
          </w:rPr>
          <w:delText xml:space="preserve"> </w:delText>
        </w:r>
        <w:r w:rsidRPr="007775AF" w:rsidDel="00E568D0">
          <w:rPr>
            <w:sz w:val="24"/>
            <w:szCs w:val="24"/>
          </w:rPr>
          <w:delText>Suisses</w:delText>
        </w:r>
        <w:r w:rsidRPr="007775AF" w:rsidDel="00E568D0">
          <w:rPr>
            <w:spacing w:val="19"/>
            <w:sz w:val="24"/>
            <w:szCs w:val="24"/>
          </w:rPr>
          <w:delText xml:space="preserve"> </w:delText>
        </w:r>
        <w:r w:rsidRPr="007775AF" w:rsidDel="00E568D0">
          <w:rPr>
            <w:sz w:val="24"/>
            <w:szCs w:val="24"/>
          </w:rPr>
          <w:delText>allemands</w:delText>
        </w:r>
        <w:r w:rsidRPr="007775AF" w:rsidDel="00E568D0">
          <w:rPr>
            <w:spacing w:val="19"/>
            <w:sz w:val="24"/>
            <w:szCs w:val="24"/>
          </w:rPr>
          <w:delText xml:space="preserve"> </w:delText>
        </w:r>
        <w:r w:rsidRPr="007775AF" w:rsidDel="00E568D0">
          <w:rPr>
            <w:sz w:val="24"/>
            <w:szCs w:val="24"/>
          </w:rPr>
          <w:delText>étant</w:delText>
        </w:r>
        <w:r w:rsidRPr="007775AF" w:rsidDel="00E568D0">
          <w:rPr>
            <w:spacing w:val="19"/>
            <w:sz w:val="24"/>
            <w:szCs w:val="24"/>
          </w:rPr>
          <w:delText xml:space="preserve"> </w:delText>
        </w:r>
        <w:r w:rsidRPr="007775AF" w:rsidDel="00E568D0">
          <w:rPr>
            <w:sz w:val="24"/>
            <w:szCs w:val="24"/>
          </w:rPr>
          <w:delText>les</w:delText>
        </w:r>
        <w:r w:rsidRPr="007775AF" w:rsidDel="00E568D0">
          <w:rPr>
            <w:spacing w:val="19"/>
            <w:sz w:val="24"/>
            <w:szCs w:val="24"/>
          </w:rPr>
          <w:delText xml:space="preserve"> </w:delText>
        </w:r>
        <w:r w:rsidRPr="007775AF" w:rsidDel="00E568D0">
          <w:rPr>
            <w:sz w:val="24"/>
            <w:szCs w:val="24"/>
          </w:rPr>
          <w:delText>plus</w:delText>
        </w:r>
        <w:r w:rsidRPr="007775AF" w:rsidDel="00E568D0">
          <w:rPr>
            <w:spacing w:val="19"/>
            <w:sz w:val="24"/>
            <w:szCs w:val="24"/>
          </w:rPr>
          <w:delText xml:space="preserve"> </w:delText>
        </w:r>
        <w:r w:rsidRPr="007775AF" w:rsidDel="00E568D0">
          <w:rPr>
            <w:sz w:val="24"/>
            <w:szCs w:val="24"/>
          </w:rPr>
          <w:delText>opposés à l’initiative sur l’allègement des primes et plus favorables à l’augmentation de la franchise minimale. Comment expliquer de telles disparités entre, les francophones et italophones d’un côté, et les germanophones de l’autre ? Une explication possible réside dans les disparités régionales du niveau des primes de l’assurance-</w:delText>
        </w:r>
        <w:r w:rsidR="0071627E" w:rsidRPr="007775AF" w:rsidDel="00E568D0">
          <w:rPr>
            <w:sz w:val="24"/>
            <w:szCs w:val="24"/>
          </w:rPr>
          <w:delText>maladie :</w:delText>
        </w:r>
        <w:r w:rsidRPr="007775AF" w:rsidDel="00E568D0">
          <w:rPr>
            <w:sz w:val="24"/>
            <w:szCs w:val="24"/>
          </w:rPr>
          <w:delText xml:space="preserve"> les primes sont typiquement moins élevées dans les cantons suisses alémaniques par rapport aux cantons romands et le Tessin.</w:delText>
        </w:r>
      </w:del>
    </w:p>
    <w:p w14:paraId="0B1CAE93" w14:textId="45405CC5" w:rsidR="00214B13" w:rsidRPr="00214B13" w:rsidRDefault="00214B13" w:rsidP="00214B13">
      <w:pPr>
        <w:jc w:val="both"/>
        <w:rPr>
          <w:del w:id="1296" w:author="Auteur"/>
          <w:sz w:val="24"/>
          <w:szCs w:val="24"/>
          <w:rPrChange w:id="1297" w:author="Auteur">
            <w:rPr>
              <w:del w:id="1298" w:author="Auteur"/>
              <w:sz w:val="22"/>
              <w:szCs w:val="22"/>
            </w:rPr>
          </w:rPrChange>
        </w:rPr>
        <w:sectPr w:rsidR="00214B13" w:rsidRPr="00214B13">
          <w:pgSz w:w="11910" w:h="16840"/>
          <w:pgMar w:top="1200" w:right="1275" w:bottom="1100" w:left="1275" w:header="0" w:footer="904" w:gutter="0"/>
          <w:cols w:space="720"/>
        </w:sectPr>
        <w:pPrChange w:id="1299" w:author="Auteur">
          <w:pPr>
            <w:pStyle w:val="Corpsdetexte"/>
            <w:spacing w:line="283" w:lineRule="auto"/>
          </w:pPr>
        </w:pPrChange>
      </w:pPr>
    </w:p>
    <w:p w14:paraId="6661FFC9" w14:textId="5133BF6B" w:rsidR="008725D2" w:rsidRPr="00E32EF4" w:rsidDel="00420381" w:rsidRDefault="00000000">
      <w:pPr>
        <w:jc w:val="both"/>
        <w:rPr>
          <w:del w:id="1300" w:author="Auteur"/>
          <w:sz w:val="24"/>
          <w:rPrChange w:id="1301" w:author="Auteur">
            <w:rPr>
              <w:del w:id="1302" w:author="Auteur"/>
              <w:sz w:val="20"/>
            </w:rPr>
          </w:rPrChange>
        </w:rPr>
        <w:pPrChange w:id="1303" w:author="Auteur">
          <w:pPr>
            <w:pStyle w:val="Corpsdetexte"/>
            <w:spacing w:before="0"/>
            <w:ind w:left="677"/>
            <w:jc w:val="left"/>
          </w:pPr>
        </w:pPrChange>
      </w:pPr>
      <w:del w:id="1304" w:author="Auteur">
        <w:r w:rsidRPr="00E32EF4" w:rsidDel="00420381">
          <w:rPr>
            <w:noProof/>
            <w:sz w:val="24"/>
            <w:szCs w:val="24"/>
            <w:rPrChange w:id="1305" w:author="Auteur">
              <w:rPr>
                <w:noProof/>
                <w:sz w:val="20"/>
              </w:rPr>
            </w:rPrChange>
          </w:rPr>
          <w:lastRenderedPageBreak/>
          <w:drawing>
            <wp:inline distT="0" distB="0" distL="0" distR="0" wp14:anchorId="64D2A899" wp14:editId="009AE29B">
              <wp:extent cx="5000920" cy="500062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000920" cy="5000625"/>
                      </a:xfrm>
                      <a:prstGeom prst="rect">
                        <a:avLst/>
                      </a:prstGeom>
                    </pic:spPr>
                  </pic:pic>
                </a:graphicData>
              </a:graphic>
            </wp:inline>
          </w:drawing>
        </w:r>
      </w:del>
    </w:p>
    <w:p w14:paraId="589EBFAC" w14:textId="24E584D5" w:rsidR="008725D2" w:rsidRPr="00E32EF4" w:rsidDel="00420381" w:rsidRDefault="008725D2">
      <w:pPr>
        <w:jc w:val="both"/>
        <w:rPr>
          <w:del w:id="1306" w:author="Auteur"/>
          <w:sz w:val="24"/>
          <w:rPrChange w:id="1307" w:author="Auteur">
            <w:rPr>
              <w:del w:id="1308" w:author="Auteur"/>
              <w:sz w:val="16"/>
            </w:rPr>
          </w:rPrChange>
        </w:rPr>
        <w:pPrChange w:id="1309" w:author="Auteur">
          <w:pPr>
            <w:pStyle w:val="Corpsdetexte"/>
            <w:spacing w:before="30"/>
            <w:ind w:left="0"/>
            <w:jc w:val="left"/>
          </w:pPr>
        </w:pPrChange>
      </w:pPr>
    </w:p>
    <w:p w14:paraId="5D2C1AC6" w14:textId="2788A898" w:rsidR="008725D2" w:rsidRPr="00E32EF4" w:rsidDel="007775AF" w:rsidRDefault="00E4231E">
      <w:pPr>
        <w:jc w:val="both"/>
        <w:rPr>
          <w:del w:id="1310" w:author="Auteur"/>
          <w:sz w:val="24"/>
          <w:szCs w:val="24"/>
          <w:rPrChange w:id="1311" w:author="Auteur">
            <w:rPr>
              <w:del w:id="1312" w:author="Auteur"/>
            </w:rPr>
          </w:rPrChange>
        </w:rPr>
        <w:pPrChange w:id="1313" w:author="Auteur">
          <w:pPr>
            <w:spacing w:line="302" w:lineRule="auto"/>
            <w:ind w:left="1679" w:hanging="1518"/>
          </w:pPr>
        </w:pPrChange>
      </w:pPr>
      <w:bookmarkStart w:id="1314" w:name="_bookmark20"/>
      <w:bookmarkEnd w:id="1314"/>
      <w:del w:id="1315" w:author="Auteur">
        <w:r w:rsidRPr="00E32EF4" w:rsidDel="007775AF">
          <w:rPr>
            <w:sz w:val="24"/>
            <w:szCs w:val="24"/>
            <w:rPrChange w:id="1316" w:author="Auteur">
              <w:rPr/>
            </w:rPrChange>
          </w:rPr>
          <w:delText xml:space="preserve">Figure </w:delText>
        </w:r>
        <w:r w:rsidRPr="00E32EF4" w:rsidDel="008F57B1">
          <w:rPr>
            <w:sz w:val="24"/>
            <w:szCs w:val="24"/>
            <w:rPrChange w:id="1317" w:author="Auteur">
              <w:rPr/>
            </w:rPrChange>
          </w:rPr>
          <w:delText>6</w:delText>
        </w:r>
        <w:r w:rsidRPr="00E32EF4" w:rsidDel="007775AF">
          <w:rPr>
            <w:sz w:val="24"/>
            <w:szCs w:val="24"/>
            <w:rPrChange w:id="1318" w:author="Auteur">
              <w:rPr/>
            </w:rPrChange>
          </w:rPr>
          <w:delText xml:space="preserve">. – Carte bivariée au niveau des communes </w:delText>
        </w:r>
        <w:r w:rsidR="0071627E" w:rsidRPr="00E32EF4" w:rsidDel="007775AF">
          <w:rPr>
            <w:sz w:val="24"/>
            <w:szCs w:val="24"/>
            <w:rPrChange w:id="1319" w:author="Auteur">
              <w:rPr/>
            </w:rPrChange>
          </w:rPr>
          <w:delText>suisses :</w:delText>
        </w:r>
        <w:r w:rsidRPr="00E32EF4" w:rsidDel="007775AF">
          <w:rPr>
            <w:sz w:val="24"/>
            <w:szCs w:val="24"/>
            <w:rPrChange w:id="1320" w:author="Auteur">
              <w:rPr/>
            </w:rPrChange>
          </w:rPr>
          <w:delText xml:space="preserve"> pourcentage de votes en faveur de l’initiative pour l’allègement des primes et</w:delText>
        </w:r>
        <w:r w:rsidRPr="00E32EF4" w:rsidDel="007775AF">
          <w:rPr>
            <w:spacing w:val="40"/>
            <w:sz w:val="24"/>
            <w:szCs w:val="24"/>
            <w:rPrChange w:id="1321" w:author="Auteur">
              <w:rPr>
                <w:spacing w:val="40"/>
              </w:rPr>
            </w:rPrChange>
          </w:rPr>
          <w:delText xml:space="preserve"> </w:delText>
        </w:r>
        <w:r w:rsidRPr="00E32EF4" w:rsidDel="007775AF">
          <w:rPr>
            <w:sz w:val="24"/>
            <w:szCs w:val="24"/>
            <w:rPrChange w:id="1322" w:author="Auteur">
              <w:rPr/>
            </w:rPrChange>
          </w:rPr>
          <w:delText xml:space="preserve">primes standards en pourcentage du revenu disponible médian de la commune. </w:delText>
        </w:r>
        <w:r w:rsidR="0071627E" w:rsidRPr="00E32EF4" w:rsidDel="007775AF">
          <w:rPr>
            <w:sz w:val="24"/>
            <w:szCs w:val="24"/>
            <w:rPrChange w:id="1323" w:author="Auteur">
              <w:rPr/>
            </w:rPrChange>
          </w:rPr>
          <w:delText>Source :</w:delText>
        </w:r>
        <w:r w:rsidRPr="00E32EF4" w:rsidDel="007775AF">
          <w:rPr>
            <w:sz w:val="24"/>
            <w:szCs w:val="24"/>
            <w:rPrChange w:id="1324" w:author="Auteur">
              <w:rPr/>
            </w:rPrChange>
          </w:rPr>
          <w:delText xml:space="preserve"> OFS.</w:delText>
        </w:r>
      </w:del>
    </w:p>
    <w:p w14:paraId="000C1059" w14:textId="2CEA0C57" w:rsidR="008725D2" w:rsidRPr="00E32EF4" w:rsidDel="007775AF" w:rsidRDefault="008725D2">
      <w:pPr>
        <w:jc w:val="both"/>
        <w:rPr>
          <w:del w:id="1325" w:author="Auteur"/>
          <w:sz w:val="24"/>
          <w:rPrChange w:id="1326" w:author="Auteur">
            <w:rPr>
              <w:del w:id="1327" w:author="Auteur"/>
              <w:sz w:val="16"/>
            </w:rPr>
          </w:rPrChange>
        </w:rPr>
        <w:pPrChange w:id="1328" w:author="Auteur">
          <w:pPr>
            <w:pStyle w:val="Corpsdetexte"/>
            <w:spacing w:before="28"/>
            <w:ind w:left="0"/>
            <w:jc w:val="left"/>
          </w:pPr>
        </w:pPrChange>
      </w:pPr>
    </w:p>
    <w:p w14:paraId="59497C3C" w14:textId="77777777" w:rsidR="003704ED" w:rsidRDefault="00000000" w:rsidP="003704ED">
      <w:pPr>
        <w:jc w:val="both"/>
        <w:rPr>
          <w:ins w:id="1329" w:author="Auteur"/>
          <w:sz w:val="24"/>
          <w:szCs w:val="24"/>
        </w:rPr>
      </w:pPr>
      <w:del w:id="1330" w:author="Auteur">
        <w:r w:rsidRPr="007775AF" w:rsidDel="00CB72A5">
          <w:rPr>
            <w:sz w:val="24"/>
            <w:szCs w:val="24"/>
          </w:rPr>
          <w:delText>Cette</w:delText>
        </w:r>
        <w:r w:rsidRPr="007775AF" w:rsidDel="00CB72A5">
          <w:rPr>
            <w:spacing w:val="-4"/>
            <w:sz w:val="24"/>
            <w:szCs w:val="24"/>
          </w:rPr>
          <w:delText xml:space="preserve"> </w:delText>
        </w:r>
        <w:r w:rsidRPr="007775AF" w:rsidDel="00CB72A5">
          <w:rPr>
            <w:sz w:val="24"/>
            <w:szCs w:val="24"/>
          </w:rPr>
          <w:delText>hypothèse</w:delText>
        </w:r>
      </w:del>
      <w:ins w:id="1331" w:author="Auteur">
        <w:r w:rsidR="00CB72A5" w:rsidRPr="007775AF">
          <w:rPr>
            <w:sz w:val="24"/>
            <w:szCs w:val="24"/>
          </w:rPr>
          <w:t>Les disparités régionales dans la distribution des coûts des primes</w:t>
        </w:r>
      </w:ins>
      <w:r w:rsidRPr="007775AF">
        <w:rPr>
          <w:spacing w:val="-4"/>
          <w:sz w:val="24"/>
          <w:szCs w:val="24"/>
        </w:rPr>
        <w:t xml:space="preserve"> </w:t>
      </w:r>
      <w:del w:id="1332" w:author="Auteur">
        <w:r w:rsidRPr="007775AF" w:rsidDel="00CB72A5">
          <w:rPr>
            <w:sz w:val="24"/>
            <w:szCs w:val="24"/>
          </w:rPr>
          <w:delText>est</w:delText>
        </w:r>
        <w:r w:rsidRPr="007775AF" w:rsidDel="00CB72A5">
          <w:rPr>
            <w:spacing w:val="-4"/>
            <w:sz w:val="24"/>
            <w:szCs w:val="24"/>
          </w:rPr>
          <w:delText xml:space="preserve"> </w:delText>
        </w:r>
      </w:del>
      <w:ins w:id="1333" w:author="Auteur">
        <w:r w:rsidR="00CB72A5" w:rsidRPr="007775AF">
          <w:rPr>
            <w:sz w:val="24"/>
            <w:szCs w:val="24"/>
          </w:rPr>
          <w:t xml:space="preserve">sont </w:t>
        </w:r>
      </w:ins>
      <w:r w:rsidRPr="007775AF">
        <w:rPr>
          <w:sz w:val="24"/>
          <w:szCs w:val="24"/>
        </w:rPr>
        <w:t>confirmée</w:t>
      </w:r>
      <w:ins w:id="1334" w:author="Auteur">
        <w:r w:rsidR="00CB72A5" w:rsidRPr="007775AF">
          <w:rPr>
            <w:sz w:val="24"/>
            <w:szCs w:val="24"/>
          </w:rPr>
          <w:t>s</w:t>
        </w:r>
      </w:ins>
      <w:r w:rsidRPr="007775AF">
        <w:rPr>
          <w:spacing w:val="-4"/>
          <w:sz w:val="24"/>
          <w:szCs w:val="24"/>
        </w:rPr>
        <w:t xml:space="preserve"> </w:t>
      </w:r>
      <w:r w:rsidRPr="007775AF">
        <w:rPr>
          <w:sz w:val="24"/>
          <w:szCs w:val="24"/>
        </w:rPr>
        <w:t>par</w:t>
      </w:r>
      <w:ins w:id="1335" w:author="Auteur">
        <w:r w:rsidR="001D1A0B">
          <w:rPr>
            <w:sz w:val="24"/>
            <w:szCs w:val="24"/>
          </w:rPr>
          <w:t xml:space="preserve"> la figure</w:t>
        </w:r>
      </w:ins>
      <w:r w:rsidRPr="007775AF">
        <w:rPr>
          <w:spacing w:val="-4"/>
          <w:sz w:val="24"/>
          <w:szCs w:val="24"/>
        </w:rPr>
        <w:t xml:space="preserve"> </w:t>
      </w:r>
      <w:del w:id="1336" w:author="Auteur">
        <w:r w:rsidR="00E4231E" w:rsidRPr="001D1A0B" w:rsidDel="00E167CF">
          <w:rPr>
            <w:sz w:val="24"/>
            <w:szCs w:val="24"/>
          </w:rPr>
          <w:fldChar w:fldCharType="begin"/>
        </w:r>
        <w:r w:rsidR="00E4231E" w:rsidRPr="007775AF" w:rsidDel="00E167CF">
          <w:rPr>
            <w:sz w:val="24"/>
            <w:szCs w:val="24"/>
          </w:rPr>
          <w:delInstrText>HYPERLINK \l "_bookmark20"</w:delInstrText>
        </w:r>
        <w:r w:rsidR="00E4231E" w:rsidRPr="001D1A0B" w:rsidDel="00E167CF">
          <w:rPr>
            <w:sz w:val="24"/>
            <w:szCs w:val="24"/>
          </w:rPr>
        </w:r>
        <w:r w:rsidR="00E4231E" w:rsidRPr="001D1A0B" w:rsidDel="00E167CF">
          <w:rPr>
            <w:sz w:val="24"/>
            <w:szCs w:val="24"/>
          </w:rPr>
          <w:fldChar w:fldCharType="separate"/>
        </w:r>
        <w:r w:rsidR="00E4231E" w:rsidRPr="007775AF" w:rsidDel="00E167CF">
          <w:rPr>
            <w:sz w:val="24"/>
            <w:szCs w:val="24"/>
          </w:rPr>
          <w:delText>la figure</w:delText>
        </w:r>
        <w:r w:rsidR="008725D2" w:rsidRPr="007775AF" w:rsidDel="00E167CF">
          <w:rPr>
            <w:spacing w:val="-4"/>
            <w:sz w:val="24"/>
            <w:szCs w:val="24"/>
          </w:rPr>
          <w:delText xml:space="preserve"> </w:delText>
        </w:r>
        <w:r w:rsidR="008725D2" w:rsidRPr="007775AF" w:rsidDel="00E167CF">
          <w:rPr>
            <w:sz w:val="24"/>
            <w:szCs w:val="24"/>
          </w:rPr>
          <w:delText>6</w:delText>
        </w:r>
        <w:r w:rsidR="00E4231E" w:rsidRPr="001D1A0B" w:rsidDel="00E167CF">
          <w:rPr>
            <w:sz w:val="24"/>
            <w:szCs w:val="24"/>
          </w:rPr>
          <w:fldChar w:fldCharType="end"/>
        </w:r>
      </w:del>
      <w:ins w:id="1337" w:author="Auteur">
        <w:r w:rsidR="00E167CF" w:rsidRPr="001D1A0B">
          <w:rPr>
            <w:sz w:val="24"/>
            <w:szCs w:val="24"/>
          </w:rPr>
          <w:fldChar w:fldCharType="begin"/>
        </w:r>
        <w:r w:rsidR="00E167CF" w:rsidRPr="007775AF">
          <w:rPr>
            <w:sz w:val="24"/>
            <w:szCs w:val="24"/>
          </w:rPr>
          <w:instrText>HYPERLINK \l "_bookmark20"</w:instrText>
        </w:r>
        <w:r w:rsidR="00E167CF" w:rsidRPr="001D1A0B">
          <w:rPr>
            <w:sz w:val="24"/>
            <w:szCs w:val="24"/>
          </w:rPr>
        </w:r>
        <w:r w:rsidR="00E167CF" w:rsidRPr="001D1A0B">
          <w:rPr>
            <w:sz w:val="24"/>
            <w:szCs w:val="24"/>
          </w:rPr>
          <w:fldChar w:fldCharType="separate"/>
        </w:r>
        <w:r w:rsidR="00E167CF">
          <w:rPr>
            <w:sz w:val="24"/>
            <w:szCs w:val="24"/>
          </w:rPr>
          <w:t>4</w:t>
        </w:r>
        <w:r w:rsidR="00E167CF" w:rsidRPr="001D1A0B">
          <w:rPr>
            <w:sz w:val="24"/>
            <w:szCs w:val="24"/>
          </w:rPr>
          <w:fldChar w:fldCharType="end"/>
        </w:r>
      </w:ins>
      <w:r w:rsidRPr="007775AF">
        <w:rPr>
          <w:sz w:val="24"/>
          <w:szCs w:val="24"/>
        </w:rPr>
        <w:t>,</w:t>
      </w:r>
      <w:r w:rsidRPr="007775AF">
        <w:rPr>
          <w:spacing w:val="-4"/>
          <w:sz w:val="24"/>
          <w:szCs w:val="24"/>
        </w:rPr>
        <w:t xml:space="preserve"> </w:t>
      </w:r>
      <w:r w:rsidRPr="007775AF">
        <w:rPr>
          <w:sz w:val="24"/>
          <w:szCs w:val="24"/>
        </w:rPr>
        <w:t>qui</w:t>
      </w:r>
      <w:r w:rsidRPr="007775AF">
        <w:rPr>
          <w:spacing w:val="-4"/>
          <w:sz w:val="24"/>
          <w:szCs w:val="24"/>
        </w:rPr>
        <w:t xml:space="preserve"> </w:t>
      </w:r>
      <w:r w:rsidRPr="007775AF">
        <w:rPr>
          <w:sz w:val="24"/>
          <w:szCs w:val="24"/>
        </w:rPr>
        <w:t>montre</w:t>
      </w:r>
      <w:r w:rsidRPr="007775AF">
        <w:rPr>
          <w:spacing w:val="-4"/>
          <w:sz w:val="24"/>
          <w:szCs w:val="24"/>
        </w:rPr>
        <w:t xml:space="preserve"> </w:t>
      </w:r>
      <w:r w:rsidRPr="007775AF">
        <w:rPr>
          <w:sz w:val="24"/>
          <w:szCs w:val="24"/>
        </w:rPr>
        <w:t>les</w:t>
      </w:r>
      <w:r w:rsidRPr="007775AF">
        <w:rPr>
          <w:spacing w:val="-4"/>
          <w:sz w:val="24"/>
          <w:szCs w:val="24"/>
        </w:rPr>
        <w:t xml:space="preserve"> </w:t>
      </w:r>
      <w:r w:rsidRPr="007775AF">
        <w:rPr>
          <w:sz w:val="24"/>
          <w:szCs w:val="24"/>
        </w:rPr>
        <w:t>résultats</w:t>
      </w:r>
      <w:r w:rsidRPr="007775AF">
        <w:rPr>
          <w:spacing w:val="-4"/>
          <w:sz w:val="24"/>
          <w:szCs w:val="24"/>
        </w:rPr>
        <w:t xml:space="preserve"> </w:t>
      </w:r>
      <w:r w:rsidRPr="007775AF">
        <w:rPr>
          <w:sz w:val="24"/>
          <w:szCs w:val="24"/>
        </w:rPr>
        <w:t>au</w:t>
      </w:r>
      <w:r w:rsidRPr="007775AF">
        <w:rPr>
          <w:spacing w:val="-4"/>
          <w:sz w:val="24"/>
          <w:szCs w:val="24"/>
        </w:rPr>
        <w:t xml:space="preserve"> </w:t>
      </w:r>
      <w:r w:rsidRPr="007775AF">
        <w:rPr>
          <w:sz w:val="24"/>
          <w:szCs w:val="24"/>
        </w:rPr>
        <w:t>niveau</w:t>
      </w:r>
      <w:r w:rsidRPr="007775AF">
        <w:rPr>
          <w:spacing w:val="-4"/>
          <w:sz w:val="24"/>
          <w:szCs w:val="24"/>
        </w:rPr>
        <w:t xml:space="preserve"> </w:t>
      </w:r>
      <w:r w:rsidRPr="007775AF">
        <w:rPr>
          <w:sz w:val="24"/>
          <w:szCs w:val="24"/>
        </w:rPr>
        <w:t>des</w:t>
      </w:r>
      <w:r w:rsidRPr="007775AF">
        <w:rPr>
          <w:spacing w:val="-4"/>
          <w:sz w:val="24"/>
          <w:szCs w:val="24"/>
        </w:rPr>
        <w:t xml:space="preserve"> </w:t>
      </w:r>
      <w:r w:rsidRPr="007775AF">
        <w:rPr>
          <w:sz w:val="24"/>
          <w:szCs w:val="24"/>
        </w:rPr>
        <w:t>communes</w:t>
      </w:r>
      <w:r w:rsidRPr="007775AF">
        <w:rPr>
          <w:spacing w:val="-4"/>
          <w:sz w:val="24"/>
          <w:szCs w:val="24"/>
        </w:rPr>
        <w:t xml:space="preserve"> </w:t>
      </w:r>
      <w:r w:rsidRPr="007775AF">
        <w:rPr>
          <w:sz w:val="24"/>
          <w:szCs w:val="24"/>
        </w:rPr>
        <w:t>des votes en faveur de l’initiative pour l’allègement des primes, ainsi que le ratio entre le niveau des</w:t>
      </w:r>
      <w:r w:rsidRPr="007775AF">
        <w:rPr>
          <w:spacing w:val="-4"/>
          <w:sz w:val="24"/>
          <w:szCs w:val="24"/>
        </w:rPr>
        <w:t xml:space="preserve"> </w:t>
      </w:r>
      <w:r w:rsidRPr="007775AF">
        <w:rPr>
          <w:sz w:val="24"/>
          <w:szCs w:val="24"/>
        </w:rPr>
        <w:t>primes</w:t>
      </w:r>
      <w:r w:rsidRPr="007775AF">
        <w:rPr>
          <w:spacing w:val="-4"/>
          <w:sz w:val="24"/>
          <w:szCs w:val="24"/>
        </w:rPr>
        <w:t xml:space="preserve"> </w:t>
      </w:r>
      <w:r w:rsidRPr="007775AF">
        <w:rPr>
          <w:sz w:val="24"/>
          <w:szCs w:val="24"/>
        </w:rPr>
        <w:t>standards</w:t>
      </w:r>
      <w:r w:rsidR="007D1543" w:rsidRPr="007775AF">
        <w:rPr>
          <w:rStyle w:val="Appelnotedebasdep"/>
          <w:sz w:val="24"/>
          <w:szCs w:val="24"/>
        </w:rPr>
        <w:footnoteReference w:id="12"/>
      </w:r>
      <w:r w:rsidRPr="007775AF">
        <w:rPr>
          <w:spacing w:val="-4"/>
          <w:sz w:val="24"/>
          <w:szCs w:val="24"/>
        </w:rPr>
        <w:t xml:space="preserve"> </w:t>
      </w:r>
      <w:r w:rsidRPr="007775AF">
        <w:rPr>
          <w:sz w:val="24"/>
          <w:szCs w:val="24"/>
        </w:rPr>
        <w:t>et</w:t>
      </w:r>
      <w:r w:rsidRPr="007775AF">
        <w:rPr>
          <w:spacing w:val="-4"/>
          <w:sz w:val="24"/>
          <w:szCs w:val="24"/>
        </w:rPr>
        <w:t xml:space="preserve"> </w:t>
      </w:r>
      <w:r w:rsidRPr="007775AF">
        <w:rPr>
          <w:sz w:val="24"/>
          <w:szCs w:val="24"/>
        </w:rPr>
        <w:t>le</w:t>
      </w:r>
      <w:r w:rsidRPr="007775AF">
        <w:rPr>
          <w:spacing w:val="-4"/>
          <w:sz w:val="24"/>
          <w:szCs w:val="24"/>
        </w:rPr>
        <w:t xml:space="preserve"> </w:t>
      </w:r>
      <w:r w:rsidRPr="007775AF">
        <w:rPr>
          <w:sz w:val="24"/>
          <w:szCs w:val="24"/>
        </w:rPr>
        <w:t>revenu</w:t>
      </w:r>
      <w:r w:rsidRPr="007775AF">
        <w:rPr>
          <w:spacing w:val="-4"/>
          <w:sz w:val="24"/>
          <w:szCs w:val="24"/>
        </w:rPr>
        <w:t xml:space="preserve"> </w:t>
      </w:r>
      <w:r w:rsidRPr="007775AF">
        <w:rPr>
          <w:sz w:val="24"/>
          <w:szCs w:val="24"/>
        </w:rPr>
        <w:t>disponible</w:t>
      </w:r>
      <w:r w:rsidRPr="007775AF">
        <w:rPr>
          <w:spacing w:val="-4"/>
          <w:sz w:val="24"/>
          <w:szCs w:val="24"/>
        </w:rPr>
        <w:t xml:space="preserve"> </w:t>
      </w:r>
      <w:r w:rsidRPr="007775AF">
        <w:rPr>
          <w:sz w:val="24"/>
          <w:szCs w:val="24"/>
        </w:rPr>
        <w:t>médian</w:t>
      </w:r>
      <w:r w:rsidRPr="007775AF">
        <w:rPr>
          <w:spacing w:val="-4"/>
          <w:sz w:val="24"/>
          <w:szCs w:val="24"/>
        </w:rPr>
        <w:t xml:space="preserve"> </w:t>
      </w:r>
      <w:r w:rsidRPr="007775AF">
        <w:rPr>
          <w:sz w:val="24"/>
          <w:szCs w:val="24"/>
        </w:rPr>
        <w:t>de</w:t>
      </w:r>
      <w:r w:rsidRPr="007775AF">
        <w:rPr>
          <w:spacing w:val="-4"/>
          <w:sz w:val="24"/>
          <w:szCs w:val="24"/>
        </w:rPr>
        <w:t xml:space="preserve"> </w:t>
      </w:r>
      <w:r w:rsidRPr="007775AF">
        <w:rPr>
          <w:sz w:val="24"/>
          <w:szCs w:val="24"/>
        </w:rPr>
        <w:t>la</w:t>
      </w:r>
      <w:r w:rsidRPr="007775AF">
        <w:rPr>
          <w:spacing w:val="-4"/>
          <w:sz w:val="24"/>
          <w:szCs w:val="24"/>
        </w:rPr>
        <w:t xml:space="preserve"> </w:t>
      </w:r>
      <w:r w:rsidRPr="007775AF">
        <w:rPr>
          <w:sz w:val="24"/>
          <w:szCs w:val="24"/>
        </w:rPr>
        <w:t>commune</w:t>
      </w:r>
      <w:bookmarkStart w:id="1339" w:name="_bookmark21"/>
      <w:bookmarkEnd w:id="1339"/>
      <w:del w:id="1340" w:author="Auteur">
        <w:r w:rsidRPr="001D1A0B" w:rsidDel="00CB72A5">
          <w:rPr>
            <w:sz w:val="24"/>
            <w:szCs w:val="24"/>
          </w:rPr>
          <w:fldChar w:fldCharType="begin"/>
        </w:r>
        <w:r w:rsidRPr="007775AF" w:rsidDel="00CB72A5">
          <w:rPr>
            <w:sz w:val="24"/>
            <w:szCs w:val="24"/>
          </w:rPr>
          <w:delInstrText>HYPERLINK \l "_bookmark22"</w:delInstrText>
        </w:r>
        <w:r w:rsidRPr="001D1A0B" w:rsidDel="00CB72A5">
          <w:rPr>
            <w:sz w:val="24"/>
            <w:szCs w:val="24"/>
          </w:rPr>
        </w:r>
        <w:r w:rsidRPr="001D1A0B" w:rsidDel="00CB72A5">
          <w:rPr>
            <w:sz w:val="24"/>
            <w:szCs w:val="24"/>
          </w:rPr>
          <w:fldChar w:fldCharType="separate"/>
        </w:r>
        <w:r w:rsidRPr="007775AF" w:rsidDel="00CB72A5">
          <w:rPr>
            <w:sz w:val="24"/>
            <w:szCs w:val="24"/>
          </w:rPr>
          <w:delText>9</w:delText>
        </w:r>
        <w:r w:rsidRPr="001D1A0B" w:rsidDel="00CB72A5">
          <w:rPr>
            <w:sz w:val="24"/>
            <w:szCs w:val="24"/>
          </w:rPr>
          <w:fldChar w:fldCharType="end"/>
        </w:r>
      </w:del>
      <w:r w:rsidRPr="007775AF">
        <w:rPr>
          <w:sz w:val="24"/>
          <w:szCs w:val="24"/>
        </w:rPr>
        <w:t>.</w:t>
      </w:r>
      <w:r w:rsidRPr="007775AF">
        <w:rPr>
          <w:spacing w:val="-4"/>
          <w:sz w:val="24"/>
          <w:szCs w:val="24"/>
        </w:rPr>
        <w:t xml:space="preserve"> </w:t>
      </w:r>
      <w:r w:rsidRPr="007775AF">
        <w:rPr>
          <w:sz w:val="24"/>
          <w:szCs w:val="24"/>
        </w:rPr>
        <w:t>Les</w:t>
      </w:r>
      <w:r w:rsidRPr="007775AF">
        <w:rPr>
          <w:spacing w:val="-4"/>
          <w:sz w:val="24"/>
          <w:szCs w:val="24"/>
        </w:rPr>
        <w:t xml:space="preserve"> </w:t>
      </w:r>
      <w:r w:rsidRPr="007775AF">
        <w:rPr>
          <w:sz w:val="24"/>
          <w:szCs w:val="24"/>
        </w:rPr>
        <w:t>communes</w:t>
      </w:r>
      <w:r w:rsidRPr="007775AF">
        <w:rPr>
          <w:spacing w:val="-4"/>
          <w:sz w:val="24"/>
          <w:szCs w:val="24"/>
        </w:rPr>
        <w:t xml:space="preserve"> </w:t>
      </w:r>
      <w:r w:rsidRPr="007775AF">
        <w:rPr>
          <w:sz w:val="24"/>
          <w:szCs w:val="24"/>
        </w:rPr>
        <w:t>colorées en brun sur la carte bivariée sont celles ayant fortement voté en faveur de l’initiative et ayant des primes standards élevées par rapport au revenu disponible médian. Ces communes sont avant</w:t>
      </w:r>
      <w:r w:rsidRPr="007775AF">
        <w:rPr>
          <w:spacing w:val="-4"/>
          <w:sz w:val="24"/>
          <w:szCs w:val="24"/>
        </w:rPr>
        <w:t xml:space="preserve"> </w:t>
      </w:r>
      <w:r w:rsidRPr="007775AF">
        <w:rPr>
          <w:sz w:val="24"/>
          <w:szCs w:val="24"/>
        </w:rPr>
        <w:t>tout</w:t>
      </w:r>
      <w:r w:rsidRPr="007775AF">
        <w:rPr>
          <w:spacing w:val="-4"/>
          <w:sz w:val="24"/>
          <w:szCs w:val="24"/>
        </w:rPr>
        <w:t xml:space="preserve"> </w:t>
      </w:r>
      <w:r w:rsidRPr="007775AF">
        <w:rPr>
          <w:sz w:val="24"/>
          <w:szCs w:val="24"/>
        </w:rPr>
        <w:t>présentes</w:t>
      </w:r>
      <w:r w:rsidRPr="007775AF">
        <w:rPr>
          <w:spacing w:val="-4"/>
          <w:sz w:val="24"/>
          <w:szCs w:val="24"/>
        </w:rPr>
        <w:t xml:space="preserve"> </w:t>
      </w:r>
      <w:r w:rsidRPr="007775AF">
        <w:rPr>
          <w:sz w:val="24"/>
          <w:szCs w:val="24"/>
        </w:rPr>
        <w:t>au</w:t>
      </w:r>
      <w:r w:rsidRPr="007775AF">
        <w:rPr>
          <w:spacing w:val="-4"/>
          <w:sz w:val="24"/>
          <w:szCs w:val="24"/>
        </w:rPr>
        <w:t xml:space="preserve"> </w:t>
      </w:r>
      <w:r w:rsidRPr="007775AF">
        <w:rPr>
          <w:sz w:val="24"/>
          <w:szCs w:val="24"/>
        </w:rPr>
        <w:t>Tessin,</w:t>
      </w:r>
      <w:r w:rsidRPr="007775AF">
        <w:rPr>
          <w:spacing w:val="-4"/>
          <w:sz w:val="24"/>
          <w:szCs w:val="24"/>
        </w:rPr>
        <w:t xml:space="preserve"> </w:t>
      </w:r>
      <w:r w:rsidRPr="007775AF">
        <w:rPr>
          <w:sz w:val="24"/>
          <w:szCs w:val="24"/>
        </w:rPr>
        <w:t>à</w:t>
      </w:r>
      <w:r w:rsidRPr="007775AF">
        <w:rPr>
          <w:spacing w:val="-4"/>
          <w:sz w:val="24"/>
          <w:szCs w:val="24"/>
        </w:rPr>
        <w:t xml:space="preserve"> </w:t>
      </w:r>
      <w:r w:rsidRPr="007775AF">
        <w:rPr>
          <w:sz w:val="24"/>
          <w:szCs w:val="24"/>
        </w:rPr>
        <w:t>Genève,</w:t>
      </w:r>
      <w:r w:rsidRPr="007775AF">
        <w:rPr>
          <w:spacing w:val="-4"/>
          <w:sz w:val="24"/>
          <w:szCs w:val="24"/>
        </w:rPr>
        <w:t xml:space="preserve"> </w:t>
      </w:r>
      <w:r w:rsidRPr="007775AF">
        <w:rPr>
          <w:sz w:val="24"/>
          <w:szCs w:val="24"/>
        </w:rPr>
        <w:t>Neuchâtel,</w:t>
      </w:r>
      <w:r w:rsidRPr="007775AF">
        <w:rPr>
          <w:spacing w:val="-4"/>
          <w:sz w:val="24"/>
          <w:szCs w:val="24"/>
        </w:rPr>
        <w:t xml:space="preserve"> </w:t>
      </w:r>
      <w:r w:rsidRPr="007775AF">
        <w:rPr>
          <w:sz w:val="24"/>
          <w:szCs w:val="24"/>
        </w:rPr>
        <w:t>au</w:t>
      </w:r>
      <w:r w:rsidRPr="007775AF">
        <w:rPr>
          <w:spacing w:val="-4"/>
          <w:sz w:val="24"/>
          <w:szCs w:val="24"/>
        </w:rPr>
        <w:t xml:space="preserve"> </w:t>
      </w:r>
      <w:r w:rsidRPr="007775AF">
        <w:rPr>
          <w:sz w:val="24"/>
          <w:szCs w:val="24"/>
        </w:rPr>
        <w:t>Jura</w:t>
      </w:r>
      <w:r w:rsidRPr="007775AF">
        <w:rPr>
          <w:spacing w:val="-4"/>
          <w:sz w:val="24"/>
          <w:szCs w:val="24"/>
        </w:rPr>
        <w:t xml:space="preserve"> </w:t>
      </w:r>
      <w:r w:rsidRPr="007775AF">
        <w:rPr>
          <w:sz w:val="24"/>
          <w:szCs w:val="24"/>
        </w:rPr>
        <w:t>et</w:t>
      </w:r>
      <w:r w:rsidRPr="007775AF">
        <w:rPr>
          <w:spacing w:val="-4"/>
          <w:sz w:val="24"/>
          <w:szCs w:val="24"/>
        </w:rPr>
        <w:t xml:space="preserve"> </w:t>
      </w:r>
      <w:r w:rsidRPr="007775AF">
        <w:rPr>
          <w:sz w:val="24"/>
          <w:szCs w:val="24"/>
        </w:rPr>
        <w:t>au</w:t>
      </w:r>
      <w:r w:rsidRPr="007775AF">
        <w:rPr>
          <w:spacing w:val="-4"/>
          <w:sz w:val="24"/>
          <w:szCs w:val="24"/>
        </w:rPr>
        <w:t xml:space="preserve"> </w:t>
      </w:r>
      <w:r w:rsidRPr="007775AF">
        <w:rPr>
          <w:sz w:val="24"/>
          <w:szCs w:val="24"/>
        </w:rPr>
        <w:t>Valais.</w:t>
      </w:r>
      <w:r w:rsidRPr="007775AF">
        <w:rPr>
          <w:spacing w:val="-4"/>
          <w:sz w:val="24"/>
          <w:szCs w:val="24"/>
        </w:rPr>
        <w:t xml:space="preserve"> </w:t>
      </w:r>
      <w:r w:rsidRPr="007775AF">
        <w:rPr>
          <w:sz w:val="24"/>
          <w:szCs w:val="24"/>
        </w:rPr>
        <w:t>Le</w:t>
      </w:r>
      <w:r w:rsidRPr="007775AF">
        <w:rPr>
          <w:spacing w:val="-4"/>
          <w:sz w:val="24"/>
          <w:szCs w:val="24"/>
        </w:rPr>
        <w:t xml:space="preserve"> </w:t>
      </w:r>
      <w:r w:rsidRPr="007775AF">
        <w:rPr>
          <w:sz w:val="24"/>
          <w:szCs w:val="24"/>
        </w:rPr>
        <w:t>canton</w:t>
      </w:r>
      <w:r w:rsidRPr="007775AF">
        <w:rPr>
          <w:spacing w:val="-4"/>
          <w:sz w:val="24"/>
          <w:szCs w:val="24"/>
        </w:rPr>
        <w:t xml:space="preserve"> </w:t>
      </w:r>
      <w:r w:rsidRPr="007775AF">
        <w:rPr>
          <w:sz w:val="24"/>
          <w:szCs w:val="24"/>
        </w:rPr>
        <w:t>de</w:t>
      </w:r>
      <w:r w:rsidRPr="007775AF">
        <w:rPr>
          <w:spacing w:val="-4"/>
          <w:sz w:val="24"/>
          <w:szCs w:val="24"/>
        </w:rPr>
        <w:t xml:space="preserve"> </w:t>
      </w:r>
      <w:r w:rsidRPr="007775AF">
        <w:rPr>
          <w:sz w:val="24"/>
          <w:szCs w:val="24"/>
        </w:rPr>
        <w:t>Vaud</w:t>
      </w:r>
      <w:r w:rsidRPr="007775AF">
        <w:rPr>
          <w:spacing w:val="-4"/>
          <w:sz w:val="24"/>
          <w:szCs w:val="24"/>
        </w:rPr>
        <w:t xml:space="preserve"> </w:t>
      </w:r>
      <w:r w:rsidRPr="007775AF">
        <w:rPr>
          <w:sz w:val="24"/>
          <w:szCs w:val="24"/>
        </w:rPr>
        <w:t>a aussi</w:t>
      </w:r>
      <w:r w:rsidRPr="007775AF">
        <w:rPr>
          <w:spacing w:val="-4"/>
          <w:sz w:val="24"/>
          <w:szCs w:val="24"/>
        </w:rPr>
        <w:t xml:space="preserve"> </w:t>
      </w:r>
      <w:r w:rsidRPr="007775AF">
        <w:rPr>
          <w:sz w:val="24"/>
          <w:szCs w:val="24"/>
        </w:rPr>
        <w:t>fortement</w:t>
      </w:r>
      <w:r w:rsidRPr="007775AF">
        <w:rPr>
          <w:spacing w:val="-4"/>
          <w:sz w:val="24"/>
          <w:szCs w:val="24"/>
        </w:rPr>
        <w:t xml:space="preserve"> </w:t>
      </w:r>
      <w:r w:rsidRPr="007775AF">
        <w:rPr>
          <w:sz w:val="24"/>
          <w:szCs w:val="24"/>
        </w:rPr>
        <w:t>voté</w:t>
      </w:r>
      <w:r w:rsidRPr="007775AF">
        <w:rPr>
          <w:spacing w:val="-4"/>
          <w:sz w:val="24"/>
          <w:szCs w:val="24"/>
        </w:rPr>
        <w:t xml:space="preserve"> </w:t>
      </w:r>
      <w:r w:rsidRPr="007775AF">
        <w:rPr>
          <w:sz w:val="24"/>
          <w:szCs w:val="24"/>
        </w:rPr>
        <w:t>en</w:t>
      </w:r>
      <w:r w:rsidRPr="007775AF">
        <w:rPr>
          <w:spacing w:val="-4"/>
          <w:sz w:val="24"/>
          <w:szCs w:val="24"/>
        </w:rPr>
        <w:t xml:space="preserve"> </w:t>
      </w:r>
      <w:r w:rsidRPr="007775AF">
        <w:rPr>
          <w:sz w:val="24"/>
          <w:szCs w:val="24"/>
        </w:rPr>
        <w:t>faveur</w:t>
      </w:r>
      <w:r w:rsidRPr="007775AF">
        <w:rPr>
          <w:spacing w:val="-4"/>
          <w:sz w:val="24"/>
          <w:szCs w:val="24"/>
        </w:rPr>
        <w:t xml:space="preserve"> </w:t>
      </w:r>
      <w:r w:rsidRPr="007775AF">
        <w:rPr>
          <w:sz w:val="24"/>
          <w:szCs w:val="24"/>
        </w:rPr>
        <w:t>de</w:t>
      </w:r>
      <w:r w:rsidRPr="007775AF">
        <w:rPr>
          <w:spacing w:val="-4"/>
          <w:sz w:val="24"/>
          <w:szCs w:val="24"/>
        </w:rPr>
        <w:t xml:space="preserve"> </w:t>
      </w:r>
      <w:r w:rsidRPr="007775AF">
        <w:rPr>
          <w:sz w:val="24"/>
          <w:szCs w:val="24"/>
        </w:rPr>
        <w:t>l’initiative,</w:t>
      </w:r>
      <w:r w:rsidRPr="007775AF">
        <w:rPr>
          <w:spacing w:val="-4"/>
          <w:sz w:val="24"/>
          <w:szCs w:val="24"/>
        </w:rPr>
        <w:t xml:space="preserve"> </w:t>
      </w:r>
      <w:r w:rsidRPr="007775AF">
        <w:rPr>
          <w:sz w:val="24"/>
          <w:szCs w:val="24"/>
        </w:rPr>
        <w:t>mais</w:t>
      </w:r>
      <w:r w:rsidRPr="007775AF">
        <w:rPr>
          <w:spacing w:val="-4"/>
          <w:sz w:val="24"/>
          <w:szCs w:val="24"/>
        </w:rPr>
        <w:t xml:space="preserve"> </w:t>
      </w:r>
      <w:r w:rsidRPr="007775AF">
        <w:rPr>
          <w:sz w:val="24"/>
          <w:szCs w:val="24"/>
        </w:rPr>
        <w:t>le</w:t>
      </w:r>
      <w:r w:rsidRPr="007775AF">
        <w:rPr>
          <w:spacing w:val="-4"/>
          <w:sz w:val="24"/>
          <w:szCs w:val="24"/>
        </w:rPr>
        <w:t xml:space="preserve"> </w:t>
      </w:r>
      <w:r w:rsidRPr="007775AF">
        <w:rPr>
          <w:sz w:val="24"/>
          <w:szCs w:val="24"/>
        </w:rPr>
        <w:t>poids</w:t>
      </w:r>
      <w:r w:rsidRPr="007775AF">
        <w:rPr>
          <w:spacing w:val="-4"/>
          <w:sz w:val="24"/>
          <w:szCs w:val="24"/>
        </w:rPr>
        <w:t xml:space="preserve"> </w:t>
      </w:r>
      <w:r w:rsidRPr="007775AF">
        <w:rPr>
          <w:sz w:val="24"/>
          <w:szCs w:val="24"/>
        </w:rPr>
        <w:t>des</w:t>
      </w:r>
      <w:r w:rsidRPr="007775AF">
        <w:rPr>
          <w:spacing w:val="-4"/>
          <w:sz w:val="24"/>
          <w:szCs w:val="24"/>
        </w:rPr>
        <w:t xml:space="preserve"> </w:t>
      </w:r>
      <w:r w:rsidRPr="007775AF">
        <w:rPr>
          <w:sz w:val="24"/>
          <w:szCs w:val="24"/>
        </w:rPr>
        <w:t>primes</w:t>
      </w:r>
      <w:r w:rsidRPr="007775AF">
        <w:rPr>
          <w:spacing w:val="-4"/>
          <w:sz w:val="24"/>
          <w:szCs w:val="24"/>
        </w:rPr>
        <w:t xml:space="preserve"> </w:t>
      </w:r>
      <w:r w:rsidRPr="007775AF">
        <w:rPr>
          <w:sz w:val="24"/>
          <w:szCs w:val="24"/>
        </w:rPr>
        <w:t>sur</w:t>
      </w:r>
      <w:r w:rsidRPr="007775AF">
        <w:rPr>
          <w:spacing w:val="-4"/>
          <w:sz w:val="24"/>
          <w:szCs w:val="24"/>
        </w:rPr>
        <w:t xml:space="preserve"> </w:t>
      </w:r>
      <w:r w:rsidRPr="007775AF">
        <w:rPr>
          <w:sz w:val="24"/>
          <w:szCs w:val="24"/>
        </w:rPr>
        <w:t>le</w:t>
      </w:r>
      <w:r w:rsidRPr="007775AF">
        <w:rPr>
          <w:spacing w:val="-4"/>
          <w:sz w:val="24"/>
          <w:szCs w:val="24"/>
        </w:rPr>
        <w:t xml:space="preserve"> </w:t>
      </w:r>
      <w:r w:rsidRPr="007775AF">
        <w:rPr>
          <w:sz w:val="24"/>
          <w:szCs w:val="24"/>
        </w:rPr>
        <w:t>revenu</w:t>
      </w:r>
      <w:r w:rsidRPr="007775AF">
        <w:rPr>
          <w:spacing w:val="-4"/>
          <w:sz w:val="24"/>
          <w:szCs w:val="24"/>
        </w:rPr>
        <w:t xml:space="preserve"> </w:t>
      </w:r>
      <w:r w:rsidRPr="007775AF">
        <w:rPr>
          <w:sz w:val="24"/>
          <w:szCs w:val="24"/>
        </w:rPr>
        <w:t xml:space="preserve">disponible médian n’est pas </w:t>
      </w:r>
      <w:r w:rsidRPr="007775AF">
        <w:rPr>
          <w:sz w:val="24"/>
          <w:szCs w:val="24"/>
        </w:rPr>
        <w:lastRenderedPageBreak/>
        <w:t>aussi prononcé que dans les autres cantons romands et qu’au Tessin. Du</w:t>
      </w:r>
      <w:r w:rsidRPr="007775AF">
        <w:rPr>
          <w:spacing w:val="80"/>
          <w:sz w:val="24"/>
          <w:szCs w:val="24"/>
        </w:rPr>
        <w:t xml:space="preserve"> </w:t>
      </w:r>
      <w:r w:rsidRPr="007775AF">
        <w:rPr>
          <w:sz w:val="24"/>
          <w:szCs w:val="24"/>
        </w:rPr>
        <w:t>côté de la Suisse centrale, de la Suisse du nord-ouest, de Zürich et du nord de la Suisse orientale, nous pouvons constater que les primes standards sont faibles par rapport au revenu disponible médian et que l’opposition à l’initiative est forte (zones grises). Les communes de l’est et du sud du canton de Berne ont des primes standards élevées, mais ont moins soutenu l’initiative</w:t>
      </w:r>
      <w:r w:rsidRPr="007775AF">
        <w:rPr>
          <w:spacing w:val="22"/>
          <w:sz w:val="24"/>
          <w:szCs w:val="24"/>
        </w:rPr>
        <w:t xml:space="preserve"> </w:t>
      </w:r>
      <w:r w:rsidRPr="007775AF">
        <w:rPr>
          <w:sz w:val="24"/>
          <w:szCs w:val="24"/>
        </w:rPr>
        <w:t>que</w:t>
      </w:r>
      <w:r w:rsidRPr="007775AF">
        <w:rPr>
          <w:spacing w:val="23"/>
          <w:sz w:val="24"/>
          <w:szCs w:val="24"/>
        </w:rPr>
        <w:t xml:space="preserve"> </w:t>
      </w:r>
      <w:r w:rsidRPr="007775AF">
        <w:rPr>
          <w:sz w:val="24"/>
          <w:szCs w:val="24"/>
        </w:rPr>
        <w:t>l’Arc</w:t>
      </w:r>
      <w:r w:rsidRPr="007775AF">
        <w:rPr>
          <w:spacing w:val="23"/>
          <w:sz w:val="24"/>
          <w:szCs w:val="24"/>
        </w:rPr>
        <w:t xml:space="preserve"> </w:t>
      </w:r>
      <w:r w:rsidRPr="007775AF">
        <w:rPr>
          <w:sz w:val="24"/>
          <w:szCs w:val="24"/>
        </w:rPr>
        <w:t>Lémanique</w:t>
      </w:r>
      <w:r w:rsidRPr="007775AF">
        <w:rPr>
          <w:spacing w:val="23"/>
          <w:sz w:val="24"/>
          <w:szCs w:val="24"/>
        </w:rPr>
        <w:t xml:space="preserve"> </w:t>
      </w:r>
      <w:r w:rsidRPr="007775AF">
        <w:rPr>
          <w:sz w:val="24"/>
          <w:szCs w:val="24"/>
        </w:rPr>
        <w:t>(zones</w:t>
      </w:r>
      <w:r w:rsidRPr="007775AF">
        <w:rPr>
          <w:spacing w:val="22"/>
          <w:sz w:val="24"/>
          <w:szCs w:val="24"/>
        </w:rPr>
        <w:t xml:space="preserve"> </w:t>
      </w:r>
      <w:r w:rsidRPr="007775AF">
        <w:rPr>
          <w:sz w:val="24"/>
          <w:szCs w:val="24"/>
        </w:rPr>
        <w:t>rouges).</w:t>
      </w:r>
      <w:r w:rsidRPr="007775AF">
        <w:rPr>
          <w:spacing w:val="23"/>
          <w:sz w:val="24"/>
          <w:szCs w:val="24"/>
        </w:rPr>
        <w:t xml:space="preserve"> </w:t>
      </w:r>
      <w:r w:rsidRPr="007775AF">
        <w:rPr>
          <w:sz w:val="24"/>
          <w:szCs w:val="24"/>
        </w:rPr>
        <w:t>L’opposition</w:t>
      </w:r>
      <w:r w:rsidRPr="007775AF">
        <w:rPr>
          <w:spacing w:val="23"/>
          <w:sz w:val="24"/>
          <w:szCs w:val="24"/>
        </w:rPr>
        <w:t xml:space="preserve"> </w:t>
      </w:r>
      <w:r w:rsidRPr="007775AF">
        <w:rPr>
          <w:sz w:val="24"/>
          <w:szCs w:val="24"/>
        </w:rPr>
        <w:t>à</w:t>
      </w:r>
      <w:r w:rsidRPr="007775AF">
        <w:rPr>
          <w:spacing w:val="23"/>
          <w:sz w:val="24"/>
          <w:szCs w:val="24"/>
        </w:rPr>
        <w:t xml:space="preserve"> </w:t>
      </w:r>
      <w:r w:rsidRPr="007775AF">
        <w:rPr>
          <w:sz w:val="24"/>
          <w:szCs w:val="24"/>
        </w:rPr>
        <w:t>l’initiative</w:t>
      </w:r>
      <w:r w:rsidRPr="007775AF">
        <w:rPr>
          <w:spacing w:val="22"/>
          <w:sz w:val="24"/>
          <w:szCs w:val="24"/>
        </w:rPr>
        <w:t xml:space="preserve"> </w:t>
      </w:r>
      <w:r w:rsidRPr="007775AF">
        <w:rPr>
          <w:sz w:val="24"/>
          <w:szCs w:val="24"/>
        </w:rPr>
        <w:t>dans</w:t>
      </w:r>
      <w:r w:rsidRPr="007775AF">
        <w:rPr>
          <w:spacing w:val="23"/>
          <w:sz w:val="24"/>
          <w:szCs w:val="24"/>
        </w:rPr>
        <w:t xml:space="preserve"> </w:t>
      </w:r>
      <w:r w:rsidRPr="007775AF">
        <w:rPr>
          <w:sz w:val="24"/>
          <w:szCs w:val="24"/>
        </w:rPr>
        <w:t>les</w:t>
      </w:r>
      <w:r w:rsidRPr="007775AF">
        <w:rPr>
          <w:spacing w:val="23"/>
          <w:sz w:val="24"/>
          <w:szCs w:val="24"/>
        </w:rPr>
        <w:t xml:space="preserve"> </w:t>
      </w:r>
      <w:r w:rsidRPr="007775AF">
        <w:rPr>
          <w:spacing w:val="-2"/>
          <w:sz w:val="24"/>
          <w:szCs w:val="24"/>
        </w:rPr>
        <w:t>région</w:t>
      </w:r>
      <w:bookmarkStart w:id="1341" w:name="_bookmark22"/>
      <w:bookmarkEnd w:id="1341"/>
      <w:r w:rsidR="007D1543" w:rsidRPr="00E32EF4">
        <w:rPr>
          <w:sz w:val="24"/>
          <w:szCs w:val="24"/>
          <w:rPrChange w:id="1342" w:author="Auteur">
            <w:rPr>
              <w:sz w:val="20"/>
              <w:szCs w:val="24"/>
            </w:rPr>
          </w:rPrChange>
        </w:rPr>
        <w:t xml:space="preserve">s </w:t>
      </w:r>
      <w:r w:rsidRPr="007775AF">
        <w:rPr>
          <w:sz w:val="24"/>
          <w:szCs w:val="24"/>
        </w:rPr>
        <w:t>suisses alémaniques peut donc s’expliquer par le fait que les primes de l’assurance-maladie obligatoire</w:t>
      </w:r>
      <w:r w:rsidRPr="007775AF">
        <w:rPr>
          <w:spacing w:val="40"/>
          <w:sz w:val="24"/>
          <w:szCs w:val="24"/>
        </w:rPr>
        <w:t xml:space="preserve"> </w:t>
      </w:r>
      <w:r w:rsidRPr="007775AF">
        <w:rPr>
          <w:sz w:val="24"/>
          <w:szCs w:val="24"/>
        </w:rPr>
        <w:t>ne</w:t>
      </w:r>
      <w:r w:rsidRPr="007775AF">
        <w:rPr>
          <w:spacing w:val="40"/>
          <w:sz w:val="24"/>
          <w:szCs w:val="24"/>
        </w:rPr>
        <w:t xml:space="preserve"> </w:t>
      </w:r>
      <w:r w:rsidRPr="007775AF">
        <w:rPr>
          <w:sz w:val="24"/>
          <w:szCs w:val="24"/>
        </w:rPr>
        <w:t>constituent</w:t>
      </w:r>
      <w:r w:rsidRPr="007775AF">
        <w:rPr>
          <w:spacing w:val="40"/>
          <w:sz w:val="24"/>
          <w:szCs w:val="24"/>
        </w:rPr>
        <w:t xml:space="preserve"> </w:t>
      </w:r>
      <w:r w:rsidRPr="007775AF">
        <w:rPr>
          <w:sz w:val="24"/>
          <w:szCs w:val="24"/>
        </w:rPr>
        <w:t>pas</w:t>
      </w:r>
      <w:r w:rsidRPr="007775AF">
        <w:rPr>
          <w:spacing w:val="40"/>
          <w:sz w:val="24"/>
          <w:szCs w:val="24"/>
        </w:rPr>
        <w:t xml:space="preserve"> </w:t>
      </w:r>
      <w:r w:rsidRPr="007775AF">
        <w:rPr>
          <w:sz w:val="24"/>
          <w:szCs w:val="24"/>
        </w:rPr>
        <w:t>(encore)</w:t>
      </w:r>
      <w:r w:rsidRPr="007775AF">
        <w:rPr>
          <w:spacing w:val="40"/>
          <w:sz w:val="24"/>
          <w:szCs w:val="24"/>
        </w:rPr>
        <w:t xml:space="preserve"> </w:t>
      </w:r>
      <w:r w:rsidRPr="007775AF">
        <w:rPr>
          <w:sz w:val="24"/>
          <w:szCs w:val="24"/>
        </w:rPr>
        <w:t>un</w:t>
      </w:r>
      <w:r w:rsidRPr="007775AF">
        <w:rPr>
          <w:spacing w:val="40"/>
          <w:sz w:val="24"/>
          <w:szCs w:val="24"/>
        </w:rPr>
        <w:t xml:space="preserve"> </w:t>
      </w:r>
      <w:r w:rsidRPr="007775AF">
        <w:rPr>
          <w:sz w:val="24"/>
          <w:szCs w:val="24"/>
        </w:rPr>
        <w:t>problème</w:t>
      </w:r>
      <w:r w:rsidRPr="007775AF">
        <w:rPr>
          <w:spacing w:val="40"/>
          <w:sz w:val="24"/>
          <w:szCs w:val="24"/>
        </w:rPr>
        <w:t xml:space="preserve"> </w:t>
      </w:r>
      <w:r w:rsidRPr="007775AF">
        <w:rPr>
          <w:sz w:val="24"/>
          <w:szCs w:val="24"/>
        </w:rPr>
        <w:t>politique</w:t>
      </w:r>
      <w:r w:rsidRPr="007775AF">
        <w:rPr>
          <w:spacing w:val="40"/>
          <w:sz w:val="24"/>
          <w:szCs w:val="24"/>
        </w:rPr>
        <w:t xml:space="preserve"> </w:t>
      </w:r>
      <w:r w:rsidRPr="007775AF">
        <w:rPr>
          <w:sz w:val="24"/>
          <w:szCs w:val="24"/>
        </w:rPr>
        <w:t>majeur</w:t>
      </w:r>
      <w:r w:rsidRPr="007775AF">
        <w:rPr>
          <w:spacing w:val="40"/>
          <w:sz w:val="24"/>
          <w:szCs w:val="24"/>
        </w:rPr>
        <w:t xml:space="preserve"> </w:t>
      </w:r>
      <w:r w:rsidRPr="007775AF">
        <w:rPr>
          <w:sz w:val="24"/>
          <w:szCs w:val="24"/>
        </w:rPr>
        <w:t>pour</w:t>
      </w:r>
      <w:r w:rsidRPr="007775AF">
        <w:rPr>
          <w:spacing w:val="40"/>
          <w:sz w:val="24"/>
          <w:szCs w:val="24"/>
        </w:rPr>
        <w:t xml:space="preserve"> </w:t>
      </w:r>
      <w:r w:rsidRPr="007775AF">
        <w:rPr>
          <w:sz w:val="24"/>
          <w:szCs w:val="24"/>
        </w:rPr>
        <w:t>ses</w:t>
      </w:r>
      <w:r w:rsidRPr="007775AF">
        <w:rPr>
          <w:spacing w:val="40"/>
          <w:sz w:val="24"/>
          <w:szCs w:val="24"/>
        </w:rPr>
        <w:t xml:space="preserve"> </w:t>
      </w:r>
      <w:r w:rsidRPr="007775AF">
        <w:rPr>
          <w:sz w:val="24"/>
          <w:szCs w:val="24"/>
        </w:rPr>
        <w:t>habitants, alors qu’elles deviennent de plus en plus lourdes par rapport au revenu dans les communes</w:t>
      </w:r>
      <w:r w:rsidRPr="007775AF">
        <w:rPr>
          <w:spacing w:val="80"/>
          <w:sz w:val="24"/>
          <w:szCs w:val="24"/>
        </w:rPr>
        <w:t xml:space="preserve"> </w:t>
      </w:r>
      <w:r w:rsidRPr="007775AF">
        <w:rPr>
          <w:sz w:val="24"/>
          <w:szCs w:val="24"/>
        </w:rPr>
        <w:t xml:space="preserve">des cantons romands et du Tessin. Ces résultats </w:t>
      </w:r>
      <w:ins w:id="1343" w:author="Auteur">
        <w:r w:rsidR="001D1A0B">
          <w:rPr>
            <w:sz w:val="24"/>
            <w:szCs w:val="24"/>
          </w:rPr>
          <w:t xml:space="preserve">confirment ainsi </w:t>
        </w:r>
      </w:ins>
      <w:del w:id="1344" w:author="Auteur">
        <w:r w:rsidRPr="007775AF" w:rsidDel="001D1A0B">
          <w:rPr>
            <w:sz w:val="24"/>
            <w:szCs w:val="24"/>
          </w:rPr>
          <w:delText xml:space="preserve">sont cohérents avec </w:delText>
        </w:r>
      </w:del>
      <w:r w:rsidRPr="007775AF">
        <w:rPr>
          <w:sz w:val="24"/>
          <w:szCs w:val="24"/>
        </w:rPr>
        <w:t xml:space="preserve">notre </w:t>
      </w:r>
      <w:r w:rsidR="0071627E" w:rsidRPr="007775AF">
        <w:rPr>
          <w:sz w:val="24"/>
          <w:szCs w:val="24"/>
        </w:rPr>
        <w:t>hypothèse :</w:t>
      </w:r>
      <w:r w:rsidRPr="007775AF">
        <w:rPr>
          <w:sz w:val="24"/>
          <w:szCs w:val="24"/>
        </w:rPr>
        <w:t xml:space="preserve"> si des initiatives en faveur d’une remise en cause des principes néolibéraux de la LAMal ont encore de la peine à être acceptées en votation, c’est parce que l’augmentation des primes ne touche pas encore de manière critique au portefeuille des composantes du bloc libéral-conservateur dominant suisse, notamment les groupes </w:t>
      </w:r>
      <w:del w:id="1345" w:author="Auteur">
        <w:r w:rsidRPr="007775AF" w:rsidDel="00372A75">
          <w:rPr>
            <w:sz w:val="24"/>
            <w:szCs w:val="24"/>
          </w:rPr>
          <w:delText>conservateurs</w:delText>
        </w:r>
      </w:del>
      <w:ins w:id="1346" w:author="Auteur">
        <w:r w:rsidR="00372A75">
          <w:rPr>
            <w:sz w:val="24"/>
            <w:szCs w:val="24"/>
          </w:rPr>
          <w:t>néolibéraux</w:t>
        </w:r>
      </w:ins>
      <w:r w:rsidRPr="007775AF">
        <w:rPr>
          <w:sz w:val="24"/>
          <w:szCs w:val="24"/>
        </w:rPr>
        <w:t>. Ces derniers résident avant tout en Suisse alémanique et sont par conséquent moins touchés par le niveau des primes par rapport aux groupes sociaux du bloc de gauche surtout localisés da</w:t>
      </w:r>
      <w:ins w:id="1347" w:author="Auteur">
        <w:r w:rsidR="001D1A0B">
          <w:rPr>
            <w:sz w:val="24"/>
            <w:szCs w:val="24"/>
          </w:rPr>
          <w:t>ns les communes romandes</w:t>
        </w:r>
        <w:r w:rsidR="001D1A0B" w:rsidRPr="003704ED">
          <w:rPr>
            <w:sz w:val="24"/>
            <w:szCs w:val="24"/>
          </w:rPr>
          <w:t>.</w:t>
        </w:r>
        <w:r w:rsidR="003704ED">
          <w:rPr>
            <w:sz w:val="24"/>
            <w:szCs w:val="24"/>
          </w:rPr>
          <w:t xml:space="preserve"> </w:t>
        </w:r>
      </w:ins>
    </w:p>
    <w:p w14:paraId="7F5B4CC2" w14:textId="49C302A6" w:rsidR="001D1A0B" w:rsidRPr="00E32EF4" w:rsidRDefault="00000000">
      <w:pPr>
        <w:spacing w:before="240"/>
        <w:jc w:val="both"/>
        <w:rPr>
          <w:ins w:id="1348" w:author="Auteur"/>
          <w:sz w:val="24"/>
          <w:szCs w:val="24"/>
          <w:rPrChange w:id="1349" w:author="Auteur">
            <w:rPr>
              <w:ins w:id="1350" w:author="Auteur"/>
              <w:sz w:val="22"/>
              <w:szCs w:val="22"/>
            </w:rPr>
          </w:rPrChange>
        </w:rPr>
        <w:pPrChange w:id="1351" w:author="Auteur">
          <w:pPr>
            <w:pStyle w:val="Corpsdetexte"/>
            <w:spacing w:before="199" w:line="283" w:lineRule="auto"/>
            <w:ind w:right="98"/>
          </w:pPr>
        </w:pPrChange>
      </w:pPr>
      <w:del w:id="1352" w:author="Auteur">
        <w:r w:rsidRPr="001D1A0B" w:rsidDel="001D1A0B">
          <w:rPr>
            <w:sz w:val="24"/>
            <w:szCs w:val="24"/>
          </w:rPr>
          <w:delText>ns les communes romandes.</w:delText>
        </w:r>
      </w:del>
      <w:ins w:id="1353" w:author="Auteur">
        <w:r w:rsidR="001D1A0B" w:rsidRPr="001D1A0B">
          <w:rPr>
            <w:sz w:val="24"/>
            <w:szCs w:val="24"/>
          </w:rPr>
          <w:t xml:space="preserve">Le tour de force de la LAMal est que son plus grand défaut, à savoir sa </w:t>
        </w:r>
        <w:r w:rsidR="001D1A0B" w:rsidRPr="001D1A0B">
          <w:rPr>
            <w:w w:val="105"/>
            <w:sz w:val="24"/>
            <w:szCs w:val="24"/>
          </w:rPr>
          <w:t>décentralisation</w:t>
        </w:r>
        <w:r w:rsidR="001D1A0B" w:rsidRPr="001D1A0B">
          <w:rPr>
            <w:spacing w:val="-6"/>
            <w:w w:val="105"/>
            <w:sz w:val="24"/>
            <w:szCs w:val="24"/>
          </w:rPr>
          <w:t xml:space="preserve"> </w:t>
        </w:r>
        <w:r w:rsidR="001D1A0B" w:rsidRPr="001D1A0B">
          <w:rPr>
            <w:w w:val="105"/>
            <w:sz w:val="24"/>
            <w:szCs w:val="24"/>
          </w:rPr>
          <w:t>qui</w:t>
        </w:r>
        <w:r w:rsidR="001D1A0B" w:rsidRPr="001D1A0B">
          <w:rPr>
            <w:spacing w:val="-6"/>
            <w:w w:val="105"/>
            <w:sz w:val="24"/>
            <w:szCs w:val="24"/>
          </w:rPr>
          <w:t xml:space="preserve"> </w:t>
        </w:r>
        <w:r w:rsidR="001D1A0B" w:rsidRPr="001D1A0B">
          <w:rPr>
            <w:w w:val="105"/>
            <w:sz w:val="24"/>
            <w:szCs w:val="24"/>
          </w:rPr>
          <w:t>aboutit</w:t>
        </w:r>
        <w:r w:rsidR="001D1A0B" w:rsidRPr="001D1A0B">
          <w:rPr>
            <w:spacing w:val="-6"/>
            <w:w w:val="105"/>
            <w:sz w:val="24"/>
            <w:szCs w:val="24"/>
          </w:rPr>
          <w:t xml:space="preserve"> </w:t>
        </w:r>
        <w:r w:rsidR="001D1A0B" w:rsidRPr="001D1A0B">
          <w:rPr>
            <w:w w:val="105"/>
            <w:sz w:val="24"/>
            <w:szCs w:val="24"/>
          </w:rPr>
          <w:t>à</w:t>
        </w:r>
        <w:r w:rsidR="001D1A0B" w:rsidRPr="001D1A0B">
          <w:rPr>
            <w:spacing w:val="-6"/>
            <w:w w:val="105"/>
            <w:sz w:val="24"/>
            <w:szCs w:val="24"/>
          </w:rPr>
          <w:t xml:space="preserve"> </w:t>
        </w:r>
        <w:r w:rsidR="001D1A0B" w:rsidRPr="001D1A0B">
          <w:rPr>
            <w:w w:val="105"/>
            <w:sz w:val="24"/>
            <w:szCs w:val="24"/>
          </w:rPr>
          <w:t>de</w:t>
        </w:r>
        <w:r w:rsidR="001D1A0B" w:rsidRPr="001D1A0B">
          <w:rPr>
            <w:spacing w:val="-6"/>
            <w:w w:val="105"/>
            <w:sz w:val="24"/>
            <w:szCs w:val="24"/>
          </w:rPr>
          <w:t xml:space="preserve"> </w:t>
        </w:r>
        <w:r w:rsidR="001D1A0B" w:rsidRPr="001D1A0B">
          <w:rPr>
            <w:w w:val="105"/>
            <w:sz w:val="24"/>
            <w:szCs w:val="24"/>
          </w:rPr>
          <w:t>fortes</w:t>
        </w:r>
        <w:r w:rsidR="001D1A0B" w:rsidRPr="001D1A0B">
          <w:rPr>
            <w:spacing w:val="-6"/>
            <w:w w:val="105"/>
            <w:sz w:val="24"/>
            <w:szCs w:val="24"/>
          </w:rPr>
          <w:t xml:space="preserve"> </w:t>
        </w:r>
        <w:r w:rsidR="001D1A0B" w:rsidRPr="001D1A0B">
          <w:rPr>
            <w:w w:val="105"/>
            <w:sz w:val="24"/>
            <w:szCs w:val="24"/>
          </w:rPr>
          <w:t>inégalités</w:t>
        </w:r>
        <w:r w:rsidR="001D1A0B" w:rsidRPr="001D1A0B">
          <w:rPr>
            <w:spacing w:val="-6"/>
            <w:w w:val="105"/>
            <w:sz w:val="24"/>
            <w:szCs w:val="24"/>
          </w:rPr>
          <w:t xml:space="preserve"> </w:t>
        </w:r>
        <w:r w:rsidR="001D1A0B" w:rsidRPr="001D1A0B">
          <w:rPr>
            <w:w w:val="105"/>
            <w:sz w:val="24"/>
            <w:szCs w:val="24"/>
          </w:rPr>
          <w:t>cantonales</w:t>
        </w:r>
        <w:r w:rsidR="001D1A0B" w:rsidRPr="001D1A0B">
          <w:rPr>
            <w:spacing w:val="-6"/>
            <w:w w:val="105"/>
            <w:sz w:val="24"/>
            <w:szCs w:val="24"/>
          </w:rPr>
          <w:t xml:space="preserve"> </w:t>
        </w:r>
        <w:r w:rsidR="001D1A0B" w:rsidRPr="001D1A0B">
          <w:rPr>
            <w:w w:val="105"/>
            <w:sz w:val="24"/>
            <w:szCs w:val="24"/>
          </w:rPr>
          <w:t>en</w:t>
        </w:r>
        <w:r w:rsidR="001D1A0B" w:rsidRPr="001D1A0B">
          <w:rPr>
            <w:spacing w:val="-6"/>
            <w:w w:val="105"/>
            <w:sz w:val="24"/>
            <w:szCs w:val="24"/>
          </w:rPr>
          <w:t xml:space="preserve"> </w:t>
        </w:r>
        <w:r w:rsidR="001D1A0B" w:rsidRPr="001D1A0B">
          <w:rPr>
            <w:w w:val="105"/>
            <w:sz w:val="24"/>
            <w:szCs w:val="24"/>
          </w:rPr>
          <w:t>matière</w:t>
        </w:r>
        <w:r w:rsidR="001D1A0B" w:rsidRPr="001D1A0B">
          <w:rPr>
            <w:spacing w:val="-6"/>
            <w:w w:val="105"/>
            <w:sz w:val="24"/>
            <w:szCs w:val="24"/>
          </w:rPr>
          <w:t xml:space="preserve"> </w:t>
        </w:r>
        <w:r w:rsidR="001D1A0B" w:rsidRPr="001D1A0B">
          <w:rPr>
            <w:w w:val="105"/>
            <w:sz w:val="24"/>
            <w:szCs w:val="24"/>
          </w:rPr>
          <w:t>de</w:t>
        </w:r>
        <w:r w:rsidR="001D1A0B" w:rsidRPr="001D1A0B">
          <w:rPr>
            <w:spacing w:val="-6"/>
            <w:w w:val="105"/>
            <w:sz w:val="24"/>
            <w:szCs w:val="24"/>
          </w:rPr>
          <w:t xml:space="preserve"> </w:t>
        </w:r>
        <w:r w:rsidR="001D1A0B" w:rsidRPr="001D1A0B">
          <w:rPr>
            <w:w w:val="105"/>
            <w:sz w:val="24"/>
            <w:szCs w:val="24"/>
          </w:rPr>
          <w:t>primes,</w:t>
        </w:r>
        <w:r w:rsidR="001D1A0B" w:rsidRPr="001D1A0B">
          <w:rPr>
            <w:spacing w:val="-6"/>
            <w:w w:val="105"/>
            <w:sz w:val="24"/>
            <w:szCs w:val="24"/>
          </w:rPr>
          <w:t xml:space="preserve"> </w:t>
        </w:r>
        <w:r w:rsidR="001D1A0B" w:rsidRPr="001D1A0B">
          <w:rPr>
            <w:w w:val="105"/>
            <w:sz w:val="24"/>
            <w:szCs w:val="24"/>
          </w:rPr>
          <w:t>est</w:t>
        </w:r>
        <w:r w:rsidR="001D1A0B" w:rsidRPr="001D1A0B">
          <w:rPr>
            <w:spacing w:val="-6"/>
            <w:w w:val="105"/>
            <w:sz w:val="24"/>
            <w:szCs w:val="24"/>
          </w:rPr>
          <w:t xml:space="preserve"> </w:t>
        </w:r>
        <w:r w:rsidR="001D1A0B" w:rsidRPr="001D1A0B">
          <w:rPr>
            <w:w w:val="105"/>
            <w:sz w:val="24"/>
            <w:szCs w:val="24"/>
          </w:rPr>
          <w:t>aussi ce qui lui permet d’engendrer son propre soutien et par conséquent sa résilience politique. En</w:t>
        </w:r>
        <w:r w:rsidR="001D1A0B" w:rsidRPr="001D1A0B">
          <w:rPr>
            <w:spacing w:val="-15"/>
            <w:w w:val="105"/>
            <w:sz w:val="24"/>
            <w:szCs w:val="24"/>
          </w:rPr>
          <w:t xml:space="preserve"> </w:t>
        </w:r>
        <w:r w:rsidR="001D1A0B" w:rsidRPr="001D1A0B">
          <w:rPr>
            <w:w w:val="105"/>
            <w:sz w:val="24"/>
            <w:szCs w:val="24"/>
          </w:rPr>
          <w:t>2024,</w:t>
        </w:r>
        <w:r w:rsidR="001D1A0B" w:rsidRPr="001D1A0B">
          <w:rPr>
            <w:spacing w:val="-15"/>
            <w:w w:val="105"/>
            <w:sz w:val="24"/>
            <w:szCs w:val="24"/>
          </w:rPr>
          <w:t xml:space="preserve"> </w:t>
        </w:r>
        <w:r w:rsidR="001D1A0B" w:rsidRPr="001D1A0B">
          <w:rPr>
            <w:w w:val="105"/>
            <w:sz w:val="24"/>
            <w:szCs w:val="24"/>
          </w:rPr>
          <w:t>l’écart</w:t>
        </w:r>
        <w:r w:rsidR="001D1A0B" w:rsidRPr="001D1A0B">
          <w:rPr>
            <w:spacing w:val="-15"/>
            <w:w w:val="105"/>
            <w:sz w:val="24"/>
            <w:szCs w:val="24"/>
          </w:rPr>
          <w:t xml:space="preserve"> </w:t>
        </w:r>
        <w:r w:rsidR="001D1A0B" w:rsidRPr="001D1A0B">
          <w:rPr>
            <w:w w:val="105"/>
            <w:sz w:val="24"/>
            <w:szCs w:val="24"/>
          </w:rPr>
          <w:t>entre</w:t>
        </w:r>
        <w:r w:rsidR="001D1A0B" w:rsidRPr="001D1A0B">
          <w:rPr>
            <w:spacing w:val="-15"/>
            <w:w w:val="105"/>
            <w:sz w:val="24"/>
            <w:szCs w:val="24"/>
          </w:rPr>
          <w:t xml:space="preserve"> </w:t>
        </w:r>
        <w:r w:rsidR="001D1A0B" w:rsidRPr="001D1A0B">
          <w:rPr>
            <w:w w:val="105"/>
            <w:sz w:val="24"/>
            <w:szCs w:val="24"/>
          </w:rPr>
          <w:t>la</w:t>
        </w:r>
        <w:r w:rsidR="001D1A0B" w:rsidRPr="001D1A0B">
          <w:rPr>
            <w:spacing w:val="-15"/>
            <w:w w:val="105"/>
            <w:sz w:val="24"/>
            <w:szCs w:val="24"/>
          </w:rPr>
          <w:t xml:space="preserve"> </w:t>
        </w:r>
        <w:r w:rsidR="001D1A0B" w:rsidRPr="001D1A0B">
          <w:rPr>
            <w:w w:val="105"/>
            <w:sz w:val="24"/>
            <w:szCs w:val="24"/>
          </w:rPr>
          <w:t>prime</w:t>
        </w:r>
        <w:r w:rsidR="001D1A0B" w:rsidRPr="001D1A0B">
          <w:rPr>
            <w:spacing w:val="-15"/>
            <w:w w:val="105"/>
            <w:sz w:val="24"/>
            <w:szCs w:val="24"/>
          </w:rPr>
          <w:t xml:space="preserve"> </w:t>
        </w:r>
        <w:r w:rsidR="001D1A0B" w:rsidRPr="001D1A0B">
          <w:rPr>
            <w:w w:val="105"/>
            <w:sz w:val="24"/>
            <w:szCs w:val="24"/>
          </w:rPr>
          <w:t>standard</w:t>
        </w:r>
        <w:r w:rsidR="001D1A0B" w:rsidRPr="001D1A0B">
          <w:rPr>
            <w:spacing w:val="-15"/>
            <w:w w:val="105"/>
            <w:sz w:val="24"/>
            <w:szCs w:val="24"/>
          </w:rPr>
          <w:t xml:space="preserve"> </w:t>
        </w:r>
        <w:r w:rsidR="001D1A0B" w:rsidRPr="001D1A0B">
          <w:rPr>
            <w:w w:val="105"/>
            <w:sz w:val="24"/>
            <w:szCs w:val="24"/>
          </w:rPr>
          <w:t>la</w:t>
        </w:r>
        <w:r w:rsidR="001D1A0B" w:rsidRPr="001D1A0B">
          <w:rPr>
            <w:spacing w:val="-15"/>
            <w:w w:val="105"/>
            <w:sz w:val="24"/>
            <w:szCs w:val="24"/>
          </w:rPr>
          <w:t xml:space="preserve"> </w:t>
        </w:r>
        <w:r w:rsidR="001D1A0B" w:rsidRPr="001D1A0B">
          <w:rPr>
            <w:w w:val="105"/>
            <w:sz w:val="24"/>
            <w:szCs w:val="24"/>
          </w:rPr>
          <w:t>plus</w:t>
        </w:r>
        <w:r w:rsidR="001D1A0B" w:rsidRPr="001D1A0B">
          <w:rPr>
            <w:spacing w:val="-15"/>
            <w:w w:val="105"/>
            <w:sz w:val="24"/>
            <w:szCs w:val="24"/>
          </w:rPr>
          <w:t xml:space="preserve"> </w:t>
        </w:r>
        <w:r w:rsidR="001D1A0B" w:rsidRPr="001D1A0B">
          <w:rPr>
            <w:w w:val="105"/>
            <w:sz w:val="24"/>
            <w:szCs w:val="24"/>
          </w:rPr>
          <w:t>élevée,</w:t>
        </w:r>
        <w:r w:rsidR="001D1A0B" w:rsidRPr="001D1A0B">
          <w:rPr>
            <w:spacing w:val="-15"/>
            <w:w w:val="105"/>
            <w:sz w:val="24"/>
            <w:szCs w:val="24"/>
          </w:rPr>
          <w:t xml:space="preserve"> </w:t>
        </w:r>
        <w:r w:rsidR="001D1A0B" w:rsidRPr="001D1A0B">
          <w:rPr>
            <w:w w:val="105"/>
            <w:sz w:val="24"/>
            <w:szCs w:val="24"/>
          </w:rPr>
          <w:t>celle</w:t>
        </w:r>
        <w:r w:rsidR="001D1A0B" w:rsidRPr="001D1A0B">
          <w:rPr>
            <w:spacing w:val="-15"/>
            <w:w w:val="105"/>
            <w:sz w:val="24"/>
            <w:szCs w:val="24"/>
          </w:rPr>
          <w:t xml:space="preserve"> </w:t>
        </w:r>
        <w:r w:rsidR="001D1A0B" w:rsidRPr="001D1A0B">
          <w:rPr>
            <w:w w:val="105"/>
            <w:sz w:val="24"/>
            <w:szCs w:val="24"/>
          </w:rPr>
          <w:t>du</w:t>
        </w:r>
        <w:r w:rsidR="001D1A0B" w:rsidRPr="001D1A0B">
          <w:rPr>
            <w:spacing w:val="-15"/>
            <w:w w:val="105"/>
            <w:sz w:val="24"/>
            <w:szCs w:val="24"/>
          </w:rPr>
          <w:t xml:space="preserve"> </w:t>
        </w:r>
        <w:r w:rsidR="001D1A0B" w:rsidRPr="001D1A0B">
          <w:rPr>
            <w:w w:val="105"/>
            <w:sz w:val="24"/>
            <w:szCs w:val="24"/>
          </w:rPr>
          <w:t>Tessin</w:t>
        </w:r>
        <w:r w:rsidR="001D1A0B" w:rsidRPr="001D1A0B">
          <w:rPr>
            <w:spacing w:val="-15"/>
            <w:w w:val="105"/>
            <w:sz w:val="24"/>
            <w:szCs w:val="24"/>
          </w:rPr>
          <w:t xml:space="preserve"> </w:t>
        </w:r>
        <w:r w:rsidR="001D1A0B" w:rsidRPr="001D1A0B">
          <w:rPr>
            <w:w w:val="105"/>
            <w:sz w:val="24"/>
            <w:szCs w:val="24"/>
          </w:rPr>
          <w:t>(740</w:t>
        </w:r>
        <w:r w:rsidR="001D1A0B" w:rsidRPr="001D1A0B">
          <w:rPr>
            <w:spacing w:val="-15"/>
            <w:w w:val="105"/>
            <w:sz w:val="24"/>
            <w:szCs w:val="24"/>
          </w:rPr>
          <w:t xml:space="preserve"> </w:t>
        </w:r>
        <w:r w:rsidR="001D1A0B" w:rsidRPr="001D1A0B">
          <w:rPr>
            <w:w w:val="105"/>
            <w:sz w:val="24"/>
            <w:szCs w:val="24"/>
          </w:rPr>
          <w:t>francs)</w:t>
        </w:r>
        <w:r w:rsidR="001D1A0B" w:rsidRPr="001D1A0B">
          <w:rPr>
            <w:spacing w:val="-15"/>
            <w:w w:val="105"/>
            <w:sz w:val="24"/>
            <w:szCs w:val="24"/>
          </w:rPr>
          <w:t xml:space="preserve"> </w:t>
        </w:r>
        <w:r w:rsidR="001D1A0B" w:rsidRPr="001D1A0B">
          <w:rPr>
            <w:w w:val="105"/>
            <w:sz w:val="24"/>
            <w:szCs w:val="24"/>
          </w:rPr>
          <w:t>et</w:t>
        </w:r>
        <w:r w:rsidR="001D1A0B" w:rsidRPr="001D1A0B">
          <w:rPr>
            <w:spacing w:val="-15"/>
            <w:w w:val="105"/>
            <w:sz w:val="24"/>
            <w:szCs w:val="24"/>
          </w:rPr>
          <w:t xml:space="preserve"> </w:t>
        </w:r>
        <w:r w:rsidR="001D1A0B" w:rsidRPr="001D1A0B">
          <w:rPr>
            <w:w w:val="105"/>
            <w:sz w:val="24"/>
            <w:szCs w:val="24"/>
          </w:rPr>
          <w:t>la</w:t>
        </w:r>
        <w:r w:rsidR="001D1A0B" w:rsidRPr="001D1A0B">
          <w:rPr>
            <w:spacing w:val="-15"/>
            <w:w w:val="105"/>
            <w:sz w:val="24"/>
            <w:szCs w:val="24"/>
          </w:rPr>
          <w:t xml:space="preserve"> </w:t>
        </w:r>
        <w:r w:rsidR="001D1A0B" w:rsidRPr="001D1A0B">
          <w:rPr>
            <w:w w:val="105"/>
            <w:sz w:val="24"/>
            <w:szCs w:val="24"/>
          </w:rPr>
          <w:t xml:space="preserve">plus </w:t>
        </w:r>
        <w:r w:rsidR="001D1A0B" w:rsidRPr="001D1A0B">
          <w:rPr>
            <w:sz w:val="24"/>
            <w:szCs w:val="24"/>
          </w:rPr>
          <w:t>faible</w:t>
        </w:r>
        <w:r w:rsidR="001D1A0B" w:rsidRPr="001D1A0B">
          <w:rPr>
            <w:spacing w:val="-3"/>
            <w:sz w:val="24"/>
            <w:szCs w:val="24"/>
          </w:rPr>
          <w:t xml:space="preserve"> </w:t>
        </w:r>
        <w:r w:rsidR="001D1A0B" w:rsidRPr="001D1A0B">
          <w:rPr>
            <w:sz w:val="24"/>
            <w:szCs w:val="24"/>
          </w:rPr>
          <w:t>(celle</w:t>
        </w:r>
        <w:r w:rsidR="001D1A0B" w:rsidRPr="001D1A0B">
          <w:rPr>
            <w:spacing w:val="-3"/>
            <w:sz w:val="24"/>
            <w:szCs w:val="24"/>
          </w:rPr>
          <w:t xml:space="preserve"> </w:t>
        </w:r>
        <w:r w:rsidR="001D1A0B" w:rsidRPr="001D1A0B">
          <w:rPr>
            <w:sz w:val="24"/>
            <w:szCs w:val="24"/>
          </w:rPr>
          <w:t>du</w:t>
        </w:r>
        <w:r w:rsidR="001D1A0B" w:rsidRPr="001D1A0B">
          <w:rPr>
            <w:spacing w:val="-3"/>
            <w:sz w:val="24"/>
            <w:szCs w:val="24"/>
          </w:rPr>
          <w:t xml:space="preserve"> </w:t>
        </w:r>
        <w:r w:rsidR="001D1A0B" w:rsidRPr="001D1A0B">
          <w:rPr>
            <w:sz w:val="24"/>
            <w:szCs w:val="24"/>
          </w:rPr>
          <w:t>canton</w:t>
        </w:r>
        <w:r w:rsidR="001D1A0B" w:rsidRPr="001D1A0B">
          <w:rPr>
            <w:spacing w:val="-3"/>
            <w:sz w:val="24"/>
            <w:szCs w:val="24"/>
          </w:rPr>
          <w:t xml:space="preserve"> </w:t>
        </w:r>
        <w:r w:rsidR="001D1A0B" w:rsidRPr="001D1A0B">
          <w:rPr>
            <w:sz w:val="24"/>
            <w:szCs w:val="24"/>
          </w:rPr>
          <w:t>de</w:t>
        </w:r>
        <w:r w:rsidR="001D1A0B" w:rsidRPr="001D1A0B">
          <w:rPr>
            <w:spacing w:val="-3"/>
            <w:sz w:val="24"/>
            <w:szCs w:val="24"/>
          </w:rPr>
          <w:t xml:space="preserve"> </w:t>
        </w:r>
        <w:r w:rsidR="001D1A0B" w:rsidRPr="001D1A0B">
          <w:rPr>
            <w:sz w:val="24"/>
            <w:szCs w:val="24"/>
          </w:rPr>
          <w:t>Zug),</w:t>
        </w:r>
        <w:r w:rsidR="001D1A0B" w:rsidRPr="001D1A0B">
          <w:rPr>
            <w:spacing w:val="-3"/>
            <w:sz w:val="24"/>
            <w:szCs w:val="24"/>
          </w:rPr>
          <w:t xml:space="preserve"> </w:t>
        </w:r>
        <w:r w:rsidR="001D1A0B" w:rsidRPr="001D1A0B">
          <w:rPr>
            <w:sz w:val="24"/>
            <w:szCs w:val="24"/>
          </w:rPr>
          <w:t>était</w:t>
        </w:r>
        <w:r w:rsidR="001D1A0B" w:rsidRPr="001D1A0B">
          <w:rPr>
            <w:spacing w:val="-3"/>
            <w:sz w:val="24"/>
            <w:szCs w:val="24"/>
          </w:rPr>
          <w:t xml:space="preserve"> </w:t>
        </w:r>
        <w:r w:rsidR="001D1A0B" w:rsidRPr="001D1A0B">
          <w:rPr>
            <w:sz w:val="24"/>
            <w:szCs w:val="24"/>
          </w:rPr>
          <w:t>de</w:t>
        </w:r>
        <w:r w:rsidR="001D1A0B" w:rsidRPr="001D1A0B">
          <w:rPr>
            <w:spacing w:val="-3"/>
            <w:sz w:val="24"/>
            <w:szCs w:val="24"/>
          </w:rPr>
          <w:t xml:space="preserve"> </w:t>
        </w:r>
        <w:r w:rsidR="001D1A0B" w:rsidRPr="001D1A0B">
          <w:rPr>
            <w:sz w:val="24"/>
            <w:szCs w:val="24"/>
          </w:rPr>
          <w:t>322</w:t>
        </w:r>
        <w:r w:rsidR="001D1A0B" w:rsidRPr="001D1A0B">
          <w:rPr>
            <w:spacing w:val="-3"/>
            <w:sz w:val="24"/>
            <w:szCs w:val="24"/>
          </w:rPr>
          <w:t xml:space="preserve"> </w:t>
        </w:r>
        <w:r w:rsidR="001D1A0B" w:rsidRPr="001D1A0B">
          <w:rPr>
            <w:sz w:val="24"/>
            <w:szCs w:val="24"/>
          </w:rPr>
          <w:t>francs</w:t>
        </w:r>
        <w:r w:rsidR="001D1A0B" w:rsidRPr="001D1A0B">
          <w:rPr>
            <w:spacing w:val="-3"/>
            <w:sz w:val="24"/>
            <w:szCs w:val="24"/>
          </w:rPr>
          <w:t xml:space="preserve"> </w:t>
        </w:r>
        <w:r w:rsidR="001D1A0B" w:rsidRPr="001D1A0B">
          <w:rPr>
            <w:sz w:val="24"/>
            <w:szCs w:val="24"/>
          </w:rPr>
          <w:t>par</w:t>
        </w:r>
        <w:r w:rsidR="001D1A0B" w:rsidRPr="001D1A0B">
          <w:rPr>
            <w:spacing w:val="-3"/>
            <w:sz w:val="24"/>
            <w:szCs w:val="24"/>
          </w:rPr>
          <w:t xml:space="preserve"> </w:t>
        </w:r>
        <w:r w:rsidR="001D1A0B" w:rsidRPr="001D1A0B">
          <w:rPr>
            <w:sz w:val="24"/>
            <w:szCs w:val="24"/>
          </w:rPr>
          <w:t>mois</w:t>
        </w:r>
        <w:r w:rsidR="001D1A0B">
          <w:rPr>
            <w:spacing w:val="-3"/>
            <w:sz w:val="24"/>
            <w:szCs w:val="24"/>
          </w:rPr>
          <w:t xml:space="preserve">. </w:t>
        </w:r>
        <w:r w:rsidR="001D1A0B" w:rsidRPr="001D1A0B">
          <w:rPr>
            <w:sz w:val="24"/>
            <w:szCs w:val="24"/>
          </w:rPr>
          <w:t>Sans surprise,</w:t>
        </w:r>
        <w:r w:rsidR="001D1A0B" w:rsidRPr="001D1A0B">
          <w:rPr>
            <w:spacing w:val="-3"/>
            <w:sz w:val="24"/>
            <w:szCs w:val="24"/>
          </w:rPr>
          <w:t xml:space="preserve"> </w:t>
        </w:r>
        <w:r w:rsidR="001D1A0B" w:rsidRPr="001D1A0B">
          <w:rPr>
            <w:sz w:val="24"/>
            <w:szCs w:val="24"/>
          </w:rPr>
          <w:t>les</w:t>
        </w:r>
        <w:r w:rsidR="001D1A0B" w:rsidRPr="001D1A0B">
          <w:rPr>
            <w:spacing w:val="-3"/>
            <w:sz w:val="24"/>
            <w:szCs w:val="24"/>
          </w:rPr>
          <w:t xml:space="preserve"> </w:t>
        </w:r>
        <w:proofErr w:type="spellStart"/>
        <w:r w:rsidR="001D1A0B" w:rsidRPr="001D1A0B">
          <w:rPr>
            <w:sz w:val="24"/>
            <w:szCs w:val="24"/>
          </w:rPr>
          <w:t>Zougois</w:t>
        </w:r>
        <w:proofErr w:type="spellEnd"/>
        <w:r w:rsidR="001D1A0B" w:rsidRPr="001D1A0B">
          <w:rPr>
            <w:spacing w:val="-3"/>
            <w:sz w:val="24"/>
            <w:szCs w:val="24"/>
          </w:rPr>
          <w:t xml:space="preserve"> </w:t>
        </w:r>
        <w:r w:rsidR="001D1A0B" w:rsidRPr="001D1A0B">
          <w:rPr>
            <w:sz w:val="24"/>
            <w:szCs w:val="24"/>
          </w:rPr>
          <w:t>ont</w:t>
        </w:r>
        <w:r w:rsidR="001D1A0B" w:rsidRPr="001D1A0B">
          <w:rPr>
            <w:spacing w:val="-3"/>
            <w:sz w:val="24"/>
            <w:szCs w:val="24"/>
          </w:rPr>
          <w:t xml:space="preserve"> </w:t>
        </w:r>
        <w:r w:rsidR="001D1A0B" w:rsidRPr="001D1A0B">
          <w:rPr>
            <w:sz w:val="24"/>
            <w:szCs w:val="24"/>
          </w:rPr>
          <w:t>voté</w:t>
        </w:r>
        <w:r w:rsidR="001D1A0B" w:rsidRPr="001D1A0B">
          <w:rPr>
            <w:spacing w:val="-3"/>
            <w:sz w:val="24"/>
            <w:szCs w:val="24"/>
          </w:rPr>
          <w:t xml:space="preserve"> </w:t>
        </w:r>
        <w:r w:rsidR="001D1A0B" w:rsidRPr="001D1A0B">
          <w:rPr>
            <w:sz w:val="24"/>
            <w:szCs w:val="24"/>
          </w:rPr>
          <w:t>à</w:t>
        </w:r>
        <w:r w:rsidR="001D1A0B" w:rsidRPr="001D1A0B">
          <w:rPr>
            <w:spacing w:val="-3"/>
            <w:sz w:val="24"/>
            <w:szCs w:val="24"/>
          </w:rPr>
          <w:t xml:space="preserve"> </w:t>
        </w:r>
        <w:r w:rsidR="001D1A0B" w:rsidRPr="001D1A0B">
          <w:rPr>
            <w:sz w:val="24"/>
            <w:szCs w:val="24"/>
          </w:rPr>
          <w:t>72%</w:t>
        </w:r>
        <w:r w:rsidR="001D1A0B" w:rsidRPr="001D1A0B">
          <w:rPr>
            <w:spacing w:val="-3"/>
            <w:sz w:val="24"/>
            <w:szCs w:val="24"/>
          </w:rPr>
          <w:t xml:space="preserve"> </w:t>
        </w:r>
        <w:r w:rsidR="001D1A0B" w:rsidRPr="001D1A0B">
          <w:rPr>
            <w:sz w:val="24"/>
            <w:szCs w:val="24"/>
          </w:rPr>
          <w:t>contre</w:t>
        </w:r>
        <w:r w:rsidR="001D1A0B" w:rsidRPr="001D1A0B">
          <w:rPr>
            <w:spacing w:val="-3"/>
            <w:sz w:val="24"/>
            <w:szCs w:val="24"/>
          </w:rPr>
          <w:t xml:space="preserve"> </w:t>
        </w:r>
        <w:r w:rsidR="001D1A0B" w:rsidRPr="001D1A0B">
          <w:rPr>
            <w:sz w:val="24"/>
            <w:szCs w:val="24"/>
          </w:rPr>
          <w:t>l’initiative</w:t>
        </w:r>
        <w:r w:rsidR="001D1A0B" w:rsidRPr="001D1A0B">
          <w:rPr>
            <w:spacing w:val="-3"/>
            <w:sz w:val="24"/>
            <w:szCs w:val="24"/>
          </w:rPr>
          <w:t xml:space="preserve"> </w:t>
        </w:r>
        <w:r w:rsidR="001D1A0B" w:rsidRPr="001D1A0B">
          <w:rPr>
            <w:sz w:val="24"/>
            <w:szCs w:val="24"/>
          </w:rPr>
          <w:t>d’allègement</w:t>
        </w:r>
        <w:r w:rsidR="001D1A0B" w:rsidRPr="001D1A0B">
          <w:rPr>
            <w:spacing w:val="-3"/>
            <w:sz w:val="24"/>
            <w:szCs w:val="24"/>
          </w:rPr>
          <w:t xml:space="preserve"> </w:t>
        </w:r>
        <w:r w:rsidR="001D1A0B" w:rsidRPr="001D1A0B">
          <w:rPr>
            <w:sz w:val="24"/>
            <w:szCs w:val="24"/>
          </w:rPr>
          <w:t>des</w:t>
        </w:r>
        <w:r w:rsidR="001D1A0B" w:rsidRPr="001D1A0B">
          <w:rPr>
            <w:spacing w:val="-3"/>
            <w:sz w:val="24"/>
            <w:szCs w:val="24"/>
          </w:rPr>
          <w:t xml:space="preserve"> </w:t>
        </w:r>
        <w:r w:rsidR="001D1A0B" w:rsidRPr="001D1A0B">
          <w:rPr>
            <w:sz w:val="24"/>
            <w:szCs w:val="24"/>
          </w:rPr>
          <w:t>primes,</w:t>
        </w:r>
        <w:r w:rsidR="001D1A0B" w:rsidRPr="001D1A0B">
          <w:rPr>
            <w:spacing w:val="-3"/>
            <w:sz w:val="24"/>
            <w:szCs w:val="24"/>
          </w:rPr>
          <w:t xml:space="preserve"> </w:t>
        </w:r>
        <w:r w:rsidR="001D1A0B" w:rsidRPr="001D1A0B">
          <w:rPr>
            <w:sz w:val="24"/>
            <w:szCs w:val="24"/>
          </w:rPr>
          <w:t>alors</w:t>
        </w:r>
        <w:r w:rsidR="001D1A0B" w:rsidRPr="001D1A0B">
          <w:rPr>
            <w:spacing w:val="-3"/>
            <w:sz w:val="24"/>
            <w:szCs w:val="24"/>
          </w:rPr>
          <w:t xml:space="preserve"> </w:t>
        </w:r>
        <w:r w:rsidR="001D1A0B" w:rsidRPr="001D1A0B">
          <w:rPr>
            <w:sz w:val="24"/>
            <w:szCs w:val="24"/>
          </w:rPr>
          <w:t>que</w:t>
        </w:r>
        <w:r w:rsidR="001D1A0B" w:rsidRPr="001D1A0B">
          <w:rPr>
            <w:spacing w:val="-3"/>
            <w:sz w:val="24"/>
            <w:szCs w:val="24"/>
          </w:rPr>
          <w:t xml:space="preserve"> </w:t>
        </w:r>
        <w:r w:rsidR="001D1A0B" w:rsidRPr="001D1A0B">
          <w:rPr>
            <w:sz w:val="24"/>
            <w:szCs w:val="24"/>
          </w:rPr>
          <w:t>57% des</w:t>
        </w:r>
        <w:r w:rsidR="001D1A0B" w:rsidRPr="001D1A0B">
          <w:rPr>
            <w:spacing w:val="-1"/>
            <w:sz w:val="24"/>
            <w:szCs w:val="24"/>
          </w:rPr>
          <w:t xml:space="preserve"> </w:t>
        </w:r>
        <w:r w:rsidR="001D1A0B" w:rsidRPr="001D1A0B">
          <w:rPr>
            <w:sz w:val="24"/>
            <w:szCs w:val="24"/>
          </w:rPr>
          <w:t>Tessinois</w:t>
        </w:r>
        <w:r w:rsidR="001D1A0B" w:rsidRPr="001D1A0B">
          <w:rPr>
            <w:spacing w:val="-1"/>
            <w:sz w:val="24"/>
            <w:szCs w:val="24"/>
          </w:rPr>
          <w:t xml:space="preserve"> </w:t>
        </w:r>
        <w:r w:rsidR="001D1A0B" w:rsidRPr="001D1A0B">
          <w:rPr>
            <w:sz w:val="24"/>
            <w:szCs w:val="24"/>
          </w:rPr>
          <w:t>étaient</w:t>
        </w:r>
        <w:r w:rsidR="001D1A0B" w:rsidRPr="001D1A0B">
          <w:rPr>
            <w:spacing w:val="-1"/>
            <w:sz w:val="24"/>
            <w:szCs w:val="24"/>
          </w:rPr>
          <w:t xml:space="preserve"> </w:t>
        </w:r>
        <w:r w:rsidR="001D1A0B" w:rsidRPr="001D1A0B">
          <w:rPr>
            <w:sz w:val="24"/>
            <w:szCs w:val="24"/>
          </w:rPr>
          <w:t>en</w:t>
        </w:r>
        <w:r w:rsidR="001D1A0B" w:rsidRPr="001D1A0B">
          <w:rPr>
            <w:spacing w:val="-1"/>
            <w:sz w:val="24"/>
            <w:szCs w:val="24"/>
          </w:rPr>
          <w:t xml:space="preserve"> </w:t>
        </w:r>
        <w:r w:rsidR="001D1A0B" w:rsidRPr="001D1A0B">
          <w:rPr>
            <w:sz w:val="24"/>
            <w:szCs w:val="24"/>
          </w:rPr>
          <w:t>faveur.</w:t>
        </w:r>
        <w:r w:rsidR="001D1A0B" w:rsidRPr="001D1A0B">
          <w:rPr>
            <w:spacing w:val="-1"/>
            <w:sz w:val="24"/>
            <w:szCs w:val="24"/>
          </w:rPr>
          <w:t xml:space="preserve"> </w:t>
        </w:r>
        <w:r w:rsidR="001D1A0B" w:rsidRPr="001D1A0B">
          <w:rPr>
            <w:sz w:val="24"/>
            <w:szCs w:val="24"/>
          </w:rPr>
          <w:t>Tant</w:t>
        </w:r>
        <w:r w:rsidR="001D1A0B" w:rsidRPr="001D1A0B">
          <w:rPr>
            <w:spacing w:val="-1"/>
            <w:sz w:val="24"/>
            <w:szCs w:val="24"/>
          </w:rPr>
          <w:t xml:space="preserve"> </w:t>
        </w:r>
        <w:r w:rsidR="001D1A0B" w:rsidRPr="001D1A0B">
          <w:rPr>
            <w:sz w:val="24"/>
            <w:szCs w:val="24"/>
          </w:rPr>
          <w:t>que</w:t>
        </w:r>
        <w:r w:rsidR="001D1A0B" w:rsidRPr="001D1A0B">
          <w:rPr>
            <w:spacing w:val="-1"/>
            <w:sz w:val="24"/>
            <w:szCs w:val="24"/>
          </w:rPr>
          <w:t xml:space="preserve"> </w:t>
        </w:r>
        <w:r w:rsidR="001D1A0B" w:rsidRPr="001D1A0B">
          <w:rPr>
            <w:sz w:val="24"/>
            <w:szCs w:val="24"/>
          </w:rPr>
          <w:t>le</w:t>
        </w:r>
        <w:r w:rsidR="001D1A0B" w:rsidRPr="001D1A0B">
          <w:rPr>
            <w:spacing w:val="-1"/>
            <w:sz w:val="24"/>
            <w:szCs w:val="24"/>
          </w:rPr>
          <w:t xml:space="preserve"> </w:t>
        </w:r>
        <w:r w:rsidR="001D1A0B" w:rsidRPr="001D1A0B">
          <w:rPr>
            <w:sz w:val="24"/>
            <w:szCs w:val="24"/>
          </w:rPr>
          <w:t>cœur</w:t>
        </w:r>
        <w:r w:rsidR="001D1A0B" w:rsidRPr="001D1A0B">
          <w:rPr>
            <w:spacing w:val="-1"/>
            <w:sz w:val="24"/>
            <w:szCs w:val="24"/>
          </w:rPr>
          <w:t xml:space="preserve"> </w:t>
        </w:r>
        <w:r w:rsidR="001D1A0B" w:rsidRPr="001D1A0B">
          <w:rPr>
            <w:sz w:val="24"/>
            <w:szCs w:val="24"/>
          </w:rPr>
          <w:t>suisse-allemand</w:t>
        </w:r>
        <w:r w:rsidR="001D1A0B" w:rsidRPr="001D1A0B">
          <w:rPr>
            <w:spacing w:val="-1"/>
            <w:sz w:val="24"/>
            <w:szCs w:val="24"/>
          </w:rPr>
          <w:t xml:space="preserve"> </w:t>
        </w:r>
        <w:r w:rsidR="001D1A0B" w:rsidRPr="001D1A0B">
          <w:rPr>
            <w:sz w:val="24"/>
            <w:szCs w:val="24"/>
          </w:rPr>
          <w:t>du</w:t>
        </w:r>
        <w:r w:rsidR="001D1A0B" w:rsidRPr="001D1A0B">
          <w:rPr>
            <w:spacing w:val="-1"/>
            <w:sz w:val="24"/>
            <w:szCs w:val="24"/>
          </w:rPr>
          <w:t xml:space="preserve"> </w:t>
        </w:r>
        <w:r w:rsidR="001D1A0B" w:rsidRPr="001D1A0B">
          <w:rPr>
            <w:sz w:val="24"/>
            <w:szCs w:val="24"/>
          </w:rPr>
          <w:t>bloc</w:t>
        </w:r>
        <w:r w:rsidR="001D1A0B" w:rsidRPr="001D1A0B">
          <w:rPr>
            <w:spacing w:val="-1"/>
            <w:sz w:val="24"/>
            <w:szCs w:val="24"/>
          </w:rPr>
          <w:t xml:space="preserve"> </w:t>
        </w:r>
        <w:r w:rsidR="001D1A0B" w:rsidRPr="001D1A0B">
          <w:rPr>
            <w:sz w:val="24"/>
            <w:szCs w:val="24"/>
          </w:rPr>
          <w:t xml:space="preserve">libéral-conservateur ne se sent pas menacé par le niveau de leur prime maladie, il est peu probable qu’une réforme </w:t>
        </w:r>
        <w:r w:rsidR="001D1A0B" w:rsidRPr="001D1A0B">
          <w:rPr>
            <w:w w:val="105"/>
            <w:sz w:val="24"/>
            <w:szCs w:val="24"/>
          </w:rPr>
          <w:t>de</w:t>
        </w:r>
        <w:r w:rsidR="001D1A0B" w:rsidRPr="001D1A0B">
          <w:rPr>
            <w:spacing w:val="-8"/>
            <w:w w:val="105"/>
            <w:sz w:val="24"/>
            <w:szCs w:val="24"/>
          </w:rPr>
          <w:t xml:space="preserve"> </w:t>
        </w:r>
        <w:r w:rsidR="001D1A0B" w:rsidRPr="001D1A0B">
          <w:rPr>
            <w:w w:val="105"/>
            <w:sz w:val="24"/>
            <w:szCs w:val="24"/>
          </w:rPr>
          <w:t>la</w:t>
        </w:r>
        <w:r w:rsidR="001D1A0B" w:rsidRPr="001D1A0B">
          <w:rPr>
            <w:spacing w:val="-8"/>
            <w:w w:val="105"/>
            <w:sz w:val="24"/>
            <w:szCs w:val="24"/>
          </w:rPr>
          <w:t xml:space="preserve"> </w:t>
        </w:r>
        <w:r w:rsidR="001D1A0B" w:rsidRPr="001D1A0B">
          <w:rPr>
            <w:w w:val="105"/>
            <w:sz w:val="24"/>
            <w:szCs w:val="24"/>
          </w:rPr>
          <w:t>LAMal</w:t>
        </w:r>
        <w:r w:rsidR="001D1A0B" w:rsidRPr="001D1A0B">
          <w:rPr>
            <w:spacing w:val="-8"/>
            <w:w w:val="105"/>
            <w:sz w:val="24"/>
            <w:szCs w:val="24"/>
          </w:rPr>
          <w:t xml:space="preserve"> </w:t>
        </w:r>
        <w:r w:rsidR="001D1A0B" w:rsidRPr="001D1A0B">
          <w:rPr>
            <w:w w:val="105"/>
            <w:sz w:val="24"/>
            <w:szCs w:val="24"/>
          </w:rPr>
          <w:t>en</w:t>
        </w:r>
        <w:r w:rsidR="001D1A0B" w:rsidRPr="001D1A0B">
          <w:rPr>
            <w:spacing w:val="-8"/>
            <w:w w:val="105"/>
            <w:sz w:val="24"/>
            <w:szCs w:val="24"/>
          </w:rPr>
          <w:t xml:space="preserve"> </w:t>
        </w:r>
        <w:r w:rsidR="001D1A0B" w:rsidRPr="001D1A0B">
          <w:rPr>
            <w:w w:val="105"/>
            <w:sz w:val="24"/>
            <w:szCs w:val="24"/>
          </w:rPr>
          <w:t>rupture</w:t>
        </w:r>
        <w:r w:rsidR="001D1A0B" w:rsidRPr="001D1A0B">
          <w:rPr>
            <w:spacing w:val="-8"/>
            <w:w w:val="105"/>
            <w:sz w:val="24"/>
            <w:szCs w:val="24"/>
          </w:rPr>
          <w:t xml:space="preserve"> </w:t>
        </w:r>
        <w:r w:rsidR="001D1A0B" w:rsidRPr="001D1A0B">
          <w:rPr>
            <w:w w:val="105"/>
            <w:sz w:val="24"/>
            <w:szCs w:val="24"/>
          </w:rPr>
          <w:t>avec</w:t>
        </w:r>
        <w:r w:rsidR="001D1A0B" w:rsidRPr="001D1A0B">
          <w:rPr>
            <w:spacing w:val="-8"/>
            <w:w w:val="105"/>
            <w:sz w:val="24"/>
            <w:szCs w:val="24"/>
          </w:rPr>
          <w:t xml:space="preserve"> </w:t>
        </w:r>
        <w:r w:rsidR="001D1A0B" w:rsidRPr="001D1A0B">
          <w:rPr>
            <w:w w:val="105"/>
            <w:sz w:val="24"/>
            <w:szCs w:val="24"/>
          </w:rPr>
          <w:t>ses</w:t>
        </w:r>
        <w:r w:rsidR="001D1A0B" w:rsidRPr="001D1A0B">
          <w:rPr>
            <w:spacing w:val="-8"/>
            <w:w w:val="105"/>
            <w:sz w:val="24"/>
            <w:szCs w:val="24"/>
          </w:rPr>
          <w:t xml:space="preserve"> </w:t>
        </w:r>
        <w:r w:rsidR="001D1A0B" w:rsidRPr="001D1A0B">
          <w:rPr>
            <w:w w:val="105"/>
            <w:sz w:val="24"/>
            <w:szCs w:val="24"/>
          </w:rPr>
          <w:t>principes</w:t>
        </w:r>
        <w:r w:rsidR="001D1A0B" w:rsidRPr="001D1A0B">
          <w:rPr>
            <w:spacing w:val="-8"/>
            <w:w w:val="105"/>
            <w:sz w:val="24"/>
            <w:szCs w:val="24"/>
          </w:rPr>
          <w:t xml:space="preserve"> </w:t>
        </w:r>
        <w:r w:rsidR="001D1A0B" w:rsidRPr="001D1A0B">
          <w:rPr>
            <w:w w:val="105"/>
            <w:sz w:val="24"/>
            <w:szCs w:val="24"/>
          </w:rPr>
          <w:t>de</w:t>
        </w:r>
        <w:r w:rsidR="001D1A0B" w:rsidRPr="001D1A0B">
          <w:rPr>
            <w:spacing w:val="-8"/>
            <w:w w:val="105"/>
            <w:sz w:val="24"/>
            <w:szCs w:val="24"/>
          </w:rPr>
          <w:t xml:space="preserve"> </w:t>
        </w:r>
        <w:proofErr w:type="spellStart"/>
        <w:r w:rsidR="001D1A0B" w:rsidRPr="001D1A0B">
          <w:rPr>
            <w:w w:val="105"/>
            <w:sz w:val="24"/>
            <w:szCs w:val="24"/>
          </w:rPr>
          <w:t>managed</w:t>
        </w:r>
        <w:proofErr w:type="spellEnd"/>
        <w:r w:rsidR="001D1A0B" w:rsidRPr="001D1A0B">
          <w:rPr>
            <w:spacing w:val="-8"/>
            <w:w w:val="105"/>
            <w:sz w:val="24"/>
            <w:szCs w:val="24"/>
          </w:rPr>
          <w:t xml:space="preserve"> </w:t>
        </w:r>
        <w:proofErr w:type="spellStart"/>
        <w:r w:rsidR="001D1A0B" w:rsidRPr="001D1A0B">
          <w:rPr>
            <w:w w:val="105"/>
            <w:sz w:val="24"/>
            <w:szCs w:val="24"/>
          </w:rPr>
          <w:t>competition</w:t>
        </w:r>
        <w:proofErr w:type="spellEnd"/>
        <w:r w:rsidR="001D1A0B" w:rsidRPr="001D1A0B">
          <w:rPr>
            <w:spacing w:val="-8"/>
            <w:w w:val="105"/>
            <w:sz w:val="24"/>
            <w:szCs w:val="24"/>
          </w:rPr>
          <w:t xml:space="preserve"> </w:t>
        </w:r>
        <w:r w:rsidR="001D1A0B" w:rsidRPr="001D1A0B">
          <w:rPr>
            <w:w w:val="105"/>
            <w:sz w:val="24"/>
            <w:szCs w:val="24"/>
          </w:rPr>
          <w:t>soit</w:t>
        </w:r>
        <w:r w:rsidR="001D1A0B" w:rsidRPr="001D1A0B">
          <w:rPr>
            <w:spacing w:val="-8"/>
            <w:w w:val="105"/>
            <w:sz w:val="24"/>
            <w:szCs w:val="24"/>
          </w:rPr>
          <w:t xml:space="preserve"> </w:t>
        </w:r>
        <w:r w:rsidR="001D1A0B" w:rsidRPr="001D1A0B">
          <w:rPr>
            <w:w w:val="105"/>
            <w:sz w:val="24"/>
            <w:szCs w:val="24"/>
          </w:rPr>
          <w:t>acceptée</w:t>
        </w:r>
        <w:r w:rsidR="001D1A0B" w:rsidRPr="001D1A0B">
          <w:rPr>
            <w:spacing w:val="-8"/>
            <w:w w:val="105"/>
            <w:sz w:val="24"/>
            <w:szCs w:val="24"/>
          </w:rPr>
          <w:t xml:space="preserve"> </w:t>
        </w:r>
        <w:r w:rsidR="001D1A0B" w:rsidRPr="001D1A0B">
          <w:rPr>
            <w:w w:val="105"/>
            <w:sz w:val="24"/>
            <w:szCs w:val="24"/>
          </w:rPr>
          <w:t>au</w:t>
        </w:r>
        <w:r w:rsidR="001D1A0B" w:rsidRPr="001D1A0B">
          <w:rPr>
            <w:spacing w:val="-8"/>
            <w:w w:val="105"/>
            <w:sz w:val="24"/>
            <w:szCs w:val="24"/>
          </w:rPr>
          <w:t xml:space="preserve"> </w:t>
        </w:r>
        <w:r w:rsidR="001D1A0B" w:rsidRPr="001D1A0B">
          <w:rPr>
            <w:w w:val="105"/>
            <w:sz w:val="24"/>
            <w:szCs w:val="24"/>
          </w:rPr>
          <w:t xml:space="preserve">niveau </w:t>
        </w:r>
        <w:r w:rsidR="001D1A0B" w:rsidRPr="001D1A0B">
          <w:rPr>
            <w:spacing w:val="-2"/>
            <w:w w:val="105"/>
            <w:sz w:val="24"/>
            <w:szCs w:val="24"/>
          </w:rPr>
          <w:t>national.</w:t>
        </w:r>
        <w:r w:rsidR="001D1A0B" w:rsidRPr="001D1A0B">
          <w:rPr>
            <w:sz w:val="24"/>
            <w:szCs w:val="24"/>
          </w:rPr>
          <w:t xml:space="preserve"> Il est néanmoins possible que de telles réformes aient lieu localement au niveau des cantons</w:t>
        </w:r>
        <w:r w:rsidR="001D1A0B" w:rsidRPr="001D1A0B">
          <w:rPr>
            <w:spacing w:val="12"/>
            <w:sz w:val="24"/>
            <w:szCs w:val="24"/>
          </w:rPr>
          <w:t xml:space="preserve"> </w:t>
        </w:r>
        <w:r w:rsidR="001D1A0B" w:rsidRPr="001D1A0B">
          <w:rPr>
            <w:sz w:val="24"/>
            <w:szCs w:val="24"/>
          </w:rPr>
          <w:t>les</w:t>
        </w:r>
        <w:r w:rsidR="001D1A0B" w:rsidRPr="001D1A0B">
          <w:rPr>
            <w:spacing w:val="12"/>
            <w:sz w:val="24"/>
            <w:szCs w:val="24"/>
          </w:rPr>
          <w:t xml:space="preserve"> </w:t>
        </w:r>
        <w:r w:rsidR="001D1A0B" w:rsidRPr="001D1A0B">
          <w:rPr>
            <w:sz w:val="24"/>
            <w:szCs w:val="24"/>
          </w:rPr>
          <w:t>plus</w:t>
        </w:r>
        <w:r w:rsidR="001D1A0B" w:rsidRPr="001D1A0B">
          <w:rPr>
            <w:spacing w:val="12"/>
            <w:sz w:val="24"/>
            <w:szCs w:val="24"/>
          </w:rPr>
          <w:t xml:space="preserve"> </w:t>
        </w:r>
        <w:r w:rsidR="001D1A0B" w:rsidRPr="001D1A0B">
          <w:rPr>
            <w:sz w:val="24"/>
            <w:szCs w:val="24"/>
          </w:rPr>
          <w:t>touchés</w:t>
        </w:r>
        <w:r w:rsidR="001D1A0B" w:rsidRPr="001D1A0B">
          <w:rPr>
            <w:spacing w:val="12"/>
            <w:sz w:val="24"/>
            <w:szCs w:val="24"/>
          </w:rPr>
          <w:t xml:space="preserve"> </w:t>
        </w:r>
        <w:r w:rsidR="001D1A0B" w:rsidRPr="001D1A0B">
          <w:rPr>
            <w:sz w:val="24"/>
            <w:szCs w:val="24"/>
          </w:rPr>
          <w:t>par</w:t>
        </w:r>
        <w:r w:rsidR="001D1A0B" w:rsidRPr="001D1A0B">
          <w:rPr>
            <w:spacing w:val="12"/>
            <w:sz w:val="24"/>
            <w:szCs w:val="24"/>
          </w:rPr>
          <w:t xml:space="preserve"> </w:t>
        </w:r>
        <w:r w:rsidR="001D1A0B" w:rsidRPr="001D1A0B">
          <w:rPr>
            <w:sz w:val="24"/>
            <w:szCs w:val="24"/>
          </w:rPr>
          <w:t>le</w:t>
        </w:r>
        <w:r w:rsidR="001D1A0B" w:rsidRPr="001D1A0B">
          <w:rPr>
            <w:spacing w:val="12"/>
            <w:sz w:val="24"/>
            <w:szCs w:val="24"/>
          </w:rPr>
          <w:t xml:space="preserve"> </w:t>
        </w:r>
        <w:r w:rsidR="001D1A0B" w:rsidRPr="001D1A0B">
          <w:rPr>
            <w:sz w:val="24"/>
            <w:szCs w:val="24"/>
          </w:rPr>
          <w:t>niveau</w:t>
        </w:r>
        <w:r w:rsidR="001D1A0B" w:rsidRPr="001D1A0B">
          <w:rPr>
            <w:spacing w:val="12"/>
            <w:sz w:val="24"/>
            <w:szCs w:val="24"/>
          </w:rPr>
          <w:t xml:space="preserve"> </w:t>
        </w:r>
        <w:r w:rsidR="001D1A0B" w:rsidRPr="001D1A0B">
          <w:rPr>
            <w:sz w:val="24"/>
            <w:szCs w:val="24"/>
          </w:rPr>
          <w:t>et</w:t>
        </w:r>
        <w:r w:rsidR="001D1A0B" w:rsidRPr="001D1A0B">
          <w:rPr>
            <w:spacing w:val="12"/>
            <w:sz w:val="24"/>
            <w:szCs w:val="24"/>
          </w:rPr>
          <w:t xml:space="preserve"> </w:t>
        </w:r>
        <w:r w:rsidR="001D1A0B" w:rsidRPr="001D1A0B">
          <w:rPr>
            <w:sz w:val="24"/>
            <w:szCs w:val="24"/>
          </w:rPr>
          <w:t>l’augmentation</w:t>
        </w:r>
        <w:r w:rsidR="001D1A0B" w:rsidRPr="001D1A0B">
          <w:rPr>
            <w:spacing w:val="12"/>
            <w:sz w:val="24"/>
            <w:szCs w:val="24"/>
          </w:rPr>
          <w:t xml:space="preserve"> </w:t>
        </w:r>
        <w:r w:rsidR="001D1A0B" w:rsidRPr="001D1A0B">
          <w:rPr>
            <w:sz w:val="24"/>
            <w:szCs w:val="24"/>
          </w:rPr>
          <w:t>des</w:t>
        </w:r>
        <w:r w:rsidR="001D1A0B" w:rsidRPr="001D1A0B">
          <w:rPr>
            <w:spacing w:val="12"/>
            <w:sz w:val="24"/>
            <w:szCs w:val="24"/>
          </w:rPr>
          <w:t xml:space="preserve"> </w:t>
        </w:r>
        <w:r w:rsidR="001D1A0B" w:rsidRPr="001D1A0B">
          <w:rPr>
            <w:sz w:val="24"/>
            <w:szCs w:val="24"/>
          </w:rPr>
          <w:t>primes.</w:t>
        </w:r>
        <w:r w:rsidR="001D1A0B" w:rsidRPr="001D1A0B">
          <w:rPr>
            <w:spacing w:val="12"/>
            <w:sz w:val="24"/>
            <w:szCs w:val="24"/>
          </w:rPr>
          <w:t xml:space="preserve"> </w:t>
        </w:r>
        <w:r w:rsidR="001D1A0B" w:rsidRPr="001D1A0B">
          <w:rPr>
            <w:sz w:val="24"/>
            <w:szCs w:val="24"/>
          </w:rPr>
          <w:t>Le</w:t>
        </w:r>
        <w:r w:rsidR="001D1A0B" w:rsidRPr="001D1A0B">
          <w:rPr>
            <w:spacing w:val="12"/>
            <w:sz w:val="24"/>
            <w:szCs w:val="24"/>
          </w:rPr>
          <w:t xml:space="preserve"> </w:t>
        </w:r>
        <w:r w:rsidR="001D1A0B" w:rsidRPr="001D1A0B">
          <w:rPr>
            <w:sz w:val="24"/>
            <w:szCs w:val="24"/>
          </w:rPr>
          <w:t>canton</w:t>
        </w:r>
        <w:r w:rsidR="001D1A0B" w:rsidRPr="001D1A0B">
          <w:rPr>
            <w:spacing w:val="12"/>
            <w:sz w:val="24"/>
            <w:szCs w:val="24"/>
          </w:rPr>
          <w:t xml:space="preserve"> </w:t>
        </w:r>
        <w:r w:rsidR="001D1A0B" w:rsidRPr="001D1A0B">
          <w:rPr>
            <w:sz w:val="24"/>
            <w:szCs w:val="24"/>
          </w:rPr>
          <w:t>de</w:t>
        </w:r>
        <w:r w:rsidR="001D1A0B" w:rsidRPr="001D1A0B">
          <w:rPr>
            <w:spacing w:val="12"/>
            <w:sz w:val="24"/>
            <w:szCs w:val="24"/>
          </w:rPr>
          <w:t xml:space="preserve"> </w:t>
        </w:r>
        <w:r w:rsidR="001D1A0B" w:rsidRPr="001D1A0B">
          <w:rPr>
            <w:sz w:val="24"/>
            <w:szCs w:val="24"/>
          </w:rPr>
          <w:t>Genève</w:t>
        </w:r>
        <w:r w:rsidR="001D1A0B" w:rsidRPr="001D1A0B">
          <w:rPr>
            <w:spacing w:val="12"/>
            <w:sz w:val="24"/>
            <w:szCs w:val="24"/>
          </w:rPr>
          <w:t xml:space="preserve"> </w:t>
        </w:r>
        <w:r w:rsidR="001D1A0B" w:rsidRPr="001D1A0B">
          <w:rPr>
            <w:sz w:val="24"/>
            <w:szCs w:val="24"/>
          </w:rPr>
          <w:t>va à</w:t>
        </w:r>
        <w:r w:rsidR="001D1A0B" w:rsidRPr="001D1A0B">
          <w:rPr>
            <w:spacing w:val="11"/>
            <w:sz w:val="24"/>
            <w:szCs w:val="24"/>
          </w:rPr>
          <w:t xml:space="preserve"> </w:t>
        </w:r>
        <w:r w:rsidR="001D1A0B" w:rsidRPr="001D1A0B">
          <w:rPr>
            <w:sz w:val="24"/>
            <w:szCs w:val="24"/>
          </w:rPr>
          <w:t>cet</w:t>
        </w:r>
        <w:r w:rsidR="001D1A0B" w:rsidRPr="001D1A0B">
          <w:rPr>
            <w:spacing w:val="32"/>
            <w:sz w:val="24"/>
            <w:szCs w:val="24"/>
          </w:rPr>
          <w:t xml:space="preserve"> </w:t>
        </w:r>
        <w:r w:rsidR="001D1A0B" w:rsidRPr="001D1A0B">
          <w:rPr>
            <w:sz w:val="24"/>
            <w:szCs w:val="24"/>
          </w:rPr>
          <w:t>égard</w:t>
        </w:r>
        <w:r w:rsidR="001D1A0B" w:rsidRPr="001D1A0B">
          <w:rPr>
            <w:spacing w:val="32"/>
            <w:sz w:val="24"/>
            <w:szCs w:val="24"/>
          </w:rPr>
          <w:t xml:space="preserve"> </w:t>
        </w:r>
        <w:r w:rsidR="001D1A0B" w:rsidRPr="001D1A0B">
          <w:rPr>
            <w:sz w:val="24"/>
            <w:szCs w:val="24"/>
          </w:rPr>
          <w:t>peut</w:t>
        </w:r>
        <w:r w:rsidR="001D1A0B" w:rsidRPr="001D1A0B">
          <w:rPr>
            <w:spacing w:val="32"/>
            <w:sz w:val="24"/>
            <w:szCs w:val="24"/>
          </w:rPr>
          <w:t xml:space="preserve"> </w:t>
        </w:r>
        <w:r w:rsidR="001D1A0B" w:rsidRPr="001D1A0B">
          <w:rPr>
            <w:sz w:val="24"/>
            <w:szCs w:val="24"/>
          </w:rPr>
          <w:t>être</w:t>
        </w:r>
        <w:r w:rsidR="001D1A0B" w:rsidRPr="001D1A0B">
          <w:rPr>
            <w:spacing w:val="32"/>
            <w:sz w:val="24"/>
            <w:szCs w:val="24"/>
          </w:rPr>
          <w:t xml:space="preserve"> </w:t>
        </w:r>
        <w:r w:rsidR="001D1A0B" w:rsidRPr="001D1A0B">
          <w:rPr>
            <w:sz w:val="24"/>
            <w:szCs w:val="24"/>
          </w:rPr>
          <w:t>s’avérer</w:t>
        </w:r>
        <w:r w:rsidR="001D1A0B" w:rsidRPr="001D1A0B">
          <w:rPr>
            <w:spacing w:val="32"/>
            <w:sz w:val="24"/>
            <w:szCs w:val="24"/>
          </w:rPr>
          <w:t xml:space="preserve"> </w:t>
        </w:r>
        <w:r w:rsidR="001D1A0B" w:rsidRPr="001D1A0B">
          <w:rPr>
            <w:sz w:val="24"/>
            <w:szCs w:val="24"/>
          </w:rPr>
          <w:t>pionnier</w:t>
        </w:r>
        <w:r w:rsidR="001D1A0B" w:rsidRPr="001D1A0B">
          <w:rPr>
            <w:spacing w:val="32"/>
            <w:sz w:val="24"/>
            <w:szCs w:val="24"/>
          </w:rPr>
          <w:t xml:space="preserve"> </w:t>
        </w:r>
        <w:r w:rsidR="001D1A0B" w:rsidRPr="001D1A0B">
          <w:rPr>
            <w:sz w:val="24"/>
            <w:szCs w:val="24"/>
          </w:rPr>
          <w:t>en</w:t>
        </w:r>
        <w:r w:rsidR="001D1A0B" w:rsidRPr="001D1A0B">
          <w:rPr>
            <w:spacing w:val="32"/>
            <w:sz w:val="24"/>
            <w:szCs w:val="24"/>
          </w:rPr>
          <w:t xml:space="preserve"> </w:t>
        </w:r>
        <w:r w:rsidR="001D1A0B" w:rsidRPr="001D1A0B">
          <w:rPr>
            <w:sz w:val="24"/>
            <w:szCs w:val="24"/>
          </w:rPr>
          <w:t>matière</w:t>
        </w:r>
        <w:r w:rsidR="001D1A0B" w:rsidRPr="001D1A0B">
          <w:rPr>
            <w:spacing w:val="32"/>
            <w:sz w:val="24"/>
            <w:szCs w:val="24"/>
          </w:rPr>
          <w:t xml:space="preserve"> </w:t>
        </w:r>
        <w:r w:rsidR="001D1A0B" w:rsidRPr="001D1A0B">
          <w:rPr>
            <w:sz w:val="24"/>
            <w:szCs w:val="24"/>
          </w:rPr>
          <w:t>de</w:t>
        </w:r>
        <w:r w:rsidR="001D1A0B" w:rsidRPr="001D1A0B">
          <w:rPr>
            <w:spacing w:val="32"/>
            <w:sz w:val="24"/>
            <w:szCs w:val="24"/>
          </w:rPr>
          <w:t xml:space="preserve"> </w:t>
        </w:r>
        <w:r w:rsidR="001D1A0B" w:rsidRPr="001D1A0B">
          <w:rPr>
            <w:sz w:val="24"/>
            <w:szCs w:val="24"/>
          </w:rPr>
          <w:t>réforme</w:t>
        </w:r>
        <w:r w:rsidR="001D1A0B" w:rsidRPr="001D1A0B">
          <w:rPr>
            <w:spacing w:val="32"/>
            <w:sz w:val="24"/>
            <w:szCs w:val="24"/>
          </w:rPr>
          <w:t xml:space="preserve"> </w:t>
        </w:r>
        <w:r w:rsidR="001D1A0B" w:rsidRPr="001D1A0B">
          <w:rPr>
            <w:sz w:val="24"/>
            <w:szCs w:val="24"/>
          </w:rPr>
          <w:t>à</w:t>
        </w:r>
        <w:r w:rsidR="001D1A0B" w:rsidRPr="001D1A0B">
          <w:rPr>
            <w:spacing w:val="32"/>
            <w:sz w:val="24"/>
            <w:szCs w:val="24"/>
          </w:rPr>
          <w:t xml:space="preserve"> </w:t>
        </w:r>
        <w:r w:rsidR="001D1A0B" w:rsidRPr="001D1A0B">
          <w:rPr>
            <w:sz w:val="24"/>
            <w:szCs w:val="24"/>
          </w:rPr>
          <w:t>travers</w:t>
        </w:r>
        <w:r w:rsidR="001D1A0B" w:rsidRPr="001D1A0B">
          <w:rPr>
            <w:spacing w:val="32"/>
            <w:sz w:val="24"/>
            <w:szCs w:val="24"/>
          </w:rPr>
          <w:t xml:space="preserve"> </w:t>
        </w:r>
        <w:r w:rsidR="001D1A0B" w:rsidRPr="001D1A0B">
          <w:rPr>
            <w:sz w:val="24"/>
            <w:szCs w:val="24"/>
          </w:rPr>
          <w:t>le</w:t>
        </w:r>
        <w:r w:rsidR="001D1A0B" w:rsidRPr="001D1A0B">
          <w:rPr>
            <w:spacing w:val="32"/>
            <w:sz w:val="24"/>
            <w:szCs w:val="24"/>
          </w:rPr>
          <w:t xml:space="preserve"> </w:t>
        </w:r>
        <w:r w:rsidR="001D1A0B" w:rsidRPr="001D1A0B">
          <w:rPr>
            <w:sz w:val="24"/>
            <w:szCs w:val="24"/>
          </w:rPr>
          <w:t>projet</w:t>
        </w:r>
        <w:r w:rsidR="001D1A0B" w:rsidRPr="001D1A0B">
          <w:rPr>
            <w:spacing w:val="32"/>
            <w:sz w:val="24"/>
            <w:szCs w:val="24"/>
          </w:rPr>
          <w:t xml:space="preserve"> </w:t>
        </w:r>
        <w:r w:rsidR="003704ED">
          <w:rPr>
            <w:sz w:val="24"/>
            <w:szCs w:val="24"/>
          </w:rPr>
          <w:t>caisse unique cantonale.</w:t>
        </w:r>
        <w:r w:rsidR="001D1A0B" w:rsidRPr="001D1A0B">
          <w:rPr>
            <w:sz w:val="24"/>
            <w:szCs w:val="24"/>
          </w:rPr>
          <w:t xml:space="preserve"> Ce</w:t>
        </w:r>
        <w:r w:rsidR="001D1A0B" w:rsidRPr="001D1A0B">
          <w:rPr>
            <w:spacing w:val="32"/>
            <w:sz w:val="24"/>
            <w:szCs w:val="24"/>
          </w:rPr>
          <w:t xml:space="preserve"> </w:t>
        </w:r>
        <w:r w:rsidR="001D1A0B" w:rsidRPr="001D1A0B">
          <w:rPr>
            <w:sz w:val="24"/>
            <w:szCs w:val="24"/>
          </w:rPr>
          <w:t>projet</w:t>
        </w:r>
        <w:r w:rsidR="001D1A0B" w:rsidRPr="001D1A0B">
          <w:rPr>
            <w:spacing w:val="32"/>
            <w:sz w:val="24"/>
            <w:szCs w:val="24"/>
          </w:rPr>
          <w:t xml:space="preserve"> </w:t>
        </w:r>
        <w:r w:rsidR="001D1A0B" w:rsidRPr="001D1A0B">
          <w:rPr>
            <w:sz w:val="24"/>
            <w:szCs w:val="24"/>
          </w:rPr>
          <w:t>propose</w:t>
        </w:r>
        <w:r w:rsidR="001D1A0B" w:rsidRPr="001D1A0B">
          <w:rPr>
            <w:spacing w:val="32"/>
            <w:sz w:val="24"/>
            <w:szCs w:val="24"/>
          </w:rPr>
          <w:t xml:space="preserve"> </w:t>
        </w:r>
        <w:r w:rsidR="001D1A0B" w:rsidRPr="001D1A0B">
          <w:rPr>
            <w:sz w:val="24"/>
            <w:szCs w:val="24"/>
          </w:rPr>
          <w:t>une</w:t>
        </w:r>
        <w:r w:rsidR="001D1A0B" w:rsidRPr="001D1A0B">
          <w:rPr>
            <w:spacing w:val="32"/>
            <w:sz w:val="24"/>
            <w:szCs w:val="24"/>
          </w:rPr>
          <w:t xml:space="preserve"> </w:t>
        </w:r>
        <w:r w:rsidR="001D1A0B" w:rsidRPr="001D1A0B">
          <w:rPr>
            <w:sz w:val="24"/>
            <w:szCs w:val="24"/>
          </w:rPr>
          <w:t>organisation</w:t>
        </w:r>
        <w:r w:rsidR="001D1A0B" w:rsidRPr="001D1A0B">
          <w:rPr>
            <w:spacing w:val="32"/>
            <w:sz w:val="24"/>
            <w:szCs w:val="24"/>
          </w:rPr>
          <w:t xml:space="preserve"> </w:t>
        </w:r>
        <w:r w:rsidR="001D1A0B" w:rsidRPr="001D1A0B">
          <w:rPr>
            <w:sz w:val="24"/>
            <w:szCs w:val="24"/>
          </w:rPr>
          <w:t>de</w:t>
        </w:r>
        <w:r w:rsidR="001D1A0B" w:rsidRPr="001D1A0B">
          <w:rPr>
            <w:spacing w:val="32"/>
            <w:sz w:val="24"/>
            <w:szCs w:val="24"/>
          </w:rPr>
          <w:t xml:space="preserve"> </w:t>
        </w:r>
        <w:r w:rsidR="001D1A0B" w:rsidRPr="001D1A0B">
          <w:rPr>
            <w:sz w:val="24"/>
            <w:szCs w:val="24"/>
          </w:rPr>
          <w:t>caisse-maladie</w:t>
        </w:r>
        <w:r w:rsidR="001D1A0B" w:rsidRPr="001D1A0B">
          <w:rPr>
            <w:spacing w:val="32"/>
            <w:sz w:val="24"/>
            <w:szCs w:val="24"/>
          </w:rPr>
          <w:t xml:space="preserve"> </w:t>
        </w:r>
        <w:r w:rsidR="001D1A0B" w:rsidRPr="001D1A0B">
          <w:rPr>
            <w:sz w:val="24"/>
            <w:szCs w:val="24"/>
          </w:rPr>
          <w:t>publique</w:t>
        </w:r>
        <w:r w:rsidR="001D1A0B" w:rsidRPr="001D1A0B">
          <w:rPr>
            <w:spacing w:val="32"/>
            <w:sz w:val="24"/>
            <w:szCs w:val="24"/>
          </w:rPr>
          <w:t xml:space="preserve"> </w:t>
        </w:r>
        <w:r w:rsidR="001D1A0B" w:rsidRPr="001D1A0B">
          <w:rPr>
            <w:sz w:val="24"/>
            <w:szCs w:val="24"/>
          </w:rPr>
          <w:t>pour</w:t>
        </w:r>
        <w:r w:rsidR="001D1A0B" w:rsidRPr="001D1A0B">
          <w:rPr>
            <w:spacing w:val="32"/>
            <w:sz w:val="24"/>
            <w:szCs w:val="24"/>
          </w:rPr>
          <w:t xml:space="preserve"> </w:t>
        </w:r>
        <w:r w:rsidR="001D1A0B" w:rsidRPr="001D1A0B">
          <w:rPr>
            <w:sz w:val="24"/>
            <w:szCs w:val="24"/>
          </w:rPr>
          <w:t>l’assurance</w:t>
        </w:r>
        <w:r w:rsidR="001D1A0B" w:rsidRPr="001D1A0B">
          <w:rPr>
            <w:spacing w:val="32"/>
            <w:sz w:val="24"/>
            <w:szCs w:val="24"/>
          </w:rPr>
          <w:t xml:space="preserve"> </w:t>
        </w:r>
        <w:r w:rsidR="001D1A0B" w:rsidRPr="001D1A0B">
          <w:rPr>
            <w:sz w:val="24"/>
            <w:szCs w:val="24"/>
          </w:rPr>
          <w:t>obligatoire de soins qui engendrerait un rabais de 20% sur les primes de l’assurance-maladie obligatoire. Si cette expérience genevoise tient ses promesses, il est possible qu’elle atteigne par effet de domino d’autres cantons et, qu’à terme, elle aboutisse à une remise en cause plus profonde de la LAMal.</w:t>
        </w:r>
      </w:ins>
    </w:p>
    <w:p w14:paraId="675EA1AB" w14:textId="77777777" w:rsidR="001D1A0B" w:rsidRDefault="001D1A0B">
      <w:pPr>
        <w:jc w:val="both"/>
        <w:pPrChange w:id="1354" w:author="Auteur">
          <w:pPr>
            <w:pStyle w:val="Corpsdetexte"/>
            <w:spacing w:before="0" w:line="283" w:lineRule="auto"/>
            <w:ind w:right="140"/>
          </w:pPr>
        </w:pPrChange>
      </w:pPr>
    </w:p>
    <w:p w14:paraId="267E820D" w14:textId="77777777" w:rsidR="008725D2" w:rsidRPr="00E32EF4" w:rsidRDefault="00000000" w:rsidP="00206F97">
      <w:pPr>
        <w:pStyle w:val="Titre2"/>
        <w:numPr>
          <w:ilvl w:val="0"/>
          <w:numId w:val="2"/>
        </w:numPr>
        <w:spacing w:before="128"/>
        <w:rPr>
          <w:ins w:id="1355" w:author="Auteur"/>
          <w:rFonts w:ascii="Times New Roman" w:hAnsi="Times New Roman" w:cs="Times New Roman"/>
          <w:sz w:val="32"/>
          <w:szCs w:val="32"/>
          <w:rPrChange w:id="1356" w:author="Auteur">
            <w:rPr>
              <w:ins w:id="1357" w:author="Auteur"/>
              <w:rFonts w:ascii="Times New Roman" w:hAnsi="Times New Roman" w:cs="Times New Roman"/>
              <w:spacing w:val="-2"/>
              <w:sz w:val="32"/>
              <w:szCs w:val="32"/>
            </w:rPr>
          </w:rPrChange>
        </w:rPr>
      </w:pPr>
      <w:bookmarkStart w:id="1358" w:name="Conclusion"/>
      <w:bookmarkEnd w:id="1358"/>
      <w:r w:rsidRPr="00296F1F">
        <w:rPr>
          <w:rFonts w:ascii="Times New Roman" w:hAnsi="Times New Roman" w:cs="Times New Roman"/>
          <w:spacing w:val="-2"/>
          <w:sz w:val="32"/>
          <w:szCs w:val="32"/>
        </w:rPr>
        <w:t>Conclusion</w:t>
      </w:r>
    </w:p>
    <w:p w14:paraId="4F60A9F6" w14:textId="0EF1973C" w:rsidR="00BB4823" w:rsidRDefault="00BB4823" w:rsidP="00630CB5">
      <w:pPr>
        <w:pStyle w:val="Titre2"/>
        <w:spacing w:before="128"/>
        <w:ind w:left="0"/>
        <w:jc w:val="both"/>
        <w:rPr>
          <w:ins w:id="1359" w:author="Auteur"/>
          <w:rFonts w:ascii="Times New Roman" w:hAnsi="Times New Roman" w:cs="Times New Roman"/>
          <w:b w:val="0"/>
          <w:bCs w:val="0"/>
          <w:spacing w:val="-2"/>
          <w:sz w:val="24"/>
          <w:szCs w:val="24"/>
        </w:rPr>
      </w:pPr>
      <w:ins w:id="1360" w:author="Auteur">
        <w:r>
          <w:rPr>
            <w:rFonts w:ascii="Times New Roman" w:hAnsi="Times New Roman" w:cs="Times New Roman"/>
            <w:b w:val="0"/>
            <w:bCs w:val="0"/>
            <w:spacing w:val="-2"/>
            <w:sz w:val="24"/>
            <w:szCs w:val="24"/>
          </w:rPr>
          <w:t xml:space="preserve">Cet article </w:t>
        </w:r>
        <w:del w:id="1361" w:author="Auteur">
          <w:r w:rsidDel="005622B1">
            <w:rPr>
              <w:rFonts w:ascii="Times New Roman" w:hAnsi="Times New Roman" w:cs="Times New Roman"/>
              <w:b w:val="0"/>
              <w:bCs w:val="0"/>
              <w:spacing w:val="-2"/>
              <w:sz w:val="24"/>
              <w:szCs w:val="24"/>
            </w:rPr>
            <w:delText>a étudié</w:delText>
          </w:r>
        </w:del>
        <w:r w:rsidR="005622B1">
          <w:rPr>
            <w:rFonts w:ascii="Times New Roman" w:hAnsi="Times New Roman" w:cs="Times New Roman"/>
            <w:b w:val="0"/>
            <w:bCs w:val="0"/>
            <w:spacing w:val="-2"/>
            <w:sz w:val="24"/>
            <w:szCs w:val="24"/>
          </w:rPr>
          <w:t>étudie</w:t>
        </w:r>
        <w:r w:rsidR="00A556A8">
          <w:rPr>
            <w:rFonts w:ascii="Times New Roman" w:hAnsi="Times New Roman" w:cs="Times New Roman"/>
            <w:b w:val="0"/>
            <w:bCs w:val="0"/>
            <w:spacing w:val="-2"/>
            <w:sz w:val="24"/>
            <w:szCs w:val="24"/>
          </w:rPr>
          <w:t xml:space="preserve"> </w:t>
        </w:r>
        <w:del w:id="1362" w:author="Auteur">
          <w:r w:rsidR="005622B1" w:rsidDel="00A556A8">
            <w:rPr>
              <w:rFonts w:ascii="Times New Roman" w:hAnsi="Times New Roman" w:cs="Times New Roman"/>
              <w:b w:val="0"/>
              <w:bCs w:val="0"/>
              <w:spacing w:val="-2"/>
              <w:sz w:val="24"/>
              <w:szCs w:val="24"/>
            </w:rPr>
            <w:delText xml:space="preserve"> </w:delText>
          </w:r>
          <w:r w:rsidDel="00A556A8">
            <w:rPr>
              <w:rFonts w:ascii="Times New Roman" w:hAnsi="Times New Roman" w:cs="Times New Roman"/>
              <w:b w:val="0"/>
              <w:bCs w:val="0"/>
              <w:spacing w:val="-2"/>
              <w:sz w:val="24"/>
              <w:szCs w:val="24"/>
            </w:rPr>
            <w:delText xml:space="preserve"> </w:delText>
          </w:r>
        </w:del>
        <w:r>
          <w:rPr>
            <w:rFonts w:ascii="Times New Roman" w:hAnsi="Times New Roman" w:cs="Times New Roman"/>
            <w:b w:val="0"/>
            <w:bCs w:val="0"/>
            <w:spacing w:val="-2"/>
            <w:sz w:val="24"/>
            <w:szCs w:val="24"/>
          </w:rPr>
          <w:t xml:space="preserve">un paradoxe caractéristique de l’économie de la santé en Suisse, à savoir la </w:t>
        </w:r>
        <w:r w:rsidR="00740481">
          <w:rPr>
            <w:rFonts w:ascii="Times New Roman" w:hAnsi="Times New Roman" w:cs="Times New Roman"/>
            <w:b w:val="0"/>
            <w:bCs w:val="0"/>
            <w:spacing w:val="-2"/>
            <w:sz w:val="24"/>
            <w:szCs w:val="24"/>
          </w:rPr>
          <w:t>résilience</w:t>
        </w:r>
        <w:r>
          <w:rPr>
            <w:rFonts w:ascii="Times New Roman" w:hAnsi="Times New Roman" w:cs="Times New Roman"/>
            <w:b w:val="0"/>
            <w:bCs w:val="0"/>
            <w:spacing w:val="-2"/>
            <w:sz w:val="24"/>
            <w:szCs w:val="24"/>
          </w:rPr>
          <w:t xml:space="preserve"> politique d’un système d’assurance-maladie dont l’augmentation tendancielle des primes </w:t>
        </w:r>
        <w:r w:rsidR="00740481">
          <w:rPr>
            <w:rFonts w:ascii="Times New Roman" w:hAnsi="Times New Roman" w:cs="Times New Roman"/>
            <w:b w:val="0"/>
            <w:bCs w:val="0"/>
            <w:spacing w:val="-2"/>
            <w:sz w:val="24"/>
            <w:szCs w:val="24"/>
          </w:rPr>
          <w:t>pèse</w:t>
        </w:r>
        <w:r>
          <w:rPr>
            <w:rFonts w:ascii="Times New Roman" w:hAnsi="Times New Roman" w:cs="Times New Roman"/>
            <w:b w:val="0"/>
            <w:bCs w:val="0"/>
            <w:spacing w:val="-2"/>
            <w:sz w:val="24"/>
            <w:szCs w:val="24"/>
          </w:rPr>
          <w:t xml:space="preserve"> de manière de plus en plus lourde sur les ménages, en particulier ceux à plus bas revenus. Grâce à une analyse </w:t>
        </w:r>
        <w:r w:rsidR="00630CB5">
          <w:rPr>
            <w:rFonts w:ascii="Times New Roman" w:hAnsi="Times New Roman" w:cs="Times New Roman"/>
            <w:b w:val="0"/>
            <w:bCs w:val="0"/>
            <w:spacing w:val="-2"/>
            <w:sz w:val="24"/>
            <w:szCs w:val="24"/>
          </w:rPr>
          <w:t xml:space="preserve">historique des origines de la LAMal et une étude empirique des attentes sociales des Suisses vis-à-vis de potentielles réformes du système de santé, nous avons montré que les facteurs de freins au changement institutionnels ne peuvent être compris uniquement par la seule efficience du système ou par le pouvoir des groupes d’intérêts. L’impasse du système d’assurance-maladie provient aussi de la configuration du bloc social dominant libéral-conservateur qui soutient </w:t>
        </w:r>
        <w:r w:rsidR="00630CB5">
          <w:rPr>
            <w:rFonts w:ascii="Times New Roman" w:hAnsi="Times New Roman" w:cs="Times New Roman"/>
            <w:b w:val="0"/>
            <w:bCs w:val="0"/>
            <w:spacing w:val="-2"/>
            <w:sz w:val="24"/>
            <w:szCs w:val="24"/>
          </w:rPr>
          <w:lastRenderedPageBreak/>
          <w:t>l’architecture institutionnelle établie.</w:t>
        </w:r>
      </w:ins>
    </w:p>
    <w:p w14:paraId="1842D47B" w14:textId="47C15CE9" w:rsidR="008D7FC4" w:rsidRDefault="008D7FC4" w:rsidP="00630CB5">
      <w:pPr>
        <w:pStyle w:val="Titre2"/>
        <w:spacing w:before="128"/>
        <w:ind w:left="0"/>
        <w:jc w:val="both"/>
        <w:rPr>
          <w:ins w:id="1363" w:author="Auteur"/>
          <w:rFonts w:ascii="Times New Roman" w:hAnsi="Times New Roman" w:cs="Times New Roman"/>
          <w:b w:val="0"/>
          <w:bCs w:val="0"/>
          <w:spacing w:val="-2"/>
          <w:sz w:val="24"/>
          <w:szCs w:val="24"/>
        </w:rPr>
      </w:pPr>
      <w:ins w:id="1364" w:author="Auteur">
        <w:r>
          <w:rPr>
            <w:rFonts w:ascii="Times New Roman" w:hAnsi="Times New Roman" w:cs="Times New Roman"/>
            <w:b w:val="0"/>
            <w:bCs w:val="0"/>
            <w:spacing w:val="-2"/>
            <w:sz w:val="24"/>
            <w:szCs w:val="24"/>
          </w:rPr>
          <w:t xml:space="preserve">L’analyse historique a montré que la LAMal est le résultat d’un compromis socio-politique établi dans les années 1990. Ce compromis a permis l’établissement d’un système néolibéral d’assurance-maladie axé sur les principes de </w:t>
        </w:r>
        <w:proofErr w:type="spellStart"/>
        <w:r>
          <w:rPr>
            <w:rFonts w:ascii="Times New Roman" w:hAnsi="Times New Roman" w:cs="Times New Roman"/>
            <w:b w:val="0"/>
            <w:bCs w:val="0"/>
            <w:spacing w:val="-2"/>
            <w:sz w:val="24"/>
            <w:szCs w:val="24"/>
          </w:rPr>
          <w:t>managed</w:t>
        </w:r>
        <w:proofErr w:type="spellEnd"/>
        <w:r>
          <w:rPr>
            <w:rFonts w:ascii="Times New Roman" w:hAnsi="Times New Roman" w:cs="Times New Roman"/>
            <w:b w:val="0"/>
            <w:bCs w:val="0"/>
            <w:spacing w:val="-2"/>
            <w:sz w:val="24"/>
            <w:szCs w:val="24"/>
          </w:rPr>
          <w:t xml:space="preserve"> </w:t>
        </w:r>
        <w:proofErr w:type="spellStart"/>
        <w:r>
          <w:rPr>
            <w:rFonts w:ascii="Times New Roman" w:hAnsi="Times New Roman" w:cs="Times New Roman"/>
            <w:b w:val="0"/>
            <w:bCs w:val="0"/>
            <w:spacing w:val="-2"/>
            <w:sz w:val="24"/>
            <w:szCs w:val="24"/>
          </w:rPr>
          <w:t>competition</w:t>
        </w:r>
        <w:proofErr w:type="spellEnd"/>
        <w:r>
          <w:rPr>
            <w:rFonts w:ascii="Times New Roman" w:hAnsi="Times New Roman" w:cs="Times New Roman"/>
            <w:b w:val="0"/>
            <w:bCs w:val="0"/>
            <w:spacing w:val="-2"/>
            <w:sz w:val="24"/>
            <w:szCs w:val="24"/>
          </w:rPr>
          <w:t>. Trente ans plus tard, la LAMal, à travers le paiement des primes d’assurance-maladie, engendre des effets distributifs très inégalitaires. Malgré cela, les différentes tentatives de réformes visant à remettre en cause les principes néolibéraux de LAMal échouent systématiquement en votation.</w:t>
        </w:r>
      </w:ins>
    </w:p>
    <w:p w14:paraId="405EC93A" w14:textId="002D90EC" w:rsidR="00290784" w:rsidRDefault="008D7FC4" w:rsidP="00630CB5">
      <w:pPr>
        <w:pStyle w:val="Titre2"/>
        <w:spacing w:before="128"/>
        <w:ind w:left="0"/>
        <w:jc w:val="both"/>
        <w:rPr>
          <w:ins w:id="1365" w:author="Auteur"/>
          <w:rFonts w:ascii="Times New Roman" w:hAnsi="Times New Roman" w:cs="Times New Roman"/>
          <w:b w:val="0"/>
          <w:bCs w:val="0"/>
          <w:spacing w:val="-2"/>
          <w:sz w:val="24"/>
          <w:szCs w:val="24"/>
        </w:rPr>
      </w:pPr>
      <w:ins w:id="1366" w:author="Auteur">
        <w:r>
          <w:rPr>
            <w:rFonts w:ascii="Times New Roman" w:hAnsi="Times New Roman" w:cs="Times New Roman"/>
            <w:b w:val="0"/>
            <w:bCs w:val="0"/>
            <w:spacing w:val="-2"/>
            <w:sz w:val="24"/>
            <w:szCs w:val="24"/>
          </w:rPr>
          <w:t>L’approche néoréaliste mobilisée dans cet article a permis d’éclairer ce paradoxe.</w:t>
        </w:r>
        <w:r w:rsidR="00083787">
          <w:rPr>
            <w:rFonts w:ascii="Times New Roman" w:hAnsi="Times New Roman" w:cs="Times New Roman"/>
            <w:b w:val="0"/>
            <w:bCs w:val="0"/>
            <w:spacing w:val="-2"/>
            <w:sz w:val="24"/>
            <w:szCs w:val="24"/>
          </w:rPr>
          <w:t xml:space="preserve"> Les résultats d’une ACL sur 8 dimensions de réformes de l’assurance-maladie et du système de santé suisse montrent que les réformes néolibérales ne parviennent pas à faire consensus au sein du bloc social dominant. </w:t>
        </w:r>
        <w:r w:rsidR="00290784">
          <w:rPr>
            <w:rFonts w:ascii="Times New Roman" w:hAnsi="Times New Roman" w:cs="Times New Roman"/>
            <w:b w:val="0"/>
            <w:bCs w:val="0"/>
            <w:spacing w:val="-2"/>
            <w:sz w:val="24"/>
            <w:szCs w:val="24"/>
          </w:rPr>
          <w:t xml:space="preserve">Les réformes sociales axées sur la correction du caractère régressif de la LAMal, comme l’indexation des primes sur le revenu, trouvent du soutien au sein du bloc de gauche et la partie conservatrice du bloc social dominant, mais </w:t>
        </w:r>
        <w:r w:rsidR="00740481">
          <w:rPr>
            <w:rFonts w:ascii="Times New Roman" w:hAnsi="Times New Roman" w:cs="Times New Roman"/>
            <w:b w:val="0"/>
            <w:bCs w:val="0"/>
            <w:spacing w:val="-2"/>
            <w:sz w:val="24"/>
            <w:szCs w:val="24"/>
          </w:rPr>
          <w:t>sont</w:t>
        </w:r>
        <w:r w:rsidR="00290784">
          <w:rPr>
            <w:rFonts w:ascii="Times New Roman" w:hAnsi="Times New Roman" w:cs="Times New Roman"/>
            <w:b w:val="0"/>
            <w:bCs w:val="0"/>
            <w:spacing w:val="-2"/>
            <w:sz w:val="24"/>
            <w:szCs w:val="24"/>
          </w:rPr>
          <w:t xml:space="preserve"> refusée</w:t>
        </w:r>
        <w:r w:rsidR="00740481">
          <w:rPr>
            <w:rFonts w:ascii="Times New Roman" w:hAnsi="Times New Roman" w:cs="Times New Roman"/>
            <w:b w:val="0"/>
            <w:bCs w:val="0"/>
            <w:spacing w:val="-2"/>
            <w:sz w:val="24"/>
            <w:szCs w:val="24"/>
          </w:rPr>
          <w:t>s</w:t>
        </w:r>
        <w:r w:rsidR="00290784">
          <w:rPr>
            <w:rFonts w:ascii="Times New Roman" w:hAnsi="Times New Roman" w:cs="Times New Roman"/>
            <w:b w:val="0"/>
            <w:bCs w:val="0"/>
            <w:spacing w:val="-2"/>
            <w:sz w:val="24"/>
            <w:szCs w:val="24"/>
          </w:rPr>
          <w:t xml:space="preserve"> par le groupe socio-politique néolibéral de ce dernier. Parmi les réformes analysées, seule la création d’une caisse unique semble tirer un soutien assez large à la fois dans le bloc dominant libéral-conservateur et le bloc de gauche</w:t>
        </w:r>
        <w:r w:rsidR="00740481">
          <w:rPr>
            <w:rFonts w:ascii="Times New Roman" w:hAnsi="Times New Roman" w:cs="Times New Roman"/>
            <w:b w:val="0"/>
            <w:bCs w:val="0"/>
            <w:spacing w:val="-2"/>
            <w:sz w:val="24"/>
            <w:szCs w:val="24"/>
          </w:rPr>
          <w:t>, pointant ainsi une possible trajectoire de changement institutionnel en ce sens dans le futur.</w:t>
        </w:r>
      </w:ins>
    </w:p>
    <w:p w14:paraId="0CD219AC" w14:textId="0A9F7015" w:rsidR="00517522" w:rsidRPr="00E609EC" w:rsidDel="00E010A9" w:rsidRDefault="00924420">
      <w:pPr>
        <w:pStyle w:val="Titre2"/>
        <w:spacing w:before="128"/>
        <w:ind w:left="0"/>
        <w:jc w:val="both"/>
        <w:rPr>
          <w:ins w:id="1367" w:author="Auteur"/>
          <w:del w:id="1368" w:author="Auteur"/>
          <w:rFonts w:ascii="Times New Roman" w:hAnsi="Times New Roman" w:cs="Times New Roman"/>
          <w:b w:val="0"/>
          <w:bCs w:val="0"/>
          <w:spacing w:val="-2"/>
          <w:sz w:val="24"/>
          <w:szCs w:val="24"/>
        </w:rPr>
        <w:sectPr w:rsidR="00517522" w:rsidRPr="00E609EC" w:rsidDel="00E010A9" w:rsidSect="00517522">
          <w:footerReference w:type="default" r:id="rId18"/>
          <w:pgSz w:w="11910" w:h="16840"/>
          <w:pgMar w:top="1200" w:right="1275" w:bottom="1100" w:left="1275" w:header="0" w:footer="904" w:gutter="0"/>
          <w:cols w:space="720"/>
        </w:sectPr>
      </w:pPr>
      <w:ins w:id="1369" w:author="Auteur">
        <w:r>
          <w:rPr>
            <w:rFonts w:ascii="Times New Roman" w:hAnsi="Times New Roman" w:cs="Times New Roman"/>
            <w:b w:val="0"/>
            <w:bCs w:val="0"/>
            <w:spacing w:val="-2"/>
            <w:sz w:val="24"/>
            <w:szCs w:val="24"/>
          </w:rPr>
          <w:t xml:space="preserve">Bien que la Suisse occupe une position singulière parmi les modèles d’États-Providence, </w:t>
        </w:r>
        <w:r w:rsidR="00517522">
          <w:rPr>
            <w:rFonts w:ascii="Times New Roman" w:hAnsi="Times New Roman" w:cs="Times New Roman"/>
            <w:b w:val="0"/>
            <w:bCs w:val="0"/>
            <w:spacing w:val="-2"/>
            <w:sz w:val="24"/>
            <w:szCs w:val="24"/>
          </w:rPr>
          <w:t xml:space="preserve">certains enseignements sur les conséquences de l’adoption de modèles d’assurances-sociales aux caractéristiques néolibérales pourraient être généralisables au-delà du contexte du pays. Le principe de </w:t>
        </w:r>
        <w:proofErr w:type="spellStart"/>
        <w:r w:rsidR="00517522">
          <w:rPr>
            <w:rFonts w:ascii="Times New Roman" w:hAnsi="Times New Roman" w:cs="Times New Roman"/>
            <w:b w:val="0"/>
            <w:bCs w:val="0"/>
            <w:spacing w:val="-2"/>
            <w:sz w:val="24"/>
            <w:szCs w:val="24"/>
          </w:rPr>
          <w:t>managed</w:t>
        </w:r>
        <w:proofErr w:type="spellEnd"/>
        <w:r w:rsidR="00517522">
          <w:rPr>
            <w:rFonts w:ascii="Times New Roman" w:hAnsi="Times New Roman" w:cs="Times New Roman"/>
            <w:b w:val="0"/>
            <w:bCs w:val="0"/>
            <w:spacing w:val="-2"/>
            <w:sz w:val="24"/>
            <w:szCs w:val="24"/>
          </w:rPr>
          <w:t xml:space="preserve"> </w:t>
        </w:r>
        <w:proofErr w:type="spellStart"/>
        <w:r w:rsidR="00517522">
          <w:rPr>
            <w:rFonts w:ascii="Times New Roman" w:hAnsi="Times New Roman" w:cs="Times New Roman"/>
            <w:b w:val="0"/>
            <w:bCs w:val="0"/>
            <w:spacing w:val="-2"/>
            <w:sz w:val="24"/>
            <w:szCs w:val="24"/>
          </w:rPr>
          <w:t>competition</w:t>
        </w:r>
        <w:proofErr w:type="spellEnd"/>
        <w:r w:rsidR="00517522">
          <w:rPr>
            <w:rFonts w:ascii="Times New Roman" w:hAnsi="Times New Roman" w:cs="Times New Roman"/>
            <w:b w:val="0"/>
            <w:bCs w:val="0"/>
            <w:spacing w:val="-2"/>
            <w:sz w:val="24"/>
            <w:szCs w:val="24"/>
          </w:rPr>
          <w:t xml:space="preserve"> ne permet pas</w:t>
        </w:r>
        <w:r w:rsidR="00DA32E4">
          <w:rPr>
            <w:rFonts w:ascii="Times New Roman" w:hAnsi="Times New Roman" w:cs="Times New Roman"/>
            <w:b w:val="0"/>
            <w:bCs w:val="0"/>
            <w:spacing w:val="-2"/>
            <w:sz w:val="24"/>
            <w:szCs w:val="24"/>
          </w:rPr>
          <w:t xml:space="preserve"> automatiquement</w:t>
        </w:r>
        <w:r w:rsidR="00517522">
          <w:rPr>
            <w:rFonts w:ascii="Times New Roman" w:hAnsi="Times New Roman" w:cs="Times New Roman"/>
            <w:b w:val="0"/>
            <w:bCs w:val="0"/>
            <w:spacing w:val="-2"/>
            <w:sz w:val="24"/>
            <w:szCs w:val="24"/>
          </w:rPr>
          <w:t>, malgré les promesses d’une concurrence incitative, de réduire les coûts. Ceux-ci se répercutent non seulement sur les ménages individuels, mais également sur la collectivité par l’attribution de subsides ; on observe donc à la fois des primes élevés peser sur les franges de population les plus défavorisées et des dépenses qui grever le budget de l’État. Par ailleurs, l’exemple de la Suisse témoigne de la difficulté de réformer un</w:t>
        </w:r>
        <w:r w:rsidR="004A585A">
          <w:rPr>
            <w:rFonts w:ascii="Times New Roman" w:hAnsi="Times New Roman" w:cs="Times New Roman"/>
            <w:b w:val="0"/>
            <w:bCs w:val="0"/>
            <w:spacing w:val="-2"/>
            <w:sz w:val="24"/>
            <w:szCs w:val="24"/>
          </w:rPr>
          <w:t>e politique</w:t>
        </w:r>
        <w:r w:rsidR="00517522">
          <w:rPr>
            <w:rFonts w:ascii="Times New Roman" w:hAnsi="Times New Roman" w:cs="Times New Roman"/>
            <w:b w:val="0"/>
            <w:bCs w:val="0"/>
            <w:spacing w:val="-2"/>
            <w:sz w:val="24"/>
            <w:szCs w:val="24"/>
          </w:rPr>
          <w:t xml:space="preserve"> néolibéral</w:t>
        </w:r>
        <w:r w:rsidR="009A0302">
          <w:rPr>
            <w:rFonts w:ascii="Times New Roman" w:hAnsi="Times New Roman" w:cs="Times New Roman"/>
            <w:b w:val="0"/>
            <w:bCs w:val="0"/>
            <w:spacing w:val="-2"/>
            <w:sz w:val="24"/>
            <w:szCs w:val="24"/>
          </w:rPr>
          <w:t>e</w:t>
        </w:r>
        <w:r w:rsidR="00517522">
          <w:rPr>
            <w:rFonts w:ascii="Times New Roman" w:hAnsi="Times New Roman" w:cs="Times New Roman"/>
            <w:b w:val="0"/>
            <w:bCs w:val="0"/>
            <w:spacing w:val="-2"/>
            <w:sz w:val="24"/>
            <w:szCs w:val="24"/>
          </w:rPr>
          <w:t xml:space="preserve"> une fois que cel</w:t>
        </w:r>
        <w:r w:rsidR="004A585A">
          <w:rPr>
            <w:rFonts w:ascii="Times New Roman" w:hAnsi="Times New Roman" w:cs="Times New Roman"/>
            <w:b w:val="0"/>
            <w:bCs w:val="0"/>
            <w:spacing w:val="-2"/>
            <w:sz w:val="24"/>
            <w:szCs w:val="24"/>
          </w:rPr>
          <w:t>le-ci</w:t>
        </w:r>
        <w:r w:rsidR="00517522">
          <w:rPr>
            <w:rFonts w:ascii="Times New Roman" w:hAnsi="Times New Roman" w:cs="Times New Roman"/>
            <w:b w:val="0"/>
            <w:bCs w:val="0"/>
            <w:spacing w:val="-2"/>
            <w:sz w:val="24"/>
            <w:szCs w:val="24"/>
          </w:rPr>
          <w:t xml:space="preserve"> est mis</w:t>
        </w:r>
        <w:r w:rsidR="004A585A">
          <w:rPr>
            <w:rFonts w:ascii="Times New Roman" w:hAnsi="Times New Roman" w:cs="Times New Roman"/>
            <w:b w:val="0"/>
            <w:bCs w:val="0"/>
            <w:spacing w:val="-2"/>
            <w:sz w:val="24"/>
            <w:szCs w:val="24"/>
          </w:rPr>
          <w:t>e</w:t>
        </w:r>
        <w:r w:rsidR="00517522">
          <w:rPr>
            <w:rFonts w:ascii="Times New Roman" w:hAnsi="Times New Roman" w:cs="Times New Roman"/>
            <w:b w:val="0"/>
            <w:bCs w:val="0"/>
            <w:spacing w:val="-2"/>
            <w:sz w:val="24"/>
            <w:szCs w:val="24"/>
          </w:rPr>
          <w:t xml:space="preserve"> en place</w:t>
        </w:r>
        <w:r w:rsidR="00590E9C">
          <w:rPr>
            <w:rFonts w:ascii="Times New Roman" w:hAnsi="Times New Roman" w:cs="Times New Roman"/>
            <w:b w:val="0"/>
            <w:bCs w:val="0"/>
            <w:spacing w:val="-2"/>
            <w:sz w:val="24"/>
            <w:szCs w:val="24"/>
          </w:rPr>
          <w:t> : malgré une insatisfaction croissante de la populatio</w:t>
        </w:r>
        <w:r w:rsidR="00C539C8">
          <w:rPr>
            <w:rFonts w:ascii="Times New Roman" w:hAnsi="Times New Roman" w:cs="Times New Roman"/>
            <w:b w:val="0"/>
            <w:bCs w:val="0"/>
            <w:spacing w:val="-2"/>
            <w:sz w:val="24"/>
            <w:szCs w:val="24"/>
          </w:rPr>
          <w:t xml:space="preserve">n et </w:t>
        </w:r>
        <w:r w:rsidR="003D73D8">
          <w:rPr>
            <w:rFonts w:ascii="Times New Roman" w:hAnsi="Times New Roman" w:cs="Times New Roman"/>
            <w:b w:val="0"/>
            <w:bCs w:val="0"/>
            <w:spacing w:val="-2"/>
            <w:sz w:val="24"/>
            <w:szCs w:val="24"/>
          </w:rPr>
          <w:t xml:space="preserve">des primes </w:t>
        </w:r>
        <w:r w:rsidR="00D65E14">
          <w:rPr>
            <w:rFonts w:ascii="Times New Roman" w:hAnsi="Times New Roman" w:cs="Times New Roman"/>
            <w:b w:val="0"/>
            <w:bCs w:val="0"/>
            <w:spacing w:val="-2"/>
            <w:sz w:val="24"/>
            <w:szCs w:val="24"/>
          </w:rPr>
          <w:t>en hausse</w:t>
        </w:r>
        <w:r w:rsidR="003D73D8">
          <w:rPr>
            <w:rFonts w:ascii="Times New Roman" w:hAnsi="Times New Roman" w:cs="Times New Roman"/>
            <w:b w:val="0"/>
            <w:bCs w:val="0"/>
            <w:spacing w:val="-2"/>
            <w:sz w:val="24"/>
            <w:szCs w:val="24"/>
          </w:rPr>
          <w:t xml:space="preserve">, les </w:t>
        </w:r>
        <w:r w:rsidR="004A585A">
          <w:rPr>
            <w:rFonts w:ascii="Times New Roman" w:hAnsi="Times New Roman" w:cs="Times New Roman"/>
            <w:b w:val="0"/>
            <w:bCs w:val="0"/>
            <w:spacing w:val="-2"/>
            <w:sz w:val="24"/>
            <w:szCs w:val="24"/>
          </w:rPr>
          <w:t>paradi</w:t>
        </w:r>
        <w:r w:rsidR="009A0302">
          <w:rPr>
            <w:rFonts w:ascii="Times New Roman" w:hAnsi="Times New Roman" w:cs="Times New Roman"/>
            <w:b w:val="0"/>
            <w:bCs w:val="0"/>
            <w:spacing w:val="-2"/>
            <w:sz w:val="24"/>
            <w:szCs w:val="24"/>
          </w:rPr>
          <w:t>g</w:t>
        </w:r>
        <w:r w:rsidR="004A585A">
          <w:rPr>
            <w:rFonts w:ascii="Times New Roman" w:hAnsi="Times New Roman" w:cs="Times New Roman"/>
            <w:b w:val="0"/>
            <w:bCs w:val="0"/>
            <w:spacing w:val="-2"/>
            <w:sz w:val="24"/>
            <w:szCs w:val="24"/>
          </w:rPr>
          <w:t xml:space="preserve">mes alternatifs peinent </w:t>
        </w:r>
        <w:r w:rsidR="00F136E3">
          <w:rPr>
            <w:rFonts w:ascii="Times New Roman" w:hAnsi="Times New Roman" w:cs="Times New Roman"/>
            <w:b w:val="0"/>
            <w:bCs w:val="0"/>
            <w:spacing w:val="-2"/>
            <w:sz w:val="24"/>
            <w:szCs w:val="24"/>
          </w:rPr>
          <w:t>à émerger</w:t>
        </w:r>
        <w:del w:id="1370" w:author="Auteur">
          <w:r w:rsidR="00F136E3" w:rsidDel="00E010A9">
            <w:rPr>
              <w:rFonts w:ascii="Times New Roman" w:hAnsi="Times New Roman" w:cs="Times New Roman"/>
              <w:b w:val="0"/>
              <w:bCs w:val="0"/>
              <w:spacing w:val="-2"/>
              <w:sz w:val="24"/>
              <w:szCs w:val="24"/>
            </w:rPr>
            <w:delText>.</w:delText>
          </w:r>
        </w:del>
      </w:ins>
    </w:p>
    <w:p w14:paraId="2DBE817C" w14:textId="2B101391" w:rsidR="00924420" w:rsidRPr="00E32EF4" w:rsidDel="00E010A9" w:rsidRDefault="00924420">
      <w:pPr>
        <w:pStyle w:val="Titre2"/>
        <w:spacing w:before="128"/>
        <w:ind w:left="0"/>
        <w:jc w:val="both"/>
        <w:rPr>
          <w:del w:id="1371" w:author="Auteur"/>
          <w:rFonts w:ascii="Times New Roman" w:hAnsi="Times New Roman" w:cs="Times New Roman"/>
          <w:b w:val="0"/>
          <w:bCs w:val="0"/>
          <w:spacing w:val="-2"/>
          <w:sz w:val="24"/>
          <w:szCs w:val="24"/>
          <w:rPrChange w:id="1372" w:author="Auteur">
            <w:rPr>
              <w:del w:id="1373" w:author="Auteur"/>
              <w:rFonts w:ascii="Times New Roman" w:hAnsi="Times New Roman" w:cs="Times New Roman"/>
              <w:sz w:val="32"/>
              <w:szCs w:val="32"/>
            </w:rPr>
          </w:rPrChange>
        </w:rPr>
        <w:pPrChange w:id="1374" w:author="Auteur">
          <w:pPr>
            <w:pStyle w:val="Titre2"/>
            <w:numPr>
              <w:numId w:val="2"/>
            </w:numPr>
            <w:spacing w:before="128"/>
            <w:ind w:left="862" w:hanging="360"/>
          </w:pPr>
        </w:pPrChange>
      </w:pPr>
      <w:ins w:id="1375" w:author="Auteur">
        <w:del w:id="1376" w:author="Auteur">
          <w:r w:rsidDel="00E010A9">
            <w:rPr>
              <w:rFonts w:ascii="Times New Roman" w:hAnsi="Times New Roman" w:cs="Times New Roman"/>
              <w:b w:val="0"/>
              <w:bCs w:val="0"/>
              <w:spacing w:val="-2"/>
              <w:sz w:val="24"/>
              <w:szCs w:val="24"/>
            </w:rPr>
            <w:lastRenderedPageBreak/>
            <w:delText xml:space="preserve">les mécanismes mis en évidence dans le cadre de cet article pourraient éclairer le changement institutionnel dans d’autres </w:delText>
          </w:r>
          <w:r w:rsidR="00E44668" w:rsidDel="00E010A9">
            <w:rPr>
              <w:rFonts w:ascii="Times New Roman" w:hAnsi="Times New Roman" w:cs="Times New Roman"/>
              <w:b w:val="0"/>
              <w:bCs w:val="0"/>
              <w:spacing w:val="-2"/>
              <w:sz w:val="24"/>
              <w:szCs w:val="24"/>
            </w:rPr>
            <w:delText>pays</w:delText>
          </w:r>
          <w:r w:rsidR="00740481" w:rsidDel="00E010A9">
            <w:rPr>
              <w:rFonts w:ascii="Times New Roman" w:hAnsi="Times New Roman" w:cs="Times New Roman"/>
              <w:b w:val="0"/>
              <w:bCs w:val="0"/>
              <w:spacing w:val="-2"/>
              <w:sz w:val="24"/>
              <w:szCs w:val="24"/>
            </w:rPr>
            <w:delText>…</w:delText>
          </w:r>
        </w:del>
      </w:ins>
    </w:p>
    <w:p w14:paraId="5E4FF780" w14:textId="54F90A5F" w:rsidR="008725D2" w:rsidDel="00E010A9" w:rsidRDefault="00000000">
      <w:pPr>
        <w:pStyle w:val="Titre2"/>
        <w:spacing w:before="128"/>
        <w:ind w:left="0"/>
        <w:jc w:val="both"/>
        <w:rPr>
          <w:del w:id="1377" w:author="Auteur"/>
        </w:rPr>
        <w:pPrChange w:id="1378" w:author="Auteur">
          <w:pPr>
            <w:pStyle w:val="Corpsdetexte"/>
            <w:spacing w:before="27" w:line="283" w:lineRule="auto"/>
            <w:ind w:right="95"/>
          </w:pPr>
        </w:pPrChange>
      </w:pPr>
      <w:del w:id="1379" w:author="Auteur">
        <w:r w:rsidDel="00E010A9">
          <w:delText>Depuis</w:delText>
        </w:r>
        <w:r w:rsidDel="00E010A9">
          <w:rPr>
            <w:spacing w:val="-7"/>
          </w:rPr>
          <w:delText xml:space="preserve"> </w:delText>
        </w:r>
        <w:r w:rsidDel="00E010A9">
          <w:delText>la</w:delText>
        </w:r>
        <w:r w:rsidDel="00E010A9">
          <w:rPr>
            <w:spacing w:val="-7"/>
          </w:rPr>
          <w:delText xml:space="preserve"> </w:delText>
        </w:r>
        <w:r w:rsidDel="00E010A9">
          <w:delText>mise</w:delText>
        </w:r>
        <w:r w:rsidDel="00E010A9">
          <w:rPr>
            <w:spacing w:val="-7"/>
          </w:rPr>
          <w:delText xml:space="preserve"> </w:delText>
        </w:r>
        <w:r w:rsidDel="00E010A9">
          <w:delText>en</w:delText>
        </w:r>
        <w:r w:rsidDel="00E010A9">
          <w:rPr>
            <w:spacing w:val="-7"/>
          </w:rPr>
          <w:delText xml:space="preserve"> </w:delText>
        </w:r>
        <w:r w:rsidR="007D1543" w:rsidDel="00E010A9">
          <w:delText>œuvre</w:delText>
        </w:r>
        <w:r w:rsidDel="00E010A9">
          <w:rPr>
            <w:spacing w:val="-7"/>
          </w:rPr>
          <w:delText xml:space="preserve"> </w:delText>
        </w:r>
        <w:r w:rsidDel="00E010A9">
          <w:delText>de</w:delText>
        </w:r>
        <w:r w:rsidDel="00E010A9">
          <w:rPr>
            <w:spacing w:val="-7"/>
          </w:rPr>
          <w:delText xml:space="preserve"> </w:delText>
        </w:r>
        <w:r w:rsidDel="00E010A9">
          <w:delText>la</w:delText>
        </w:r>
        <w:r w:rsidDel="00E010A9">
          <w:rPr>
            <w:spacing w:val="-7"/>
          </w:rPr>
          <w:delText xml:space="preserve"> </w:delText>
        </w:r>
        <w:r w:rsidDel="00E010A9">
          <w:delText>LAMal</w:delText>
        </w:r>
        <w:r w:rsidDel="00E010A9">
          <w:rPr>
            <w:spacing w:val="-7"/>
          </w:rPr>
          <w:delText xml:space="preserve"> </w:delText>
        </w:r>
        <w:r w:rsidDel="00E010A9">
          <w:delText>en</w:delText>
        </w:r>
        <w:r w:rsidDel="00E010A9">
          <w:rPr>
            <w:spacing w:val="-7"/>
          </w:rPr>
          <w:delText xml:space="preserve"> </w:delText>
        </w:r>
        <w:r w:rsidDel="00E010A9">
          <w:delText>1996,</w:delText>
        </w:r>
        <w:r w:rsidDel="00E010A9">
          <w:rPr>
            <w:spacing w:val="-7"/>
          </w:rPr>
          <w:delText xml:space="preserve"> </w:delText>
        </w:r>
        <w:r w:rsidDel="00E010A9">
          <w:delText>les</w:delText>
        </w:r>
        <w:r w:rsidDel="00E010A9">
          <w:rPr>
            <w:spacing w:val="-7"/>
          </w:rPr>
          <w:delText xml:space="preserve"> </w:delText>
        </w:r>
        <w:r w:rsidDel="00E010A9">
          <w:delText>initiatives</w:delText>
        </w:r>
        <w:r w:rsidDel="00E010A9">
          <w:rPr>
            <w:spacing w:val="-7"/>
          </w:rPr>
          <w:delText xml:space="preserve"> </w:delText>
        </w:r>
        <w:r w:rsidDel="00E010A9">
          <w:delText>proposant</w:delText>
        </w:r>
        <w:r w:rsidDel="00E010A9">
          <w:rPr>
            <w:spacing w:val="-7"/>
          </w:rPr>
          <w:delText xml:space="preserve"> </w:delText>
        </w:r>
        <w:r w:rsidDel="00E010A9">
          <w:delText>de</w:delText>
        </w:r>
        <w:r w:rsidDel="00E010A9">
          <w:rPr>
            <w:spacing w:val="-7"/>
          </w:rPr>
          <w:delText xml:space="preserve"> </w:delText>
        </w:r>
        <w:r w:rsidDel="00E010A9">
          <w:delText>réformer</w:delText>
        </w:r>
        <w:r w:rsidDel="00E010A9">
          <w:rPr>
            <w:spacing w:val="-7"/>
          </w:rPr>
          <w:delText xml:space="preserve"> </w:delText>
        </w:r>
        <w:r w:rsidDel="00E010A9">
          <w:delText>le</w:delText>
        </w:r>
        <w:r w:rsidDel="00E010A9">
          <w:rPr>
            <w:spacing w:val="-7"/>
          </w:rPr>
          <w:delText xml:space="preserve"> </w:delText>
        </w:r>
        <w:r w:rsidDel="00E010A9">
          <w:delText xml:space="preserve">système d’assurance-maladie obligatoire à travers une remise en cause de ses mécanismes néolibéraux au moyen, par exemple, d’une caisse unique ou publique au niveau fédérale, ont aboutit à des échecs dus à l’opposition des franges conservatrices et néolibérales du bloc social dominant. Une grande partie des groupes socio-politiques conservateurs, composés d’employés de qualifications moyennes et à niveau de revenu en dessous de la moyenne, n’est pas nécessairement favorable au néolibéralisme, mais s’oppose systématiquement à toute proposition de réforme </w:delText>
        </w:r>
        <w:r w:rsidDel="00E010A9">
          <w:rPr>
            <w:w w:val="105"/>
          </w:rPr>
          <w:delText xml:space="preserve">de l’assurance-maladie obligatoire en provenance de la gauche. Cette opposition n’est pas systématique sur tous les compromis institutionnalisés. Par exemple, l’initiative pour une </w:delText>
        </w:r>
        <w:r w:rsidDel="00E010A9">
          <w:delText>13ème rente de l’assurance vieillesse santé (AVS) proposée par le syndicat UNIA a rencontré un</w:delText>
        </w:r>
        <w:r w:rsidDel="00E010A9">
          <w:rPr>
            <w:spacing w:val="-9"/>
          </w:rPr>
          <w:delText xml:space="preserve"> </w:delText>
        </w:r>
        <w:r w:rsidDel="00E010A9">
          <w:delText>fort succès même au sein de ces groupes, transcendant ainsi la barrière du «</w:delText>
        </w:r>
        <w:r w:rsidDel="00E010A9">
          <w:rPr>
            <w:spacing w:val="-15"/>
          </w:rPr>
          <w:delText xml:space="preserve"> </w:delText>
        </w:r>
        <w:r w:rsidDel="00E010A9">
          <w:delText>Röstigraben</w:delText>
        </w:r>
        <w:r w:rsidDel="00E010A9">
          <w:rPr>
            <w:spacing w:val="-15"/>
          </w:rPr>
          <w:delText xml:space="preserve"> </w:delText>
        </w:r>
        <w:r w:rsidDel="00E010A9">
          <w:delText xml:space="preserve">», </w:delText>
        </w:r>
        <w:r w:rsidDel="00E010A9">
          <w:rPr>
            <w:w w:val="105"/>
          </w:rPr>
          <w:delText>c’est-à-dire</w:delText>
        </w:r>
        <w:r w:rsidDel="00E010A9">
          <w:rPr>
            <w:spacing w:val="-9"/>
            <w:w w:val="105"/>
          </w:rPr>
          <w:delText xml:space="preserve"> </w:delText>
        </w:r>
        <w:r w:rsidDel="00E010A9">
          <w:rPr>
            <w:w w:val="105"/>
          </w:rPr>
          <w:delText>la</w:delText>
        </w:r>
        <w:r w:rsidDel="00E010A9">
          <w:rPr>
            <w:spacing w:val="-9"/>
            <w:w w:val="105"/>
          </w:rPr>
          <w:delText xml:space="preserve"> </w:delText>
        </w:r>
        <w:r w:rsidDel="00E010A9">
          <w:rPr>
            <w:w w:val="105"/>
          </w:rPr>
          <w:delText>division</w:delText>
        </w:r>
        <w:r w:rsidDel="00E010A9">
          <w:rPr>
            <w:spacing w:val="-9"/>
            <w:w w:val="105"/>
          </w:rPr>
          <w:delText xml:space="preserve"> </w:delText>
        </w:r>
        <w:r w:rsidDel="00E010A9">
          <w:rPr>
            <w:w w:val="105"/>
          </w:rPr>
          <w:delText>profonde</w:delText>
        </w:r>
        <w:r w:rsidDel="00E010A9">
          <w:rPr>
            <w:spacing w:val="-9"/>
            <w:w w:val="105"/>
          </w:rPr>
          <w:delText xml:space="preserve"> </w:delText>
        </w:r>
        <w:r w:rsidDel="00E010A9">
          <w:rPr>
            <w:w w:val="105"/>
          </w:rPr>
          <w:delText>entre</w:delText>
        </w:r>
        <w:r w:rsidDel="00E010A9">
          <w:rPr>
            <w:spacing w:val="-9"/>
            <w:w w:val="105"/>
          </w:rPr>
          <w:delText xml:space="preserve"> </w:delText>
        </w:r>
        <w:r w:rsidDel="00E010A9">
          <w:rPr>
            <w:w w:val="105"/>
          </w:rPr>
          <w:delText>Romands</w:delText>
        </w:r>
        <w:r w:rsidDel="00E010A9">
          <w:rPr>
            <w:spacing w:val="-9"/>
            <w:w w:val="105"/>
          </w:rPr>
          <w:delText xml:space="preserve"> </w:delText>
        </w:r>
        <w:r w:rsidDel="00E010A9">
          <w:rPr>
            <w:w w:val="105"/>
          </w:rPr>
          <w:delText>et</w:delText>
        </w:r>
        <w:r w:rsidDel="00E010A9">
          <w:rPr>
            <w:spacing w:val="-9"/>
            <w:w w:val="105"/>
          </w:rPr>
          <w:delText xml:space="preserve"> </w:delText>
        </w:r>
        <w:r w:rsidDel="00E010A9">
          <w:rPr>
            <w:w w:val="105"/>
          </w:rPr>
          <w:delText>Tessinois</w:delText>
        </w:r>
        <w:r w:rsidDel="00E010A9">
          <w:rPr>
            <w:spacing w:val="-9"/>
            <w:w w:val="105"/>
          </w:rPr>
          <w:delText xml:space="preserve"> </w:delText>
        </w:r>
        <w:r w:rsidDel="00E010A9">
          <w:rPr>
            <w:w w:val="105"/>
          </w:rPr>
          <w:delText>d’un</w:delText>
        </w:r>
        <w:r w:rsidDel="00E010A9">
          <w:rPr>
            <w:spacing w:val="-9"/>
            <w:w w:val="105"/>
          </w:rPr>
          <w:delText xml:space="preserve"> </w:delText>
        </w:r>
        <w:r w:rsidDel="00E010A9">
          <w:rPr>
            <w:w w:val="105"/>
          </w:rPr>
          <w:delText>côté,</w:delText>
        </w:r>
        <w:r w:rsidDel="00E010A9">
          <w:rPr>
            <w:spacing w:val="-9"/>
            <w:w w:val="105"/>
          </w:rPr>
          <w:delText xml:space="preserve"> </w:delText>
        </w:r>
        <w:r w:rsidDel="00E010A9">
          <w:rPr>
            <w:w w:val="105"/>
          </w:rPr>
          <w:delText>et</w:delText>
        </w:r>
        <w:r w:rsidDel="00E010A9">
          <w:rPr>
            <w:spacing w:val="-9"/>
            <w:w w:val="105"/>
          </w:rPr>
          <w:delText xml:space="preserve"> </w:delText>
        </w:r>
        <w:r w:rsidDel="00E010A9">
          <w:rPr>
            <w:w w:val="105"/>
          </w:rPr>
          <w:delText>des</w:delText>
        </w:r>
        <w:r w:rsidDel="00E010A9">
          <w:rPr>
            <w:spacing w:val="-9"/>
            <w:w w:val="105"/>
          </w:rPr>
          <w:delText xml:space="preserve"> </w:delText>
        </w:r>
        <w:r w:rsidDel="00E010A9">
          <w:rPr>
            <w:w w:val="105"/>
          </w:rPr>
          <w:delText>Alémaniques de l’autre côté sur les sujets économiques. L’une des raisons derrière le succès de cette initiative</w:delText>
        </w:r>
        <w:r w:rsidDel="00E010A9">
          <w:rPr>
            <w:spacing w:val="-11"/>
            <w:w w:val="105"/>
          </w:rPr>
          <w:delText xml:space="preserve"> </w:delText>
        </w:r>
        <w:r w:rsidDel="00E010A9">
          <w:rPr>
            <w:w w:val="105"/>
          </w:rPr>
          <w:delText>est</w:delText>
        </w:r>
        <w:r w:rsidDel="00E010A9">
          <w:rPr>
            <w:spacing w:val="-11"/>
            <w:w w:val="105"/>
          </w:rPr>
          <w:delText xml:space="preserve"> </w:delText>
        </w:r>
        <w:r w:rsidDel="00E010A9">
          <w:rPr>
            <w:w w:val="105"/>
          </w:rPr>
          <w:delText>que</w:delText>
        </w:r>
        <w:r w:rsidDel="00E010A9">
          <w:rPr>
            <w:spacing w:val="-11"/>
            <w:w w:val="105"/>
          </w:rPr>
          <w:delText xml:space="preserve"> </w:delText>
        </w:r>
        <w:r w:rsidDel="00E010A9">
          <w:rPr>
            <w:w w:val="105"/>
          </w:rPr>
          <w:delText>la</w:delText>
        </w:r>
        <w:r w:rsidDel="00E010A9">
          <w:rPr>
            <w:spacing w:val="-11"/>
            <w:w w:val="105"/>
          </w:rPr>
          <w:delText xml:space="preserve"> </w:delText>
        </w:r>
        <w:r w:rsidDel="00E010A9">
          <w:rPr>
            <w:w w:val="105"/>
          </w:rPr>
          <w:delText>précarité</w:delText>
        </w:r>
        <w:r w:rsidDel="00E010A9">
          <w:rPr>
            <w:spacing w:val="-11"/>
            <w:w w:val="105"/>
          </w:rPr>
          <w:delText xml:space="preserve"> </w:delText>
        </w:r>
        <w:r w:rsidDel="00E010A9">
          <w:rPr>
            <w:w w:val="105"/>
          </w:rPr>
          <w:delText>des</w:delText>
        </w:r>
        <w:r w:rsidDel="00E010A9">
          <w:rPr>
            <w:spacing w:val="-11"/>
            <w:w w:val="105"/>
          </w:rPr>
          <w:delText xml:space="preserve"> </w:delText>
        </w:r>
        <w:r w:rsidDel="00E010A9">
          <w:rPr>
            <w:w w:val="105"/>
          </w:rPr>
          <w:delText>retraités</w:delText>
        </w:r>
        <w:r w:rsidDel="00E010A9">
          <w:rPr>
            <w:spacing w:val="-11"/>
            <w:w w:val="105"/>
          </w:rPr>
          <w:delText xml:space="preserve"> </w:delText>
        </w:r>
        <w:r w:rsidDel="00E010A9">
          <w:rPr>
            <w:w w:val="105"/>
          </w:rPr>
          <w:delText>en</w:delText>
        </w:r>
        <w:r w:rsidDel="00E010A9">
          <w:rPr>
            <w:spacing w:val="-11"/>
            <w:w w:val="105"/>
          </w:rPr>
          <w:delText xml:space="preserve"> </w:delText>
        </w:r>
        <w:r w:rsidDel="00E010A9">
          <w:rPr>
            <w:w w:val="105"/>
          </w:rPr>
          <w:delText>Suisse</w:delText>
        </w:r>
        <w:r w:rsidDel="00E010A9">
          <w:rPr>
            <w:spacing w:val="-11"/>
            <w:w w:val="105"/>
          </w:rPr>
          <w:delText xml:space="preserve"> </w:delText>
        </w:r>
        <w:r w:rsidDel="00E010A9">
          <w:rPr>
            <w:w w:val="105"/>
          </w:rPr>
          <w:delText>traverse</w:delText>
        </w:r>
        <w:r w:rsidDel="00E010A9">
          <w:rPr>
            <w:spacing w:val="-11"/>
            <w:w w:val="105"/>
          </w:rPr>
          <w:delText xml:space="preserve"> </w:delText>
        </w:r>
        <w:r w:rsidDel="00E010A9">
          <w:rPr>
            <w:w w:val="105"/>
          </w:rPr>
          <w:delText>les</w:delText>
        </w:r>
        <w:r w:rsidDel="00E010A9">
          <w:rPr>
            <w:spacing w:val="-11"/>
            <w:w w:val="105"/>
          </w:rPr>
          <w:delText xml:space="preserve"> </w:delText>
        </w:r>
        <w:r w:rsidDel="00E010A9">
          <w:rPr>
            <w:w w:val="105"/>
          </w:rPr>
          <w:delText>frontières</w:delText>
        </w:r>
        <w:r w:rsidDel="00E010A9">
          <w:rPr>
            <w:spacing w:val="-11"/>
            <w:w w:val="105"/>
          </w:rPr>
          <w:delText xml:space="preserve"> </w:delText>
        </w:r>
        <w:r w:rsidDel="00E010A9">
          <w:rPr>
            <w:w w:val="105"/>
          </w:rPr>
          <w:delText>cantonales,</w:delText>
        </w:r>
        <w:r w:rsidDel="00E010A9">
          <w:rPr>
            <w:spacing w:val="-11"/>
            <w:w w:val="105"/>
          </w:rPr>
          <w:delText xml:space="preserve"> </w:delText>
        </w:r>
        <w:r w:rsidDel="00E010A9">
          <w:rPr>
            <w:w w:val="105"/>
          </w:rPr>
          <w:delText>ce</w:delText>
        </w:r>
        <w:r w:rsidDel="00E010A9">
          <w:rPr>
            <w:spacing w:val="-11"/>
            <w:w w:val="105"/>
          </w:rPr>
          <w:delText xml:space="preserve"> </w:delText>
        </w:r>
        <w:r w:rsidDel="00E010A9">
          <w:rPr>
            <w:w w:val="105"/>
          </w:rPr>
          <w:delText>qui n’est</w:delText>
        </w:r>
        <w:r w:rsidDel="00E010A9">
          <w:rPr>
            <w:spacing w:val="-10"/>
            <w:w w:val="105"/>
          </w:rPr>
          <w:delText xml:space="preserve"> </w:delText>
        </w:r>
        <w:r w:rsidDel="00E010A9">
          <w:rPr>
            <w:w w:val="105"/>
          </w:rPr>
          <w:delText>pas</w:delText>
        </w:r>
        <w:r w:rsidDel="00E010A9">
          <w:rPr>
            <w:spacing w:val="-10"/>
            <w:w w:val="105"/>
          </w:rPr>
          <w:delText xml:space="preserve"> </w:delText>
        </w:r>
        <w:r w:rsidDel="00E010A9">
          <w:rPr>
            <w:w w:val="105"/>
          </w:rPr>
          <w:delText>encore</w:delText>
        </w:r>
        <w:r w:rsidDel="00E010A9">
          <w:rPr>
            <w:spacing w:val="-10"/>
            <w:w w:val="105"/>
          </w:rPr>
          <w:delText xml:space="preserve"> </w:delText>
        </w:r>
        <w:r w:rsidDel="00E010A9">
          <w:rPr>
            <w:w w:val="105"/>
          </w:rPr>
          <w:delText>le</w:delText>
        </w:r>
        <w:r w:rsidDel="00E010A9">
          <w:rPr>
            <w:spacing w:val="-10"/>
            <w:w w:val="105"/>
          </w:rPr>
          <w:delText xml:space="preserve"> </w:delText>
        </w:r>
        <w:r w:rsidDel="00E010A9">
          <w:rPr>
            <w:w w:val="105"/>
          </w:rPr>
          <w:delText>cas</w:delText>
        </w:r>
        <w:r w:rsidDel="00E010A9">
          <w:rPr>
            <w:spacing w:val="-10"/>
            <w:w w:val="105"/>
          </w:rPr>
          <w:delText xml:space="preserve"> </w:delText>
        </w:r>
        <w:r w:rsidDel="00E010A9">
          <w:rPr>
            <w:w w:val="105"/>
          </w:rPr>
          <w:delText>des</w:delText>
        </w:r>
        <w:r w:rsidDel="00E010A9">
          <w:rPr>
            <w:spacing w:val="-10"/>
            <w:w w:val="105"/>
          </w:rPr>
          <w:delText xml:space="preserve"> </w:delText>
        </w:r>
        <w:r w:rsidDel="00E010A9">
          <w:rPr>
            <w:w w:val="105"/>
          </w:rPr>
          <w:delText>inégalités</w:delText>
        </w:r>
        <w:r w:rsidDel="00E010A9">
          <w:rPr>
            <w:spacing w:val="-10"/>
            <w:w w:val="105"/>
          </w:rPr>
          <w:delText xml:space="preserve"> </w:delText>
        </w:r>
        <w:r w:rsidDel="00E010A9">
          <w:rPr>
            <w:w w:val="105"/>
          </w:rPr>
          <w:delText>engendrées</w:delText>
        </w:r>
        <w:r w:rsidDel="00E010A9">
          <w:rPr>
            <w:spacing w:val="-10"/>
            <w:w w:val="105"/>
          </w:rPr>
          <w:delText xml:space="preserve"> </w:delText>
        </w:r>
        <w:r w:rsidDel="00E010A9">
          <w:rPr>
            <w:w w:val="105"/>
          </w:rPr>
          <w:delText>par</w:delText>
        </w:r>
        <w:r w:rsidDel="00E010A9">
          <w:rPr>
            <w:spacing w:val="-10"/>
            <w:w w:val="105"/>
          </w:rPr>
          <w:delText xml:space="preserve"> </w:delText>
        </w:r>
        <w:r w:rsidDel="00E010A9">
          <w:rPr>
            <w:w w:val="105"/>
          </w:rPr>
          <w:delText>le</w:delText>
        </w:r>
        <w:r w:rsidDel="00E010A9">
          <w:rPr>
            <w:spacing w:val="-10"/>
            <w:w w:val="105"/>
          </w:rPr>
          <w:delText xml:space="preserve"> </w:delText>
        </w:r>
        <w:r w:rsidDel="00E010A9">
          <w:rPr>
            <w:w w:val="105"/>
          </w:rPr>
          <w:delText>paiement</w:delText>
        </w:r>
        <w:r w:rsidDel="00E010A9">
          <w:rPr>
            <w:spacing w:val="-10"/>
            <w:w w:val="105"/>
          </w:rPr>
          <w:delText xml:space="preserve"> </w:delText>
        </w:r>
        <w:r w:rsidDel="00E010A9">
          <w:rPr>
            <w:w w:val="105"/>
          </w:rPr>
          <w:delText>des</w:delText>
        </w:r>
        <w:r w:rsidDel="00E010A9">
          <w:rPr>
            <w:spacing w:val="-10"/>
            <w:w w:val="105"/>
          </w:rPr>
          <w:delText xml:space="preserve"> </w:delText>
        </w:r>
        <w:r w:rsidDel="00E010A9">
          <w:rPr>
            <w:w w:val="105"/>
          </w:rPr>
          <w:delText>primes</w:delText>
        </w:r>
        <w:r w:rsidDel="00E010A9">
          <w:rPr>
            <w:spacing w:val="-10"/>
            <w:w w:val="105"/>
          </w:rPr>
          <w:delText xml:space="preserve"> </w:delText>
        </w:r>
        <w:r w:rsidDel="00E010A9">
          <w:rPr>
            <w:w w:val="105"/>
          </w:rPr>
          <w:delText>de</w:delText>
        </w:r>
        <w:r w:rsidDel="00E010A9">
          <w:rPr>
            <w:spacing w:val="-10"/>
            <w:w w:val="105"/>
          </w:rPr>
          <w:delText xml:space="preserve"> </w:delText>
        </w:r>
        <w:r w:rsidDel="00E010A9">
          <w:rPr>
            <w:w w:val="105"/>
          </w:rPr>
          <w:delText xml:space="preserve">l’assurance- </w:delText>
        </w:r>
        <w:r w:rsidDel="00E010A9">
          <w:delText xml:space="preserve">maladie </w:delText>
        </w:r>
        <w:r w:rsidRPr="00702B4B" w:rsidDel="00E010A9">
          <w:delText>obligatoir</w:delText>
        </w:r>
        <w:bookmarkStart w:id="1380" w:name="_bookmark23"/>
        <w:bookmarkEnd w:id="1380"/>
        <w:r w:rsidRPr="00702B4B" w:rsidDel="00E010A9">
          <w:delText>e</w:delText>
        </w:r>
        <w:r w:rsidR="005474DB" w:rsidRPr="00702B4B" w:rsidDel="00E010A9">
          <w:rPr>
            <w:rStyle w:val="Appelnotedebasdep"/>
          </w:rPr>
          <w:footnoteReference w:id="13"/>
        </w:r>
        <w:r w:rsidRPr="00702B4B" w:rsidDel="00E010A9">
          <w:delText>.</w:delText>
        </w:r>
        <w:r w:rsidDel="00E010A9">
          <w:delText xml:space="preserve"> Le tour de force de la LAMal est que son plus grand défaut, à savoir sa </w:delText>
        </w:r>
        <w:r w:rsidDel="00E010A9">
          <w:rPr>
            <w:w w:val="105"/>
          </w:rPr>
          <w:delText>décentralisation</w:delText>
        </w:r>
        <w:r w:rsidDel="00E010A9">
          <w:rPr>
            <w:spacing w:val="-6"/>
            <w:w w:val="105"/>
          </w:rPr>
          <w:delText xml:space="preserve"> </w:delText>
        </w:r>
        <w:r w:rsidDel="00E010A9">
          <w:rPr>
            <w:w w:val="105"/>
          </w:rPr>
          <w:delText>qui</w:delText>
        </w:r>
        <w:r w:rsidDel="00E010A9">
          <w:rPr>
            <w:spacing w:val="-6"/>
            <w:w w:val="105"/>
          </w:rPr>
          <w:delText xml:space="preserve"> </w:delText>
        </w:r>
        <w:r w:rsidDel="00E010A9">
          <w:rPr>
            <w:w w:val="105"/>
          </w:rPr>
          <w:delText>aboutit</w:delText>
        </w:r>
        <w:r w:rsidDel="00E010A9">
          <w:rPr>
            <w:spacing w:val="-6"/>
            <w:w w:val="105"/>
          </w:rPr>
          <w:delText xml:space="preserve"> </w:delText>
        </w:r>
        <w:r w:rsidDel="00E010A9">
          <w:rPr>
            <w:w w:val="105"/>
          </w:rPr>
          <w:delText>à</w:delText>
        </w:r>
        <w:r w:rsidDel="00E010A9">
          <w:rPr>
            <w:spacing w:val="-6"/>
            <w:w w:val="105"/>
          </w:rPr>
          <w:delText xml:space="preserve"> </w:delText>
        </w:r>
        <w:r w:rsidDel="00E010A9">
          <w:rPr>
            <w:w w:val="105"/>
          </w:rPr>
          <w:delText>de</w:delText>
        </w:r>
        <w:r w:rsidDel="00E010A9">
          <w:rPr>
            <w:spacing w:val="-6"/>
            <w:w w:val="105"/>
          </w:rPr>
          <w:delText xml:space="preserve"> </w:delText>
        </w:r>
        <w:r w:rsidDel="00E010A9">
          <w:rPr>
            <w:w w:val="105"/>
          </w:rPr>
          <w:delText>fortes</w:delText>
        </w:r>
        <w:r w:rsidDel="00E010A9">
          <w:rPr>
            <w:spacing w:val="-6"/>
            <w:w w:val="105"/>
          </w:rPr>
          <w:delText xml:space="preserve"> </w:delText>
        </w:r>
        <w:r w:rsidDel="00E010A9">
          <w:rPr>
            <w:w w:val="105"/>
          </w:rPr>
          <w:delText>inégalités</w:delText>
        </w:r>
        <w:r w:rsidDel="00E010A9">
          <w:rPr>
            <w:spacing w:val="-6"/>
            <w:w w:val="105"/>
          </w:rPr>
          <w:delText xml:space="preserve"> </w:delText>
        </w:r>
        <w:r w:rsidDel="00E010A9">
          <w:rPr>
            <w:w w:val="105"/>
          </w:rPr>
          <w:delText>cantonales</w:delText>
        </w:r>
        <w:r w:rsidDel="00E010A9">
          <w:rPr>
            <w:spacing w:val="-6"/>
            <w:w w:val="105"/>
          </w:rPr>
          <w:delText xml:space="preserve"> </w:delText>
        </w:r>
        <w:r w:rsidDel="00E010A9">
          <w:rPr>
            <w:w w:val="105"/>
          </w:rPr>
          <w:delText>en</w:delText>
        </w:r>
        <w:r w:rsidDel="00E010A9">
          <w:rPr>
            <w:spacing w:val="-6"/>
            <w:w w:val="105"/>
          </w:rPr>
          <w:delText xml:space="preserve"> </w:delText>
        </w:r>
        <w:r w:rsidDel="00E010A9">
          <w:rPr>
            <w:w w:val="105"/>
          </w:rPr>
          <w:delText>matière</w:delText>
        </w:r>
        <w:r w:rsidDel="00E010A9">
          <w:rPr>
            <w:spacing w:val="-6"/>
            <w:w w:val="105"/>
          </w:rPr>
          <w:delText xml:space="preserve"> </w:delText>
        </w:r>
        <w:r w:rsidDel="00E010A9">
          <w:rPr>
            <w:w w:val="105"/>
          </w:rPr>
          <w:delText>de</w:delText>
        </w:r>
        <w:r w:rsidDel="00E010A9">
          <w:rPr>
            <w:spacing w:val="-6"/>
            <w:w w:val="105"/>
          </w:rPr>
          <w:delText xml:space="preserve"> </w:delText>
        </w:r>
        <w:r w:rsidDel="00E010A9">
          <w:rPr>
            <w:w w:val="105"/>
          </w:rPr>
          <w:delText>primes,</w:delText>
        </w:r>
        <w:r w:rsidDel="00E010A9">
          <w:rPr>
            <w:spacing w:val="-6"/>
            <w:w w:val="105"/>
          </w:rPr>
          <w:delText xml:space="preserve"> </w:delText>
        </w:r>
        <w:r w:rsidDel="00E010A9">
          <w:rPr>
            <w:w w:val="105"/>
          </w:rPr>
          <w:delText>est</w:delText>
        </w:r>
        <w:r w:rsidDel="00E010A9">
          <w:rPr>
            <w:spacing w:val="-6"/>
            <w:w w:val="105"/>
          </w:rPr>
          <w:delText xml:space="preserve"> </w:delText>
        </w:r>
        <w:r w:rsidDel="00E010A9">
          <w:rPr>
            <w:w w:val="105"/>
          </w:rPr>
          <w:delText>aussi ce qui lui permet d’engendrer son propre soutien et par conséquent sa résilience politique. En</w:delText>
        </w:r>
        <w:r w:rsidDel="00E010A9">
          <w:rPr>
            <w:spacing w:val="-15"/>
            <w:w w:val="105"/>
          </w:rPr>
          <w:delText xml:space="preserve"> </w:delText>
        </w:r>
        <w:r w:rsidDel="00E010A9">
          <w:rPr>
            <w:w w:val="105"/>
          </w:rPr>
          <w:delText>2024,</w:delText>
        </w:r>
        <w:r w:rsidDel="00E010A9">
          <w:rPr>
            <w:spacing w:val="-15"/>
            <w:w w:val="105"/>
          </w:rPr>
          <w:delText xml:space="preserve"> </w:delText>
        </w:r>
        <w:r w:rsidDel="00E010A9">
          <w:rPr>
            <w:w w:val="105"/>
          </w:rPr>
          <w:delText>l’écart</w:delText>
        </w:r>
        <w:r w:rsidDel="00E010A9">
          <w:rPr>
            <w:spacing w:val="-15"/>
            <w:w w:val="105"/>
          </w:rPr>
          <w:delText xml:space="preserve"> </w:delText>
        </w:r>
        <w:r w:rsidDel="00E010A9">
          <w:rPr>
            <w:w w:val="105"/>
          </w:rPr>
          <w:delText>entre</w:delText>
        </w:r>
        <w:r w:rsidDel="00E010A9">
          <w:rPr>
            <w:spacing w:val="-15"/>
            <w:w w:val="105"/>
          </w:rPr>
          <w:delText xml:space="preserve"> </w:delText>
        </w:r>
        <w:r w:rsidDel="00E010A9">
          <w:rPr>
            <w:w w:val="105"/>
          </w:rPr>
          <w:delText>la</w:delText>
        </w:r>
        <w:r w:rsidDel="00E010A9">
          <w:rPr>
            <w:spacing w:val="-15"/>
            <w:w w:val="105"/>
          </w:rPr>
          <w:delText xml:space="preserve"> </w:delText>
        </w:r>
        <w:r w:rsidDel="00E010A9">
          <w:rPr>
            <w:w w:val="105"/>
          </w:rPr>
          <w:delText>prime</w:delText>
        </w:r>
        <w:r w:rsidDel="00E010A9">
          <w:rPr>
            <w:spacing w:val="-15"/>
            <w:w w:val="105"/>
          </w:rPr>
          <w:delText xml:space="preserve"> </w:delText>
        </w:r>
        <w:r w:rsidDel="00E010A9">
          <w:rPr>
            <w:w w:val="105"/>
          </w:rPr>
          <w:delText>standard</w:delText>
        </w:r>
        <w:r w:rsidDel="00E010A9">
          <w:rPr>
            <w:spacing w:val="-15"/>
            <w:w w:val="105"/>
          </w:rPr>
          <w:delText xml:space="preserve"> </w:delText>
        </w:r>
        <w:r w:rsidDel="00E010A9">
          <w:rPr>
            <w:w w:val="105"/>
          </w:rPr>
          <w:delText>la</w:delText>
        </w:r>
        <w:r w:rsidDel="00E010A9">
          <w:rPr>
            <w:spacing w:val="-15"/>
            <w:w w:val="105"/>
          </w:rPr>
          <w:delText xml:space="preserve"> </w:delText>
        </w:r>
        <w:r w:rsidDel="00E010A9">
          <w:rPr>
            <w:w w:val="105"/>
          </w:rPr>
          <w:delText>plus</w:delText>
        </w:r>
        <w:r w:rsidDel="00E010A9">
          <w:rPr>
            <w:spacing w:val="-15"/>
            <w:w w:val="105"/>
          </w:rPr>
          <w:delText xml:space="preserve"> </w:delText>
        </w:r>
        <w:r w:rsidDel="00E010A9">
          <w:rPr>
            <w:w w:val="105"/>
          </w:rPr>
          <w:delText>élevée,</w:delText>
        </w:r>
        <w:r w:rsidDel="00E010A9">
          <w:rPr>
            <w:spacing w:val="-15"/>
            <w:w w:val="105"/>
          </w:rPr>
          <w:delText xml:space="preserve"> </w:delText>
        </w:r>
        <w:r w:rsidDel="00E010A9">
          <w:rPr>
            <w:w w:val="105"/>
          </w:rPr>
          <w:delText>celle</w:delText>
        </w:r>
        <w:r w:rsidDel="00E010A9">
          <w:rPr>
            <w:spacing w:val="-15"/>
            <w:w w:val="105"/>
          </w:rPr>
          <w:delText xml:space="preserve"> </w:delText>
        </w:r>
        <w:r w:rsidDel="00E010A9">
          <w:rPr>
            <w:w w:val="105"/>
          </w:rPr>
          <w:delText>du</w:delText>
        </w:r>
        <w:r w:rsidDel="00E010A9">
          <w:rPr>
            <w:spacing w:val="-15"/>
            <w:w w:val="105"/>
          </w:rPr>
          <w:delText xml:space="preserve"> </w:delText>
        </w:r>
        <w:r w:rsidDel="00E010A9">
          <w:rPr>
            <w:w w:val="105"/>
          </w:rPr>
          <w:delText>Tessin</w:delText>
        </w:r>
        <w:r w:rsidDel="00E010A9">
          <w:rPr>
            <w:spacing w:val="-15"/>
            <w:w w:val="105"/>
          </w:rPr>
          <w:delText xml:space="preserve"> </w:delText>
        </w:r>
        <w:r w:rsidDel="00E010A9">
          <w:rPr>
            <w:w w:val="105"/>
          </w:rPr>
          <w:delText>(740</w:delText>
        </w:r>
        <w:r w:rsidDel="00E010A9">
          <w:rPr>
            <w:spacing w:val="-15"/>
            <w:w w:val="105"/>
          </w:rPr>
          <w:delText xml:space="preserve"> </w:delText>
        </w:r>
        <w:r w:rsidDel="00E010A9">
          <w:rPr>
            <w:w w:val="105"/>
          </w:rPr>
          <w:delText>francs)</w:delText>
        </w:r>
        <w:r w:rsidDel="00E010A9">
          <w:rPr>
            <w:spacing w:val="-15"/>
            <w:w w:val="105"/>
          </w:rPr>
          <w:delText xml:space="preserve"> </w:delText>
        </w:r>
        <w:r w:rsidDel="00E010A9">
          <w:rPr>
            <w:w w:val="105"/>
          </w:rPr>
          <w:delText>et</w:delText>
        </w:r>
        <w:r w:rsidDel="00E010A9">
          <w:rPr>
            <w:spacing w:val="-15"/>
            <w:w w:val="105"/>
          </w:rPr>
          <w:delText xml:space="preserve"> </w:delText>
        </w:r>
        <w:r w:rsidDel="00E010A9">
          <w:rPr>
            <w:w w:val="105"/>
          </w:rPr>
          <w:delText>la</w:delText>
        </w:r>
        <w:r w:rsidDel="00E010A9">
          <w:rPr>
            <w:spacing w:val="-15"/>
            <w:w w:val="105"/>
          </w:rPr>
          <w:delText xml:space="preserve"> </w:delText>
        </w:r>
        <w:r w:rsidDel="00E010A9">
          <w:rPr>
            <w:w w:val="105"/>
          </w:rPr>
          <w:delText xml:space="preserve">plus </w:delText>
        </w:r>
        <w:r w:rsidDel="00E010A9">
          <w:delText>faible</w:delText>
        </w:r>
        <w:r w:rsidDel="00E010A9">
          <w:rPr>
            <w:spacing w:val="-3"/>
          </w:rPr>
          <w:delText xml:space="preserve"> </w:delText>
        </w:r>
        <w:r w:rsidDel="00E010A9">
          <w:delText>(celle</w:delText>
        </w:r>
        <w:r w:rsidDel="00E010A9">
          <w:rPr>
            <w:spacing w:val="-3"/>
          </w:rPr>
          <w:delText xml:space="preserve"> </w:delText>
        </w:r>
        <w:r w:rsidDel="00E010A9">
          <w:delText>du</w:delText>
        </w:r>
        <w:r w:rsidDel="00E010A9">
          <w:rPr>
            <w:spacing w:val="-3"/>
          </w:rPr>
          <w:delText xml:space="preserve"> </w:delText>
        </w:r>
        <w:r w:rsidDel="00E010A9">
          <w:delText>canton</w:delText>
        </w:r>
        <w:r w:rsidDel="00E010A9">
          <w:rPr>
            <w:spacing w:val="-3"/>
          </w:rPr>
          <w:delText xml:space="preserve"> </w:delText>
        </w:r>
        <w:r w:rsidDel="00E010A9">
          <w:delText>de</w:delText>
        </w:r>
        <w:r w:rsidDel="00E010A9">
          <w:rPr>
            <w:spacing w:val="-3"/>
          </w:rPr>
          <w:delText xml:space="preserve"> </w:delText>
        </w:r>
        <w:r w:rsidDel="00E010A9">
          <w:delText>Zug),</w:delText>
        </w:r>
        <w:r w:rsidDel="00E010A9">
          <w:rPr>
            <w:spacing w:val="-3"/>
          </w:rPr>
          <w:delText xml:space="preserve"> </w:delText>
        </w:r>
        <w:r w:rsidDel="00E010A9">
          <w:delText>était</w:delText>
        </w:r>
        <w:r w:rsidDel="00E010A9">
          <w:rPr>
            <w:spacing w:val="-3"/>
          </w:rPr>
          <w:delText xml:space="preserve"> </w:delText>
        </w:r>
        <w:r w:rsidDel="00E010A9">
          <w:delText>de</w:delText>
        </w:r>
        <w:r w:rsidDel="00E010A9">
          <w:rPr>
            <w:spacing w:val="-3"/>
          </w:rPr>
          <w:delText xml:space="preserve"> </w:delText>
        </w:r>
        <w:r w:rsidDel="00E010A9">
          <w:delText>322</w:delText>
        </w:r>
        <w:r w:rsidDel="00E010A9">
          <w:rPr>
            <w:spacing w:val="-3"/>
          </w:rPr>
          <w:delText xml:space="preserve"> </w:delText>
        </w:r>
        <w:r w:rsidDel="00E010A9">
          <w:delText>francs</w:delText>
        </w:r>
        <w:r w:rsidDel="00E010A9">
          <w:rPr>
            <w:spacing w:val="-3"/>
          </w:rPr>
          <w:delText xml:space="preserve"> </w:delText>
        </w:r>
        <w:r w:rsidDel="00E010A9">
          <w:delText>par</w:delText>
        </w:r>
        <w:r w:rsidDel="00E010A9">
          <w:rPr>
            <w:spacing w:val="-3"/>
          </w:rPr>
          <w:delText xml:space="preserve"> </w:delText>
        </w:r>
        <w:r w:rsidDel="00E010A9">
          <w:delText>mois</w:delText>
        </w:r>
        <w:r w:rsidDel="00E010A9">
          <w:rPr>
            <w:spacing w:val="-3"/>
          </w:rPr>
          <w:delText xml:space="preserve"> </w:delText>
        </w:r>
        <w:r w:rsidDel="00E010A9">
          <w:delText>(</w:delText>
        </w:r>
        <w:r w:rsidR="007D1543" w:rsidDel="00E010A9">
          <w:delText>voir</w:delText>
        </w:r>
        <w:r w:rsidDel="00E010A9">
          <w:rPr>
            <w:spacing w:val="-3"/>
          </w:rPr>
          <w:delText xml:space="preserve"> </w:delText>
        </w:r>
        <w:r w:rsidDel="00E010A9">
          <w:delText>figure</w:delText>
        </w:r>
        <w:r w:rsidDel="00E010A9">
          <w:rPr>
            <w:spacing w:val="-3"/>
          </w:rPr>
          <w:delText xml:space="preserve"> </w:delText>
        </w:r>
        <w:r w:rsidDel="00E010A9">
          <w:delText>12</w:delText>
        </w:r>
        <w:r w:rsidDel="00E010A9">
          <w:rPr>
            <w:spacing w:val="-3"/>
          </w:rPr>
          <w:delText xml:space="preserve"> </w:delText>
        </w:r>
        <w:r w:rsidDel="00E010A9">
          <w:delText>de</w:delText>
        </w:r>
        <w:r w:rsidDel="00E010A9">
          <w:rPr>
            <w:spacing w:val="-3"/>
          </w:rPr>
          <w:delText xml:space="preserve"> </w:delText>
        </w:r>
        <w:r w:rsidDel="00E010A9">
          <w:delText>l’annexe).</w:delText>
        </w:r>
        <w:r w:rsidDel="00E010A9">
          <w:rPr>
            <w:spacing w:val="-3"/>
          </w:rPr>
          <w:delText xml:space="preserve"> </w:delText>
        </w:r>
        <w:r w:rsidDel="00E010A9">
          <w:delText>Sans surprise,</w:delText>
        </w:r>
        <w:r w:rsidDel="00E010A9">
          <w:rPr>
            <w:spacing w:val="-3"/>
          </w:rPr>
          <w:delText xml:space="preserve"> </w:delText>
        </w:r>
        <w:r w:rsidDel="00E010A9">
          <w:delText>les</w:delText>
        </w:r>
        <w:r w:rsidDel="00E010A9">
          <w:rPr>
            <w:spacing w:val="-3"/>
          </w:rPr>
          <w:delText xml:space="preserve"> </w:delText>
        </w:r>
        <w:r w:rsidDel="00E010A9">
          <w:delText>Zougois</w:delText>
        </w:r>
        <w:r w:rsidDel="00E010A9">
          <w:rPr>
            <w:spacing w:val="-3"/>
          </w:rPr>
          <w:delText xml:space="preserve"> </w:delText>
        </w:r>
        <w:r w:rsidDel="00E010A9">
          <w:delText>ont</w:delText>
        </w:r>
        <w:r w:rsidDel="00E010A9">
          <w:rPr>
            <w:spacing w:val="-3"/>
          </w:rPr>
          <w:delText xml:space="preserve"> </w:delText>
        </w:r>
        <w:r w:rsidDel="00E010A9">
          <w:delText>voté</w:delText>
        </w:r>
        <w:r w:rsidDel="00E010A9">
          <w:rPr>
            <w:spacing w:val="-3"/>
          </w:rPr>
          <w:delText xml:space="preserve"> </w:delText>
        </w:r>
        <w:r w:rsidDel="00E010A9">
          <w:delText>à</w:delText>
        </w:r>
        <w:r w:rsidDel="00E010A9">
          <w:rPr>
            <w:spacing w:val="-3"/>
          </w:rPr>
          <w:delText xml:space="preserve"> </w:delText>
        </w:r>
        <w:r w:rsidDel="00E010A9">
          <w:delText>72%</w:delText>
        </w:r>
        <w:r w:rsidDel="00E010A9">
          <w:rPr>
            <w:spacing w:val="-3"/>
          </w:rPr>
          <w:delText xml:space="preserve"> </w:delText>
        </w:r>
        <w:r w:rsidDel="00E010A9">
          <w:delText>contre</w:delText>
        </w:r>
        <w:r w:rsidDel="00E010A9">
          <w:rPr>
            <w:spacing w:val="-3"/>
          </w:rPr>
          <w:delText xml:space="preserve"> </w:delText>
        </w:r>
        <w:r w:rsidDel="00E010A9">
          <w:delText>l’initiative</w:delText>
        </w:r>
        <w:r w:rsidDel="00E010A9">
          <w:rPr>
            <w:spacing w:val="-3"/>
          </w:rPr>
          <w:delText xml:space="preserve"> </w:delText>
        </w:r>
        <w:r w:rsidDel="00E010A9">
          <w:delText>d’allègement</w:delText>
        </w:r>
        <w:r w:rsidDel="00E010A9">
          <w:rPr>
            <w:spacing w:val="-3"/>
          </w:rPr>
          <w:delText xml:space="preserve"> </w:delText>
        </w:r>
        <w:r w:rsidDel="00E010A9">
          <w:delText>des</w:delText>
        </w:r>
        <w:r w:rsidDel="00E010A9">
          <w:rPr>
            <w:spacing w:val="-3"/>
          </w:rPr>
          <w:delText xml:space="preserve"> </w:delText>
        </w:r>
        <w:r w:rsidDel="00E010A9">
          <w:lastRenderedPageBreak/>
          <w:delText>primes,</w:delText>
        </w:r>
        <w:r w:rsidDel="00E010A9">
          <w:rPr>
            <w:spacing w:val="-3"/>
          </w:rPr>
          <w:delText xml:space="preserve"> </w:delText>
        </w:r>
        <w:r w:rsidDel="00E010A9">
          <w:delText>alors</w:delText>
        </w:r>
        <w:r w:rsidDel="00E010A9">
          <w:rPr>
            <w:spacing w:val="-3"/>
          </w:rPr>
          <w:delText xml:space="preserve"> </w:delText>
        </w:r>
        <w:r w:rsidDel="00E010A9">
          <w:delText>que</w:delText>
        </w:r>
        <w:r w:rsidDel="00E010A9">
          <w:rPr>
            <w:spacing w:val="-3"/>
          </w:rPr>
          <w:delText xml:space="preserve"> </w:delText>
        </w:r>
        <w:r w:rsidDel="00E010A9">
          <w:delText>57% des</w:delText>
        </w:r>
        <w:r w:rsidDel="00E010A9">
          <w:rPr>
            <w:spacing w:val="-1"/>
          </w:rPr>
          <w:delText xml:space="preserve"> </w:delText>
        </w:r>
        <w:r w:rsidDel="00E010A9">
          <w:delText>Tessinois</w:delText>
        </w:r>
        <w:r w:rsidDel="00E010A9">
          <w:rPr>
            <w:spacing w:val="-1"/>
          </w:rPr>
          <w:delText xml:space="preserve"> </w:delText>
        </w:r>
        <w:r w:rsidDel="00E010A9">
          <w:delText>étaient</w:delText>
        </w:r>
        <w:r w:rsidDel="00E010A9">
          <w:rPr>
            <w:spacing w:val="-1"/>
          </w:rPr>
          <w:delText xml:space="preserve"> </w:delText>
        </w:r>
        <w:r w:rsidDel="00E010A9">
          <w:delText>en</w:delText>
        </w:r>
        <w:r w:rsidDel="00E010A9">
          <w:rPr>
            <w:spacing w:val="-1"/>
          </w:rPr>
          <w:delText xml:space="preserve"> </w:delText>
        </w:r>
        <w:r w:rsidDel="00E010A9">
          <w:delText>faveur.</w:delText>
        </w:r>
        <w:r w:rsidDel="00E010A9">
          <w:rPr>
            <w:spacing w:val="-1"/>
          </w:rPr>
          <w:delText xml:space="preserve"> </w:delText>
        </w:r>
        <w:r w:rsidDel="00E010A9">
          <w:delText>Tant</w:delText>
        </w:r>
        <w:r w:rsidDel="00E010A9">
          <w:rPr>
            <w:spacing w:val="-1"/>
          </w:rPr>
          <w:delText xml:space="preserve"> </w:delText>
        </w:r>
        <w:r w:rsidDel="00E010A9">
          <w:delText>que</w:delText>
        </w:r>
        <w:r w:rsidDel="00E010A9">
          <w:rPr>
            <w:spacing w:val="-1"/>
          </w:rPr>
          <w:delText xml:space="preserve"> </w:delText>
        </w:r>
        <w:r w:rsidDel="00E010A9">
          <w:delText>le</w:delText>
        </w:r>
        <w:r w:rsidDel="00E010A9">
          <w:rPr>
            <w:spacing w:val="-1"/>
          </w:rPr>
          <w:delText xml:space="preserve"> </w:delText>
        </w:r>
        <w:r w:rsidR="00296F1F" w:rsidDel="00E010A9">
          <w:delText>cœur</w:delText>
        </w:r>
        <w:r w:rsidDel="00E010A9">
          <w:rPr>
            <w:spacing w:val="-1"/>
          </w:rPr>
          <w:delText xml:space="preserve"> </w:delText>
        </w:r>
        <w:r w:rsidDel="00E010A9">
          <w:delText>suisse-allemand</w:delText>
        </w:r>
        <w:r w:rsidDel="00E010A9">
          <w:rPr>
            <w:spacing w:val="-1"/>
          </w:rPr>
          <w:delText xml:space="preserve"> </w:delText>
        </w:r>
        <w:r w:rsidDel="00E010A9">
          <w:delText>du</w:delText>
        </w:r>
        <w:r w:rsidDel="00E010A9">
          <w:rPr>
            <w:spacing w:val="-1"/>
          </w:rPr>
          <w:delText xml:space="preserve"> </w:delText>
        </w:r>
        <w:r w:rsidDel="00E010A9">
          <w:delText>bloc</w:delText>
        </w:r>
        <w:r w:rsidDel="00E010A9">
          <w:rPr>
            <w:spacing w:val="-1"/>
          </w:rPr>
          <w:delText xml:space="preserve"> </w:delText>
        </w:r>
        <w:r w:rsidDel="00E010A9">
          <w:delText xml:space="preserve">libéral-conservateur ne se sent pas menacé par le niveau de leur prime maladie, il est peu probable qu’une réforme </w:delText>
        </w:r>
        <w:r w:rsidDel="00E010A9">
          <w:rPr>
            <w:w w:val="105"/>
          </w:rPr>
          <w:delText>de</w:delText>
        </w:r>
        <w:r w:rsidDel="00E010A9">
          <w:rPr>
            <w:spacing w:val="-8"/>
            <w:w w:val="105"/>
          </w:rPr>
          <w:delText xml:space="preserve"> </w:delText>
        </w:r>
        <w:r w:rsidDel="00E010A9">
          <w:rPr>
            <w:w w:val="105"/>
          </w:rPr>
          <w:delText>la</w:delText>
        </w:r>
        <w:r w:rsidDel="00E010A9">
          <w:rPr>
            <w:spacing w:val="-8"/>
            <w:w w:val="105"/>
          </w:rPr>
          <w:delText xml:space="preserve"> </w:delText>
        </w:r>
        <w:r w:rsidDel="00E010A9">
          <w:rPr>
            <w:w w:val="105"/>
          </w:rPr>
          <w:delText>LAMal</w:delText>
        </w:r>
        <w:r w:rsidDel="00E010A9">
          <w:rPr>
            <w:spacing w:val="-8"/>
            <w:w w:val="105"/>
          </w:rPr>
          <w:delText xml:space="preserve"> </w:delText>
        </w:r>
        <w:r w:rsidDel="00E010A9">
          <w:rPr>
            <w:w w:val="105"/>
          </w:rPr>
          <w:delText>en</w:delText>
        </w:r>
        <w:r w:rsidDel="00E010A9">
          <w:rPr>
            <w:spacing w:val="-8"/>
            <w:w w:val="105"/>
          </w:rPr>
          <w:delText xml:space="preserve"> </w:delText>
        </w:r>
        <w:r w:rsidDel="00E010A9">
          <w:rPr>
            <w:w w:val="105"/>
          </w:rPr>
          <w:delText>rupture</w:delText>
        </w:r>
        <w:r w:rsidDel="00E010A9">
          <w:rPr>
            <w:spacing w:val="-8"/>
            <w:w w:val="105"/>
          </w:rPr>
          <w:delText xml:space="preserve"> </w:delText>
        </w:r>
        <w:r w:rsidDel="00E010A9">
          <w:rPr>
            <w:w w:val="105"/>
          </w:rPr>
          <w:delText>avec</w:delText>
        </w:r>
        <w:r w:rsidDel="00E010A9">
          <w:rPr>
            <w:spacing w:val="-8"/>
            <w:w w:val="105"/>
          </w:rPr>
          <w:delText xml:space="preserve"> </w:delText>
        </w:r>
        <w:r w:rsidDel="00E010A9">
          <w:rPr>
            <w:w w:val="105"/>
          </w:rPr>
          <w:delText>ses</w:delText>
        </w:r>
        <w:r w:rsidDel="00E010A9">
          <w:rPr>
            <w:spacing w:val="-8"/>
            <w:w w:val="105"/>
          </w:rPr>
          <w:delText xml:space="preserve"> </w:delText>
        </w:r>
        <w:r w:rsidDel="00E010A9">
          <w:rPr>
            <w:w w:val="105"/>
          </w:rPr>
          <w:delText>principes</w:delText>
        </w:r>
        <w:r w:rsidDel="00E010A9">
          <w:rPr>
            <w:spacing w:val="-8"/>
            <w:w w:val="105"/>
          </w:rPr>
          <w:delText xml:space="preserve"> </w:delText>
        </w:r>
        <w:r w:rsidDel="00E010A9">
          <w:rPr>
            <w:w w:val="105"/>
          </w:rPr>
          <w:delText>de</w:delText>
        </w:r>
        <w:r w:rsidDel="00E010A9">
          <w:rPr>
            <w:spacing w:val="-8"/>
            <w:w w:val="105"/>
          </w:rPr>
          <w:delText xml:space="preserve"> </w:delText>
        </w:r>
        <w:r w:rsidDel="00E010A9">
          <w:rPr>
            <w:w w:val="105"/>
          </w:rPr>
          <w:delText>managed</w:delText>
        </w:r>
        <w:r w:rsidDel="00E010A9">
          <w:rPr>
            <w:spacing w:val="-8"/>
            <w:w w:val="105"/>
          </w:rPr>
          <w:delText xml:space="preserve"> </w:delText>
        </w:r>
        <w:r w:rsidDel="00E010A9">
          <w:rPr>
            <w:w w:val="105"/>
          </w:rPr>
          <w:delText>competition</w:delText>
        </w:r>
        <w:r w:rsidDel="00E010A9">
          <w:rPr>
            <w:spacing w:val="-8"/>
            <w:w w:val="105"/>
          </w:rPr>
          <w:delText xml:space="preserve"> </w:delText>
        </w:r>
        <w:r w:rsidDel="00E010A9">
          <w:rPr>
            <w:w w:val="105"/>
          </w:rPr>
          <w:delText>soit</w:delText>
        </w:r>
        <w:r w:rsidDel="00E010A9">
          <w:rPr>
            <w:spacing w:val="-8"/>
            <w:w w:val="105"/>
          </w:rPr>
          <w:delText xml:space="preserve"> </w:delText>
        </w:r>
        <w:r w:rsidDel="00E010A9">
          <w:rPr>
            <w:w w:val="105"/>
          </w:rPr>
          <w:delText>acceptée</w:delText>
        </w:r>
        <w:r w:rsidDel="00E010A9">
          <w:rPr>
            <w:spacing w:val="-8"/>
            <w:w w:val="105"/>
          </w:rPr>
          <w:delText xml:space="preserve"> </w:delText>
        </w:r>
        <w:r w:rsidDel="00E010A9">
          <w:rPr>
            <w:w w:val="105"/>
          </w:rPr>
          <w:delText>au</w:delText>
        </w:r>
        <w:r w:rsidDel="00E010A9">
          <w:rPr>
            <w:spacing w:val="-8"/>
            <w:w w:val="105"/>
          </w:rPr>
          <w:delText xml:space="preserve"> </w:delText>
        </w:r>
        <w:r w:rsidDel="00E010A9">
          <w:rPr>
            <w:w w:val="105"/>
          </w:rPr>
          <w:delText xml:space="preserve">niveau </w:delText>
        </w:r>
        <w:r w:rsidDel="00E010A9">
          <w:rPr>
            <w:spacing w:val="-2"/>
            <w:w w:val="105"/>
          </w:rPr>
          <w:delText>national.</w:delText>
        </w:r>
      </w:del>
    </w:p>
    <w:p w14:paraId="1FD94020" w14:textId="171DE215" w:rsidR="008725D2" w:rsidDel="00E010A9" w:rsidRDefault="00000000">
      <w:pPr>
        <w:pStyle w:val="Titre2"/>
        <w:spacing w:before="128"/>
        <w:ind w:left="0"/>
        <w:jc w:val="both"/>
        <w:rPr>
          <w:del w:id="1383" w:author="Auteur"/>
        </w:rPr>
        <w:pPrChange w:id="1384" w:author="Auteur">
          <w:pPr>
            <w:pStyle w:val="Corpsdetexte"/>
            <w:spacing w:before="199" w:line="283" w:lineRule="auto"/>
            <w:ind w:right="98"/>
          </w:pPr>
        </w:pPrChange>
      </w:pPr>
      <w:del w:id="1385" w:author="Auteur">
        <w:r w:rsidDel="00E010A9">
          <w:delText>Il est néanmoins possible que de telles réformes aient lieu localement au niveau des cantons</w:delText>
        </w:r>
        <w:r w:rsidDel="00E010A9">
          <w:rPr>
            <w:spacing w:val="12"/>
          </w:rPr>
          <w:delText xml:space="preserve"> </w:delText>
        </w:r>
        <w:r w:rsidDel="00E010A9">
          <w:delText>les</w:delText>
        </w:r>
        <w:r w:rsidDel="00E010A9">
          <w:rPr>
            <w:spacing w:val="12"/>
          </w:rPr>
          <w:delText xml:space="preserve"> </w:delText>
        </w:r>
        <w:r w:rsidDel="00E010A9">
          <w:delText>plus</w:delText>
        </w:r>
        <w:r w:rsidDel="00E010A9">
          <w:rPr>
            <w:spacing w:val="12"/>
          </w:rPr>
          <w:delText xml:space="preserve"> </w:delText>
        </w:r>
        <w:r w:rsidDel="00E010A9">
          <w:delText>touchés</w:delText>
        </w:r>
        <w:r w:rsidDel="00E010A9">
          <w:rPr>
            <w:spacing w:val="12"/>
          </w:rPr>
          <w:delText xml:space="preserve"> </w:delText>
        </w:r>
        <w:r w:rsidDel="00E010A9">
          <w:delText>par</w:delText>
        </w:r>
        <w:r w:rsidDel="00E010A9">
          <w:rPr>
            <w:spacing w:val="12"/>
          </w:rPr>
          <w:delText xml:space="preserve"> </w:delText>
        </w:r>
        <w:r w:rsidDel="00E010A9">
          <w:delText>le</w:delText>
        </w:r>
        <w:r w:rsidDel="00E010A9">
          <w:rPr>
            <w:spacing w:val="12"/>
          </w:rPr>
          <w:delText xml:space="preserve"> </w:delText>
        </w:r>
        <w:r w:rsidDel="00E010A9">
          <w:delText>niveau</w:delText>
        </w:r>
        <w:r w:rsidDel="00E010A9">
          <w:rPr>
            <w:spacing w:val="12"/>
          </w:rPr>
          <w:delText xml:space="preserve"> </w:delText>
        </w:r>
        <w:r w:rsidDel="00E010A9">
          <w:delText>et</w:delText>
        </w:r>
        <w:r w:rsidDel="00E010A9">
          <w:rPr>
            <w:spacing w:val="12"/>
          </w:rPr>
          <w:delText xml:space="preserve"> </w:delText>
        </w:r>
        <w:r w:rsidDel="00E010A9">
          <w:delText>l’augmentation</w:delText>
        </w:r>
        <w:r w:rsidDel="00E010A9">
          <w:rPr>
            <w:spacing w:val="12"/>
          </w:rPr>
          <w:delText xml:space="preserve"> </w:delText>
        </w:r>
        <w:r w:rsidDel="00E010A9">
          <w:delText>des</w:delText>
        </w:r>
        <w:r w:rsidDel="00E010A9">
          <w:rPr>
            <w:spacing w:val="12"/>
          </w:rPr>
          <w:delText xml:space="preserve"> </w:delText>
        </w:r>
        <w:r w:rsidDel="00E010A9">
          <w:delText>primes.</w:delText>
        </w:r>
        <w:r w:rsidDel="00E010A9">
          <w:rPr>
            <w:spacing w:val="12"/>
          </w:rPr>
          <w:delText xml:space="preserve"> </w:delText>
        </w:r>
        <w:r w:rsidDel="00E010A9">
          <w:delText>Le</w:delText>
        </w:r>
        <w:r w:rsidDel="00E010A9">
          <w:rPr>
            <w:spacing w:val="12"/>
          </w:rPr>
          <w:delText xml:space="preserve"> </w:delText>
        </w:r>
        <w:r w:rsidDel="00E010A9">
          <w:delText>canton</w:delText>
        </w:r>
        <w:r w:rsidDel="00E010A9">
          <w:rPr>
            <w:spacing w:val="12"/>
          </w:rPr>
          <w:delText xml:space="preserve"> </w:delText>
        </w:r>
        <w:r w:rsidDel="00E010A9">
          <w:delText>de</w:delText>
        </w:r>
        <w:r w:rsidDel="00E010A9">
          <w:rPr>
            <w:spacing w:val="12"/>
          </w:rPr>
          <w:delText xml:space="preserve"> </w:delText>
        </w:r>
        <w:r w:rsidDel="00E010A9">
          <w:delText>Genève</w:delText>
        </w:r>
        <w:r w:rsidDel="00E010A9">
          <w:rPr>
            <w:spacing w:val="12"/>
          </w:rPr>
          <w:delText xml:space="preserve"> </w:delText>
        </w:r>
        <w:r w:rsidDel="00E010A9">
          <w:delText>va à</w:delText>
        </w:r>
        <w:r w:rsidDel="00E010A9">
          <w:rPr>
            <w:spacing w:val="11"/>
          </w:rPr>
          <w:delText xml:space="preserve"> </w:delText>
        </w:r>
        <w:r w:rsidDel="00E010A9">
          <w:delText>cet</w:delText>
        </w:r>
        <w:r w:rsidDel="00E010A9">
          <w:rPr>
            <w:spacing w:val="32"/>
          </w:rPr>
          <w:delText xml:space="preserve"> </w:delText>
        </w:r>
        <w:r w:rsidDel="00E010A9">
          <w:delText>égard</w:delText>
        </w:r>
        <w:r w:rsidDel="00E010A9">
          <w:rPr>
            <w:spacing w:val="32"/>
          </w:rPr>
          <w:delText xml:space="preserve"> </w:delText>
        </w:r>
        <w:r w:rsidDel="00E010A9">
          <w:delText>peut</w:delText>
        </w:r>
        <w:r w:rsidDel="00E010A9">
          <w:rPr>
            <w:spacing w:val="32"/>
          </w:rPr>
          <w:delText xml:space="preserve"> </w:delText>
        </w:r>
        <w:r w:rsidDel="00E010A9">
          <w:delText>être</w:delText>
        </w:r>
        <w:r w:rsidDel="00E010A9">
          <w:rPr>
            <w:spacing w:val="32"/>
          </w:rPr>
          <w:delText xml:space="preserve"> </w:delText>
        </w:r>
        <w:r w:rsidDel="00E010A9">
          <w:delText>s’avérer</w:delText>
        </w:r>
        <w:r w:rsidDel="00E010A9">
          <w:rPr>
            <w:spacing w:val="32"/>
          </w:rPr>
          <w:delText xml:space="preserve"> </w:delText>
        </w:r>
        <w:r w:rsidDel="00E010A9">
          <w:delText>pionnier</w:delText>
        </w:r>
        <w:r w:rsidDel="00E010A9">
          <w:rPr>
            <w:spacing w:val="32"/>
          </w:rPr>
          <w:delText xml:space="preserve"> </w:delText>
        </w:r>
        <w:r w:rsidDel="00E010A9">
          <w:delText>en</w:delText>
        </w:r>
        <w:r w:rsidDel="00E010A9">
          <w:rPr>
            <w:spacing w:val="32"/>
          </w:rPr>
          <w:delText xml:space="preserve"> </w:delText>
        </w:r>
        <w:r w:rsidDel="00E010A9">
          <w:delText>matière</w:delText>
        </w:r>
        <w:r w:rsidDel="00E010A9">
          <w:rPr>
            <w:spacing w:val="32"/>
          </w:rPr>
          <w:delText xml:space="preserve"> </w:delText>
        </w:r>
        <w:r w:rsidDel="00E010A9">
          <w:delText>de</w:delText>
        </w:r>
        <w:r w:rsidDel="00E010A9">
          <w:rPr>
            <w:spacing w:val="32"/>
          </w:rPr>
          <w:delText xml:space="preserve"> </w:delText>
        </w:r>
        <w:r w:rsidDel="00E010A9">
          <w:delText>réforme</w:delText>
        </w:r>
        <w:r w:rsidDel="00E010A9">
          <w:rPr>
            <w:spacing w:val="32"/>
          </w:rPr>
          <w:delText xml:space="preserve"> </w:delText>
        </w:r>
        <w:r w:rsidDel="00E010A9">
          <w:delText>à</w:delText>
        </w:r>
        <w:r w:rsidDel="00E010A9">
          <w:rPr>
            <w:spacing w:val="32"/>
          </w:rPr>
          <w:delText xml:space="preserve"> </w:delText>
        </w:r>
        <w:r w:rsidDel="00E010A9">
          <w:delText>travers</w:delText>
        </w:r>
        <w:r w:rsidDel="00E010A9">
          <w:rPr>
            <w:spacing w:val="32"/>
          </w:rPr>
          <w:delText xml:space="preserve"> </w:delText>
        </w:r>
        <w:r w:rsidDel="00E010A9">
          <w:delText>le</w:delText>
        </w:r>
        <w:r w:rsidDel="00E010A9">
          <w:rPr>
            <w:spacing w:val="32"/>
          </w:rPr>
          <w:delText xml:space="preserve"> </w:delText>
        </w:r>
        <w:r w:rsidDel="00E010A9">
          <w:delText>projet</w:delText>
        </w:r>
        <w:r w:rsidDel="00E010A9">
          <w:rPr>
            <w:spacing w:val="32"/>
          </w:rPr>
          <w:delText xml:space="preserve"> </w:delText>
        </w:r>
        <w:r w:rsidDel="00E010A9">
          <w:delText>«</w:delText>
        </w:r>
        <w:r w:rsidDel="00E010A9">
          <w:rPr>
            <w:spacing w:val="-15"/>
          </w:rPr>
          <w:delText xml:space="preserve"> </w:delText>
        </w:r>
        <w:r w:rsidDel="00E010A9">
          <w:delText>béluga</w:delText>
        </w:r>
        <w:r w:rsidDel="00E010A9">
          <w:rPr>
            <w:spacing w:val="-15"/>
          </w:rPr>
          <w:delText xml:space="preserve"> </w:delText>
        </w:r>
        <w:r w:rsidDel="00E010A9">
          <w:delText>». Ce</w:delText>
        </w:r>
        <w:r w:rsidDel="00E010A9">
          <w:rPr>
            <w:spacing w:val="32"/>
          </w:rPr>
          <w:delText xml:space="preserve"> </w:delText>
        </w:r>
        <w:r w:rsidDel="00E010A9">
          <w:delText>projet</w:delText>
        </w:r>
        <w:r w:rsidDel="00E010A9">
          <w:rPr>
            <w:spacing w:val="32"/>
          </w:rPr>
          <w:delText xml:space="preserve"> </w:delText>
        </w:r>
        <w:r w:rsidDel="00E010A9">
          <w:delText>propose</w:delText>
        </w:r>
        <w:r w:rsidDel="00E010A9">
          <w:rPr>
            <w:spacing w:val="32"/>
          </w:rPr>
          <w:delText xml:space="preserve"> </w:delText>
        </w:r>
        <w:r w:rsidDel="00E010A9">
          <w:delText>une</w:delText>
        </w:r>
        <w:r w:rsidDel="00E010A9">
          <w:rPr>
            <w:spacing w:val="32"/>
          </w:rPr>
          <w:delText xml:space="preserve"> </w:delText>
        </w:r>
        <w:r w:rsidDel="00E010A9">
          <w:delText>organisation</w:delText>
        </w:r>
        <w:r w:rsidDel="00E010A9">
          <w:rPr>
            <w:spacing w:val="32"/>
          </w:rPr>
          <w:delText xml:space="preserve"> </w:delText>
        </w:r>
        <w:r w:rsidDel="00E010A9">
          <w:delText>de</w:delText>
        </w:r>
        <w:r w:rsidDel="00E010A9">
          <w:rPr>
            <w:spacing w:val="32"/>
          </w:rPr>
          <w:delText xml:space="preserve"> </w:delText>
        </w:r>
        <w:r w:rsidDel="00E010A9">
          <w:delText>caisse-maladie</w:delText>
        </w:r>
        <w:r w:rsidDel="00E010A9">
          <w:rPr>
            <w:spacing w:val="32"/>
          </w:rPr>
          <w:delText xml:space="preserve"> </w:delText>
        </w:r>
        <w:r w:rsidDel="00E010A9">
          <w:delText>publique</w:delText>
        </w:r>
        <w:r w:rsidDel="00E010A9">
          <w:rPr>
            <w:spacing w:val="32"/>
          </w:rPr>
          <w:delText xml:space="preserve"> </w:delText>
        </w:r>
        <w:r w:rsidDel="00E010A9">
          <w:delText>pour</w:delText>
        </w:r>
        <w:r w:rsidDel="00E010A9">
          <w:rPr>
            <w:spacing w:val="32"/>
          </w:rPr>
          <w:delText xml:space="preserve"> </w:delText>
        </w:r>
        <w:r w:rsidDel="00E010A9">
          <w:delText>l’assurance</w:delText>
        </w:r>
        <w:r w:rsidDel="00E010A9">
          <w:rPr>
            <w:spacing w:val="32"/>
          </w:rPr>
          <w:delText xml:space="preserve"> </w:delText>
        </w:r>
        <w:r w:rsidDel="00E010A9">
          <w:delText>obligatoir</w:delText>
        </w:r>
        <w:r w:rsidR="007D1543" w:rsidDel="00E010A9">
          <w:delText xml:space="preserve">e de </w:delText>
        </w:r>
        <w:r w:rsidDel="00E010A9">
          <w:delText xml:space="preserve">soins qui engendrerait un rabais de 20% sur les primes de l’assurance-maladie obligatoire. Si </w:delText>
        </w:r>
        <w:r w:rsidR="00296F1F" w:rsidDel="00E010A9">
          <w:delText>cette expérience genevoise</w:delText>
        </w:r>
        <w:r w:rsidDel="00E010A9">
          <w:delText xml:space="preserve"> tient ses promesses, il est possible qu’elle atteigne par effet de domino d’autres cantons et, qu’à terme, elle aboutisse à une remise en cause plus profonde de la LAMal.</w:delText>
        </w:r>
      </w:del>
    </w:p>
    <w:p w14:paraId="6C7DCD43" w14:textId="7076F114" w:rsidR="00E010A9" w:rsidRPr="00E010A9" w:rsidRDefault="00E010A9">
      <w:pPr>
        <w:pStyle w:val="Titre2"/>
        <w:spacing w:before="128"/>
        <w:ind w:left="0"/>
        <w:jc w:val="both"/>
        <w:sectPr w:rsidR="00E010A9" w:rsidRPr="00E010A9">
          <w:pgSz w:w="11910" w:h="16840"/>
          <w:pgMar w:top="1200" w:right="1275" w:bottom="1100" w:left="1275" w:header="0" w:footer="904" w:gutter="0"/>
          <w:cols w:space="720"/>
        </w:sectPr>
        <w:pPrChange w:id="1386" w:author="Auteur">
          <w:pPr>
            <w:pStyle w:val="Corpsdetexte"/>
            <w:spacing w:line="283" w:lineRule="auto"/>
          </w:pPr>
        </w:pPrChange>
      </w:pPr>
    </w:p>
    <w:p w14:paraId="4E06CA03" w14:textId="72AA425B" w:rsidR="00F16547" w:rsidRPr="00E32EF4" w:rsidRDefault="00000000">
      <w:pPr>
        <w:pStyle w:val="Titre1"/>
        <w:spacing w:after="240"/>
        <w:ind w:left="0" w:firstLine="0"/>
        <w:rPr>
          <w:rFonts w:ascii="Times New Roman" w:hAnsi="Times New Roman" w:cs="Times New Roman"/>
          <w:spacing w:val="-2"/>
          <w:sz w:val="36"/>
          <w:szCs w:val="36"/>
          <w:lang w:val="en-US"/>
          <w:rPrChange w:id="1387" w:author="Auteur">
            <w:rPr>
              <w:rFonts w:ascii="Times New Roman" w:hAnsi="Times New Roman" w:cs="Times New Roman"/>
              <w:spacing w:val="-2"/>
              <w:sz w:val="36"/>
              <w:szCs w:val="36"/>
            </w:rPr>
          </w:rPrChange>
        </w:rPr>
        <w:pPrChange w:id="1388" w:author="Auteur">
          <w:pPr>
            <w:pStyle w:val="Titre1"/>
            <w:ind w:firstLine="0"/>
          </w:pPr>
        </w:pPrChange>
      </w:pPr>
      <w:bookmarkStart w:id="1389" w:name="Bibliographie"/>
      <w:bookmarkEnd w:id="1389"/>
      <w:proofErr w:type="spellStart"/>
      <w:r w:rsidRPr="00E32EF4">
        <w:rPr>
          <w:rFonts w:ascii="Times New Roman" w:hAnsi="Times New Roman" w:cs="Times New Roman"/>
          <w:spacing w:val="-2"/>
          <w:sz w:val="36"/>
          <w:szCs w:val="36"/>
          <w:lang w:val="en-US"/>
          <w:rPrChange w:id="1390" w:author="Auteur">
            <w:rPr>
              <w:rFonts w:ascii="Times New Roman" w:hAnsi="Times New Roman" w:cs="Times New Roman"/>
              <w:spacing w:val="-2"/>
              <w:sz w:val="36"/>
              <w:szCs w:val="36"/>
            </w:rPr>
          </w:rPrChange>
        </w:rPr>
        <w:lastRenderedPageBreak/>
        <w:t>Bibliographie</w:t>
      </w:r>
      <w:proofErr w:type="spellEnd"/>
    </w:p>
    <w:p w14:paraId="751EB726" w14:textId="1905C865" w:rsidR="00F16547" w:rsidRPr="007C7B3D" w:rsidRDefault="00F16547" w:rsidP="00F16547">
      <w:pPr>
        <w:pStyle w:val="Bibliographie"/>
        <w:rPr>
          <w:ins w:id="1391" w:author="Auteur"/>
          <w:sz w:val="24"/>
          <w:szCs w:val="24"/>
          <w:lang w:val="fr-CH"/>
        </w:rPr>
      </w:pPr>
      <w:bookmarkStart w:id="1392" w:name="_bookmark25"/>
      <w:bookmarkEnd w:id="1392"/>
      <w:ins w:id="1393" w:author="Auteur">
        <w:r w:rsidRPr="00E32EF4">
          <w:rPr>
            <w:sz w:val="24"/>
            <w:szCs w:val="24"/>
            <w:lang w:val="en-US"/>
            <w:rPrChange w:id="1394" w:author="Auteur">
              <w:rPr>
                <w:sz w:val="24"/>
                <w:szCs w:val="24"/>
                <w:lang w:val="fr-CH"/>
              </w:rPr>
            </w:rPrChange>
          </w:rPr>
          <w:t>Afonso, A., &amp; Y. Papadopoulos</w:t>
        </w:r>
        <w:r w:rsidR="00AC2644" w:rsidRPr="00E32EF4">
          <w:rPr>
            <w:sz w:val="24"/>
            <w:szCs w:val="24"/>
            <w:lang w:val="en-US"/>
            <w:rPrChange w:id="1395" w:author="Auteur">
              <w:rPr>
                <w:sz w:val="24"/>
                <w:szCs w:val="24"/>
                <w:lang w:val="fr-CH"/>
              </w:rPr>
            </w:rPrChange>
          </w:rPr>
          <w:t xml:space="preserve"> </w:t>
        </w:r>
        <w:r w:rsidR="00AC2644">
          <w:rPr>
            <w:sz w:val="24"/>
            <w:szCs w:val="24"/>
            <w:lang w:val="en-US"/>
          </w:rPr>
          <w:t>(2015),</w:t>
        </w:r>
        <w:r w:rsidRPr="00E32EF4">
          <w:rPr>
            <w:sz w:val="24"/>
            <w:szCs w:val="24"/>
            <w:lang w:val="en-US"/>
            <w:rPrChange w:id="1396" w:author="Auteur">
              <w:rPr>
                <w:sz w:val="24"/>
                <w:szCs w:val="24"/>
                <w:lang w:val="fr-CH"/>
              </w:rPr>
            </w:rPrChange>
          </w:rPr>
          <w:t xml:space="preserve"> « How the Populist Radical Right Transformed Swiss Welfare Politics: From Compromises to Polarization ». </w:t>
        </w:r>
        <w:r w:rsidRPr="007C7B3D">
          <w:rPr>
            <w:i/>
            <w:iCs/>
            <w:sz w:val="24"/>
            <w:szCs w:val="24"/>
            <w:lang w:val="fr-CH"/>
          </w:rPr>
          <w:t xml:space="preserve">Swiss </w:t>
        </w:r>
        <w:proofErr w:type="spellStart"/>
        <w:r w:rsidRPr="007C7B3D">
          <w:rPr>
            <w:i/>
            <w:iCs/>
            <w:sz w:val="24"/>
            <w:szCs w:val="24"/>
            <w:lang w:val="fr-CH"/>
          </w:rPr>
          <w:t>Political</w:t>
        </w:r>
        <w:proofErr w:type="spellEnd"/>
        <w:r w:rsidRPr="007C7B3D">
          <w:rPr>
            <w:i/>
            <w:iCs/>
            <w:sz w:val="24"/>
            <w:szCs w:val="24"/>
            <w:lang w:val="fr-CH"/>
          </w:rPr>
          <w:t xml:space="preserve"> Science </w:t>
        </w:r>
        <w:proofErr w:type="spellStart"/>
        <w:r w:rsidRPr="007C7B3D">
          <w:rPr>
            <w:i/>
            <w:iCs/>
            <w:sz w:val="24"/>
            <w:szCs w:val="24"/>
            <w:lang w:val="fr-CH"/>
          </w:rPr>
          <w:t>Review</w:t>
        </w:r>
        <w:proofErr w:type="spellEnd"/>
        <w:r w:rsidR="00AC2644" w:rsidRPr="007C7B3D">
          <w:rPr>
            <w:sz w:val="24"/>
            <w:szCs w:val="24"/>
            <w:lang w:val="fr-CH"/>
          </w:rPr>
          <w:t>, vol. 21</w:t>
        </w:r>
        <w:r w:rsidRPr="007C7B3D">
          <w:rPr>
            <w:sz w:val="24"/>
            <w:szCs w:val="24"/>
            <w:lang w:val="fr-CH"/>
          </w:rPr>
          <w:t>, no 4, p. 617</w:t>
        </w:r>
        <w:r w:rsidRPr="007C7B3D">
          <w:rPr>
            <w:sz w:val="24"/>
            <w:szCs w:val="24"/>
            <w:lang w:val="fr-CH"/>
          </w:rPr>
          <w:noBreakHyphen/>
          <w:t xml:space="preserve">35. </w:t>
        </w:r>
      </w:ins>
    </w:p>
    <w:p w14:paraId="30A5628E" w14:textId="0301BF90" w:rsidR="00DA7E22" w:rsidRPr="00E32EF4" w:rsidRDefault="00E631E5">
      <w:pPr>
        <w:pStyle w:val="Bibliographie"/>
        <w:rPr>
          <w:ins w:id="1397" w:author="Auteur"/>
          <w:sz w:val="24"/>
          <w:szCs w:val="24"/>
          <w:lang w:val="fr-CH"/>
          <w:rPrChange w:id="1398" w:author="Auteur">
            <w:rPr>
              <w:ins w:id="1399" w:author="Auteur"/>
              <w:lang w:val="fr-CH"/>
            </w:rPr>
          </w:rPrChange>
        </w:rPr>
        <w:pPrChange w:id="1400" w:author="Auteur">
          <w:pPr/>
        </w:pPrChange>
      </w:pPr>
      <w:r w:rsidRPr="00E631E5">
        <w:rPr>
          <w:sz w:val="24"/>
          <w:szCs w:val="24"/>
          <w:lang w:val="fr-CH"/>
        </w:rPr>
        <w:t xml:space="preserve">Amable B. (2005), </w:t>
      </w:r>
      <w:r w:rsidRPr="00E631E5">
        <w:rPr>
          <w:i/>
          <w:sz w:val="24"/>
          <w:szCs w:val="24"/>
          <w:lang w:val="fr-CH"/>
        </w:rPr>
        <w:t>Les cinq capitalismes : diversité des systèmes économiques et sociaux dans la mondialisation</w:t>
      </w:r>
      <w:r w:rsidRPr="00E631E5">
        <w:rPr>
          <w:sz w:val="24"/>
          <w:szCs w:val="24"/>
          <w:lang w:val="fr-CH"/>
        </w:rPr>
        <w:t>, Paris, Seuil.</w:t>
      </w:r>
    </w:p>
    <w:p w14:paraId="25CAEC29" w14:textId="3A49E3EA" w:rsidR="00DA7E22" w:rsidRDefault="00DA7E22" w:rsidP="00DA7E22">
      <w:pPr>
        <w:rPr>
          <w:ins w:id="1401" w:author="Auteur"/>
          <w:sz w:val="24"/>
          <w:szCs w:val="24"/>
          <w:lang w:val="fr-CH"/>
        </w:rPr>
      </w:pPr>
      <w:ins w:id="1402" w:author="Auteur">
        <w:r w:rsidRPr="00DA7E22">
          <w:rPr>
            <w:sz w:val="24"/>
            <w:szCs w:val="24"/>
            <w:lang w:val="fr-CH"/>
          </w:rPr>
          <w:t>Amable B. (2021), « In Search o</w:t>
        </w:r>
        <w:r w:rsidRPr="00E32EF4">
          <w:rPr>
            <w:sz w:val="24"/>
            <w:szCs w:val="24"/>
            <w:lang w:val="fr-CH"/>
            <w:rPrChange w:id="1403" w:author="Auteur">
              <w:rPr>
                <w:sz w:val="24"/>
                <w:szCs w:val="24"/>
                <w:lang w:val="en-US"/>
              </w:rPr>
            </w:rPrChange>
          </w:rPr>
          <w:t>f the Bloc Bourgeois », Revue de la Régulation. Capitalisme,</w:t>
        </w:r>
      </w:ins>
    </w:p>
    <w:p w14:paraId="4133FAEF" w14:textId="026C7234" w:rsidR="00F16547" w:rsidRPr="00E32EF4" w:rsidRDefault="00F16547">
      <w:pPr>
        <w:tabs>
          <w:tab w:val="center" w:pos="4680"/>
          <w:tab w:val="left" w:pos="8380"/>
        </w:tabs>
        <w:rPr>
          <w:ins w:id="1404" w:author="Auteur"/>
          <w:sz w:val="24"/>
          <w:szCs w:val="24"/>
          <w:lang w:val="fr-CH"/>
          <w:rPrChange w:id="1405" w:author="Auteur">
            <w:rPr>
              <w:ins w:id="1406" w:author="Auteur"/>
              <w:lang w:val="fr-CH"/>
            </w:rPr>
          </w:rPrChange>
        </w:rPr>
        <w:pPrChange w:id="1407" w:author="Auteur">
          <w:pPr/>
        </w:pPrChange>
      </w:pPr>
      <w:ins w:id="1408" w:author="Auteur">
        <w:r>
          <w:rPr>
            <w:sz w:val="24"/>
            <w:szCs w:val="24"/>
            <w:lang w:val="fr-CH"/>
          </w:rPr>
          <w:tab/>
        </w:r>
        <w:r w:rsidR="00DA7E22" w:rsidRPr="00E32EF4">
          <w:rPr>
            <w:sz w:val="24"/>
            <w:szCs w:val="24"/>
            <w:lang w:val="fr-CH"/>
            <w:rPrChange w:id="1409" w:author="Auteur">
              <w:rPr>
                <w:sz w:val="24"/>
                <w:szCs w:val="24"/>
                <w:lang w:val="en-US"/>
              </w:rPr>
            </w:rPrChange>
          </w:rPr>
          <w:t>Institut</w:t>
        </w:r>
        <w:r w:rsidR="00DA7E22">
          <w:rPr>
            <w:sz w:val="24"/>
            <w:szCs w:val="24"/>
            <w:lang w:val="fr-CH"/>
          </w:rPr>
          <w:t xml:space="preserve">ions, Pouvoirs, </w:t>
        </w:r>
        <w:r w:rsidR="00DA7E22" w:rsidRPr="00DA7E22">
          <w:rPr>
            <w:sz w:val="24"/>
            <w:szCs w:val="24"/>
            <w:lang w:val="fr-CH"/>
          </w:rPr>
          <w:t>nᵒ 31 | 2nd semestre (août</w:t>
        </w:r>
        <w:proofErr w:type="gramStart"/>
        <w:r w:rsidR="00DA7E22" w:rsidRPr="00DA7E22">
          <w:rPr>
            <w:sz w:val="24"/>
            <w:szCs w:val="24"/>
            <w:lang w:val="fr-CH"/>
          </w:rPr>
          <w:t>):</w:t>
        </w:r>
        <w:proofErr w:type="gramEnd"/>
        <w:r w:rsidR="00DA7E22" w:rsidRPr="00DA7E22">
          <w:rPr>
            <w:sz w:val="24"/>
            <w:szCs w:val="24"/>
            <w:lang w:val="fr-CH"/>
          </w:rPr>
          <w:t xml:space="preserve"> </w:t>
        </w:r>
        <w:proofErr w:type="gramStart"/>
        <w:r w:rsidR="00DA7E22" w:rsidRPr="00DA7E22">
          <w:rPr>
            <w:sz w:val="24"/>
            <w:szCs w:val="24"/>
            <w:lang w:val="fr-CH"/>
          </w:rPr>
          <w:t>31 ,</w:t>
        </w:r>
        <w:proofErr w:type="gramEnd"/>
        <w:r w:rsidR="00DA7E22" w:rsidRPr="00DA7E22">
          <w:rPr>
            <w:sz w:val="24"/>
            <w:szCs w:val="24"/>
            <w:lang w:val="fr-CH"/>
          </w:rPr>
          <w:t xml:space="preserve">  2nd semestre</w:t>
        </w:r>
        <w:r>
          <w:rPr>
            <w:sz w:val="24"/>
            <w:szCs w:val="24"/>
            <w:lang w:val="fr-CH"/>
          </w:rPr>
          <w:tab/>
        </w:r>
      </w:ins>
    </w:p>
    <w:p w14:paraId="2F472E55" w14:textId="77777777" w:rsidR="00DA7E22" w:rsidRPr="00E32EF4" w:rsidRDefault="00DA7E22">
      <w:pPr>
        <w:rPr>
          <w:lang w:val="fr-CH"/>
          <w:rPrChange w:id="1410" w:author="Auteur">
            <w:rPr>
              <w:sz w:val="24"/>
              <w:szCs w:val="24"/>
              <w:lang w:val="fr-CH"/>
            </w:rPr>
          </w:rPrChange>
        </w:rPr>
        <w:pPrChange w:id="1411" w:author="Auteur">
          <w:pPr>
            <w:pStyle w:val="Bibliographie"/>
          </w:pPr>
        </w:pPrChange>
      </w:pPr>
    </w:p>
    <w:p w14:paraId="443AA760" w14:textId="1E367FBC" w:rsidR="00E631E5" w:rsidRPr="00E631E5" w:rsidRDefault="00E631E5" w:rsidP="00E631E5">
      <w:pPr>
        <w:pStyle w:val="Bibliographie"/>
        <w:rPr>
          <w:sz w:val="24"/>
          <w:szCs w:val="24"/>
          <w:lang w:val="fr-CH"/>
        </w:rPr>
      </w:pPr>
      <w:r w:rsidRPr="00E631E5">
        <w:rPr>
          <w:sz w:val="24"/>
          <w:szCs w:val="24"/>
          <w:lang w:val="fr-CH"/>
        </w:rPr>
        <w:t xml:space="preserve">Amable B. (2023), </w:t>
      </w:r>
      <w:r w:rsidRPr="00E631E5">
        <w:rPr>
          <w:i/>
          <w:sz w:val="24"/>
          <w:szCs w:val="24"/>
          <w:lang w:val="fr-CH"/>
        </w:rPr>
        <w:t>Le néolibéralisme</w:t>
      </w:r>
      <w:r w:rsidRPr="00E631E5">
        <w:rPr>
          <w:sz w:val="24"/>
          <w:szCs w:val="24"/>
          <w:lang w:val="fr-CH"/>
        </w:rPr>
        <w:t>, Paris, Que sais‑</w:t>
      </w:r>
      <w:proofErr w:type="gramStart"/>
      <w:r w:rsidRPr="00E631E5">
        <w:rPr>
          <w:sz w:val="24"/>
          <w:szCs w:val="24"/>
          <w:lang w:val="fr-CH"/>
        </w:rPr>
        <w:t>je ?,</w:t>
      </w:r>
      <w:proofErr w:type="gramEnd"/>
      <w:r w:rsidRPr="00E631E5">
        <w:rPr>
          <w:sz w:val="24"/>
          <w:szCs w:val="24"/>
          <w:lang w:val="fr-CH"/>
        </w:rPr>
        <w:t xml:space="preserve"> Presses universitaires de France.</w:t>
      </w:r>
    </w:p>
    <w:p w14:paraId="1933F4FB" w14:textId="77777777" w:rsidR="00E631E5" w:rsidRPr="00E631E5" w:rsidRDefault="00E631E5" w:rsidP="00E631E5">
      <w:pPr>
        <w:pStyle w:val="Bibliographie"/>
        <w:rPr>
          <w:sz w:val="24"/>
          <w:szCs w:val="24"/>
          <w:lang w:val="fr-CH"/>
        </w:rPr>
      </w:pPr>
      <w:r w:rsidRPr="00E631E5">
        <w:rPr>
          <w:sz w:val="24"/>
          <w:szCs w:val="24"/>
          <w:lang w:val="fr-CH"/>
        </w:rPr>
        <w:t xml:space="preserve">Amable B., Guillaud E. &amp; S. </w:t>
      </w:r>
      <w:proofErr w:type="spellStart"/>
      <w:r w:rsidRPr="00E631E5">
        <w:rPr>
          <w:sz w:val="24"/>
          <w:szCs w:val="24"/>
          <w:lang w:val="fr-CH"/>
        </w:rPr>
        <w:t>Palombarini</w:t>
      </w:r>
      <w:proofErr w:type="spellEnd"/>
      <w:r w:rsidRPr="00E631E5">
        <w:rPr>
          <w:sz w:val="24"/>
          <w:szCs w:val="24"/>
          <w:lang w:val="fr-CH"/>
        </w:rPr>
        <w:t xml:space="preserve"> (2012), </w:t>
      </w:r>
      <w:r w:rsidRPr="00E631E5">
        <w:rPr>
          <w:i/>
          <w:sz w:val="24"/>
          <w:szCs w:val="24"/>
          <w:lang w:val="fr-CH"/>
        </w:rPr>
        <w:t>L’économie politique du néolibéralisme : le cas de la France et de l’Italie</w:t>
      </w:r>
      <w:r w:rsidRPr="00E631E5">
        <w:rPr>
          <w:sz w:val="24"/>
          <w:szCs w:val="24"/>
          <w:lang w:val="fr-CH"/>
        </w:rPr>
        <w:t>, Paris, Éditions Rue d’Ulm, coll. « Collection du CEPREMAP », vol. 26.</w:t>
      </w:r>
    </w:p>
    <w:p w14:paraId="7949F242"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(2005), </w:t>
      </w:r>
      <w:r w:rsidRPr="00E631E5">
        <w:rPr>
          <w:i/>
          <w:sz w:val="24"/>
          <w:szCs w:val="24"/>
          <w:lang w:val="fr-CH"/>
        </w:rPr>
        <w:t>L’économie politique n’est pas une science morale</w:t>
      </w:r>
      <w:r w:rsidRPr="00E631E5">
        <w:rPr>
          <w:sz w:val="24"/>
          <w:szCs w:val="24"/>
          <w:lang w:val="fr-CH"/>
        </w:rPr>
        <w:t>, Paris, Raisons d’agir.</w:t>
      </w:r>
    </w:p>
    <w:p w14:paraId="24DFCD35" w14:textId="77777777" w:rsidR="00E631E5" w:rsidRPr="00E631E5" w:rsidRDefault="00E631E5" w:rsidP="00E631E5">
      <w:pPr>
        <w:pStyle w:val="Bibliographie"/>
        <w:rPr>
          <w:sz w:val="24"/>
          <w:szCs w:val="24"/>
          <w:lang w:val="en-US"/>
        </w:rPr>
      </w:pPr>
      <w:r w:rsidRPr="00E631E5">
        <w:rPr>
          <w:sz w:val="24"/>
          <w:szCs w:val="24"/>
          <w:lang w:val="en-US"/>
        </w:rPr>
        <w:t xml:space="preserve">Amable B. &amp; S. </w:t>
      </w:r>
      <w:proofErr w:type="spellStart"/>
      <w:r w:rsidRPr="00E631E5">
        <w:rPr>
          <w:sz w:val="24"/>
          <w:szCs w:val="24"/>
          <w:lang w:val="en-US"/>
        </w:rPr>
        <w:t>Palombarini</w:t>
      </w:r>
      <w:proofErr w:type="spellEnd"/>
      <w:r w:rsidRPr="00E631E5">
        <w:rPr>
          <w:sz w:val="24"/>
          <w:szCs w:val="24"/>
          <w:lang w:val="en-US"/>
        </w:rPr>
        <w:t xml:space="preserve"> (2008), « A neorealist approach to institutional change and the diversity of capitalism », </w:t>
      </w:r>
      <w:r w:rsidRPr="00E631E5">
        <w:rPr>
          <w:i/>
          <w:sz w:val="24"/>
          <w:szCs w:val="24"/>
          <w:lang w:val="en-US"/>
        </w:rPr>
        <w:t>Socio‑Economic Review</w:t>
      </w:r>
      <w:r w:rsidRPr="00E631E5">
        <w:rPr>
          <w:sz w:val="24"/>
          <w:szCs w:val="24"/>
          <w:lang w:val="en-US"/>
        </w:rPr>
        <w:t>, vol. 7, no 1, p. 123‑143.</w:t>
      </w:r>
    </w:p>
    <w:p w14:paraId="38D02E37" w14:textId="77777777" w:rsidR="00E631E5" w:rsidRPr="00E631E5" w:rsidRDefault="00E631E5" w:rsidP="00E631E5">
      <w:pPr>
        <w:pStyle w:val="Bibliographie"/>
        <w:rPr>
          <w:sz w:val="24"/>
          <w:szCs w:val="24"/>
          <w:lang w:val="en-US"/>
        </w:rPr>
      </w:pPr>
      <w:r w:rsidRPr="00E631E5">
        <w:rPr>
          <w:sz w:val="24"/>
          <w:szCs w:val="24"/>
          <w:lang w:val="en-US"/>
        </w:rPr>
        <w:t xml:space="preserve">Amable B. &amp; S. </w:t>
      </w:r>
      <w:proofErr w:type="spellStart"/>
      <w:r w:rsidRPr="00E631E5">
        <w:rPr>
          <w:sz w:val="24"/>
          <w:szCs w:val="24"/>
          <w:lang w:val="en-US"/>
        </w:rPr>
        <w:t>Palombarini</w:t>
      </w:r>
      <w:proofErr w:type="spellEnd"/>
      <w:r w:rsidRPr="00E631E5">
        <w:rPr>
          <w:sz w:val="24"/>
          <w:szCs w:val="24"/>
          <w:lang w:val="en-US"/>
        </w:rPr>
        <w:t xml:space="preserve"> (2017), « The emergence of an anti‑bourgeois bloc in France », in </w:t>
      </w:r>
      <w:r w:rsidRPr="00E631E5">
        <w:rPr>
          <w:i/>
          <w:sz w:val="24"/>
          <w:szCs w:val="24"/>
          <w:lang w:val="en-US"/>
        </w:rPr>
        <w:t>Growth, Crisis, Democracy</w:t>
      </w:r>
      <w:r w:rsidRPr="00E631E5">
        <w:rPr>
          <w:sz w:val="24"/>
          <w:szCs w:val="24"/>
          <w:lang w:val="en-US"/>
        </w:rPr>
        <w:t>, London, Routledge.</w:t>
      </w:r>
    </w:p>
    <w:p w14:paraId="2589C428"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(2018), </w:t>
      </w:r>
      <w:r w:rsidRPr="00E631E5">
        <w:rPr>
          <w:i/>
          <w:sz w:val="24"/>
          <w:szCs w:val="24"/>
          <w:lang w:val="fr-CH"/>
        </w:rPr>
        <w:t>L’illusion du bloc bourgeois : alliances sociales et avenir du modèle français</w:t>
      </w:r>
      <w:r w:rsidRPr="00E631E5">
        <w:rPr>
          <w:sz w:val="24"/>
          <w:szCs w:val="24"/>
          <w:lang w:val="fr-CH"/>
        </w:rPr>
        <w:t>, Paris, Raisons d’agir.</w:t>
      </w:r>
    </w:p>
    <w:p w14:paraId="3136F3A5"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(2023), « </w:t>
      </w:r>
      <w:proofErr w:type="spellStart"/>
      <w:r w:rsidRPr="00E631E5">
        <w:rPr>
          <w:sz w:val="24"/>
          <w:szCs w:val="24"/>
          <w:lang w:val="fr-CH"/>
        </w:rPr>
        <w:t>Multidimensional</w:t>
      </w:r>
      <w:proofErr w:type="spellEnd"/>
      <w:r w:rsidRPr="00E631E5">
        <w:rPr>
          <w:sz w:val="24"/>
          <w:szCs w:val="24"/>
          <w:lang w:val="fr-CH"/>
        </w:rPr>
        <w:t xml:space="preserve"> social </w:t>
      </w:r>
      <w:proofErr w:type="spellStart"/>
      <w:r w:rsidRPr="00E631E5">
        <w:rPr>
          <w:sz w:val="24"/>
          <w:szCs w:val="24"/>
          <w:lang w:val="fr-CH"/>
        </w:rPr>
        <w:t>conflict</w:t>
      </w:r>
      <w:proofErr w:type="spellEnd"/>
      <w:r w:rsidRPr="00E631E5">
        <w:rPr>
          <w:sz w:val="24"/>
          <w:szCs w:val="24"/>
          <w:lang w:val="fr-CH"/>
        </w:rPr>
        <w:t xml:space="preserve"> and </w:t>
      </w:r>
      <w:proofErr w:type="spellStart"/>
      <w:r w:rsidRPr="00E631E5">
        <w:rPr>
          <w:sz w:val="24"/>
          <w:szCs w:val="24"/>
          <w:lang w:val="fr-CH"/>
        </w:rPr>
        <w:t>institutional</w:t>
      </w:r>
      <w:proofErr w:type="spellEnd"/>
      <w:r w:rsidRPr="00E631E5">
        <w:rPr>
          <w:sz w:val="24"/>
          <w:szCs w:val="24"/>
          <w:lang w:val="fr-CH"/>
        </w:rPr>
        <w:t xml:space="preserve"> change », </w:t>
      </w:r>
      <w:r w:rsidRPr="00E631E5">
        <w:rPr>
          <w:i/>
          <w:sz w:val="24"/>
          <w:szCs w:val="24"/>
          <w:lang w:val="fr-CH"/>
        </w:rPr>
        <w:t xml:space="preserve">New </w:t>
      </w:r>
      <w:proofErr w:type="spellStart"/>
      <w:r w:rsidRPr="00E631E5">
        <w:rPr>
          <w:i/>
          <w:sz w:val="24"/>
          <w:szCs w:val="24"/>
          <w:lang w:val="fr-CH"/>
        </w:rPr>
        <w:t>Political</w:t>
      </w:r>
      <w:proofErr w:type="spellEnd"/>
      <w:r w:rsidRPr="00E631E5">
        <w:rPr>
          <w:i/>
          <w:sz w:val="24"/>
          <w:szCs w:val="24"/>
          <w:lang w:val="fr-CH"/>
        </w:rPr>
        <w:t xml:space="preserve"> Economy</w:t>
      </w:r>
      <w:r w:rsidRPr="00E631E5">
        <w:rPr>
          <w:sz w:val="24"/>
          <w:szCs w:val="24"/>
          <w:lang w:val="fr-CH"/>
        </w:rPr>
        <w:t>, vol. 26, p. 1‑16.</w:t>
      </w:r>
    </w:p>
    <w:p w14:paraId="242DD4DD"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(2024), </w:t>
      </w:r>
      <w:r w:rsidRPr="00E631E5">
        <w:rPr>
          <w:i/>
          <w:sz w:val="24"/>
          <w:szCs w:val="24"/>
          <w:lang w:val="fr-CH"/>
        </w:rPr>
        <w:t>Blocs sociaux et domination : pour une économie politique néoréaliste</w:t>
      </w:r>
      <w:r w:rsidRPr="00E631E5">
        <w:rPr>
          <w:sz w:val="24"/>
          <w:szCs w:val="24"/>
          <w:lang w:val="fr-CH"/>
        </w:rPr>
        <w:t>, Paris, Liber/Raisons d’agir.</w:t>
      </w:r>
    </w:p>
    <w:p w14:paraId="0D4BE68C" w14:textId="77777777" w:rsidR="00E631E5" w:rsidRPr="00E631E5" w:rsidRDefault="00E631E5" w:rsidP="00E631E5">
      <w:pPr>
        <w:pStyle w:val="Bibliographie"/>
        <w:rPr>
          <w:sz w:val="24"/>
          <w:szCs w:val="24"/>
          <w:lang w:val="fr-CH"/>
        </w:rPr>
      </w:pPr>
      <w:r w:rsidRPr="00E631E5">
        <w:rPr>
          <w:sz w:val="24"/>
          <w:szCs w:val="24"/>
          <w:lang w:val="fr-CH"/>
        </w:rPr>
        <w:t xml:space="preserve">Amable B. &amp; S. </w:t>
      </w:r>
      <w:proofErr w:type="spellStart"/>
      <w:r w:rsidRPr="00E631E5">
        <w:rPr>
          <w:sz w:val="24"/>
          <w:szCs w:val="24"/>
          <w:lang w:val="fr-CH"/>
        </w:rPr>
        <w:t>Palombarini</w:t>
      </w:r>
      <w:proofErr w:type="spellEnd"/>
      <w:r w:rsidRPr="00E631E5">
        <w:rPr>
          <w:sz w:val="24"/>
          <w:szCs w:val="24"/>
          <w:lang w:val="fr-CH"/>
        </w:rPr>
        <w:t xml:space="preserve"> (2025), « Retour sur le concept de bloc social en économie politique », </w:t>
      </w:r>
      <w:r w:rsidRPr="00E631E5">
        <w:rPr>
          <w:i/>
          <w:sz w:val="24"/>
          <w:szCs w:val="24"/>
          <w:lang w:val="fr-CH"/>
        </w:rPr>
        <w:t>Revue de l’OFCE</w:t>
      </w:r>
      <w:r w:rsidRPr="00E631E5">
        <w:rPr>
          <w:sz w:val="24"/>
          <w:szCs w:val="24"/>
          <w:lang w:val="fr-CH"/>
        </w:rPr>
        <w:t>, no 190 (2025/3).</w:t>
      </w:r>
    </w:p>
    <w:p w14:paraId="33D84E8B" w14:textId="77777777" w:rsidR="00E631E5" w:rsidRPr="00E631E5" w:rsidRDefault="00E631E5" w:rsidP="00E631E5">
      <w:pPr>
        <w:pStyle w:val="Bibliographie"/>
        <w:rPr>
          <w:sz w:val="24"/>
          <w:szCs w:val="24"/>
          <w:lang w:val="en-US"/>
        </w:rPr>
      </w:pPr>
      <w:proofErr w:type="spellStart"/>
      <w:r w:rsidRPr="00E631E5">
        <w:rPr>
          <w:sz w:val="24"/>
          <w:szCs w:val="24"/>
          <w:lang w:val="en-US"/>
        </w:rPr>
        <w:t>Armingeon</w:t>
      </w:r>
      <w:proofErr w:type="spellEnd"/>
      <w:r w:rsidRPr="00E631E5">
        <w:rPr>
          <w:sz w:val="24"/>
          <w:szCs w:val="24"/>
          <w:lang w:val="en-US"/>
        </w:rPr>
        <w:t xml:space="preserve"> K. (2001), « </w:t>
      </w:r>
      <w:proofErr w:type="spellStart"/>
      <w:r w:rsidRPr="00E631E5">
        <w:rPr>
          <w:sz w:val="24"/>
          <w:szCs w:val="24"/>
          <w:lang w:val="en-US"/>
        </w:rPr>
        <w:t>Institutionalising</w:t>
      </w:r>
      <w:proofErr w:type="spellEnd"/>
      <w:r w:rsidRPr="00E631E5">
        <w:rPr>
          <w:sz w:val="24"/>
          <w:szCs w:val="24"/>
          <w:lang w:val="en-US"/>
        </w:rPr>
        <w:t xml:space="preserve"> the Swiss welfare state », </w:t>
      </w:r>
      <w:r w:rsidRPr="00E631E5">
        <w:rPr>
          <w:i/>
          <w:sz w:val="24"/>
          <w:szCs w:val="24"/>
          <w:lang w:val="en-US"/>
        </w:rPr>
        <w:t>West European Politics</w:t>
      </w:r>
      <w:r w:rsidRPr="00E631E5">
        <w:rPr>
          <w:sz w:val="24"/>
          <w:szCs w:val="24"/>
          <w:lang w:val="en-US"/>
        </w:rPr>
        <w:t>, vol. 24, no 2, p. 145‑168.</w:t>
      </w:r>
    </w:p>
    <w:p w14:paraId="0C4A017E" w14:textId="77777777" w:rsidR="00E631E5" w:rsidRPr="00E631E5" w:rsidRDefault="00E631E5" w:rsidP="00E631E5">
      <w:pPr>
        <w:pStyle w:val="Bibliographie"/>
        <w:rPr>
          <w:sz w:val="24"/>
          <w:szCs w:val="24"/>
          <w:lang w:val="en-US"/>
        </w:rPr>
      </w:pPr>
      <w:proofErr w:type="spellStart"/>
      <w:r w:rsidRPr="00E631E5">
        <w:rPr>
          <w:sz w:val="24"/>
          <w:szCs w:val="24"/>
          <w:lang w:val="en-US"/>
        </w:rPr>
        <w:t>Armingeon</w:t>
      </w:r>
      <w:proofErr w:type="spellEnd"/>
      <w:r w:rsidRPr="00E631E5">
        <w:rPr>
          <w:sz w:val="24"/>
          <w:szCs w:val="24"/>
          <w:lang w:val="en-US"/>
        </w:rPr>
        <w:t xml:space="preserve"> K., Bertozzi F. &amp; G. </w:t>
      </w:r>
      <w:proofErr w:type="spellStart"/>
      <w:r w:rsidRPr="00E631E5">
        <w:rPr>
          <w:sz w:val="24"/>
          <w:szCs w:val="24"/>
          <w:lang w:val="en-US"/>
        </w:rPr>
        <w:t>Bonoli</w:t>
      </w:r>
      <w:proofErr w:type="spellEnd"/>
      <w:r w:rsidRPr="00E631E5">
        <w:rPr>
          <w:sz w:val="24"/>
          <w:szCs w:val="24"/>
          <w:lang w:val="en-US"/>
        </w:rPr>
        <w:t xml:space="preserve"> (2004), « Swiss worlds of welfare », </w:t>
      </w:r>
      <w:r w:rsidRPr="00E631E5">
        <w:rPr>
          <w:i/>
          <w:sz w:val="24"/>
          <w:szCs w:val="24"/>
          <w:lang w:val="en-US"/>
        </w:rPr>
        <w:t>West European Politics</w:t>
      </w:r>
      <w:r w:rsidRPr="00E631E5">
        <w:rPr>
          <w:sz w:val="24"/>
          <w:szCs w:val="24"/>
          <w:lang w:val="en-US"/>
        </w:rPr>
        <w:t>, vol. 27, no 1, p. 20‑44.</w:t>
      </w:r>
    </w:p>
    <w:p w14:paraId="0E27EDD5" w14:textId="77777777" w:rsidR="00E631E5" w:rsidRPr="00E631E5" w:rsidRDefault="00E631E5" w:rsidP="00E631E5">
      <w:pPr>
        <w:pStyle w:val="Bibliographie"/>
        <w:rPr>
          <w:sz w:val="24"/>
          <w:szCs w:val="24"/>
          <w:lang w:val="en-US"/>
        </w:rPr>
      </w:pPr>
      <w:r w:rsidRPr="00E631E5">
        <w:rPr>
          <w:sz w:val="24"/>
          <w:szCs w:val="24"/>
          <w:lang w:val="en-US"/>
        </w:rPr>
        <w:t xml:space="preserve">Bertozzi F. &amp; F. Gilardi (2008), « The Swiss welfare state: a changing public‑private mix? », in </w:t>
      </w:r>
      <w:proofErr w:type="spellStart"/>
      <w:r w:rsidRPr="00E631E5">
        <w:rPr>
          <w:sz w:val="24"/>
          <w:szCs w:val="24"/>
          <w:lang w:val="en-US"/>
        </w:rPr>
        <w:lastRenderedPageBreak/>
        <w:t>Béland</w:t>
      </w:r>
      <w:proofErr w:type="spellEnd"/>
      <w:r w:rsidRPr="00E631E5">
        <w:rPr>
          <w:sz w:val="24"/>
          <w:szCs w:val="24"/>
          <w:lang w:val="en-US"/>
        </w:rPr>
        <w:t xml:space="preserve"> D. &amp; B. Gran (eds), </w:t>
      </w:r>
      <w:r w:rsidRPr="00E631E5">
        <w:rPr>
          <w:i/>
          <w:sz w:val="24"/>
          <w:szCs w:val="24"/>
          <w:lang w:val="en-US"/>
        </w:rPr>
        <w:t>Public and Private Social Policy</w:t>
      </w:r>
      <w:r w:rsidRPr="00E631E5">
        <w:rPr>
          <w:sz w:val="24"/>
          <w:szCs w:val="24"/>
          <w:lang w:val="en-US"/>
        </w:rPr>
        <w:t>, London, Palgrave Macmillan UK.</w:t>
      </w:r>
    </w:p>
    <w:p w14:paraId="2CDBBA8E" w14:textId="77777777" w:rsidR="00E631E5" w:rsidRPr="00E631E5" w:rsidRDefault="00E631E5" w:rsidP="00E631E5">
      <w:pPr>
        <w:pStyle w:val="Bibliographie"/>
        <w:rPr>
          <w:sz w:val="24"/>
          <w:szCs w:val="24"/>
          <w:lang w:val="en-US"/>
        </w:rPr>
      </w:pPr>
      <w:proofErr w:type="spellStart"/>
      <w:r w:rsidRPr="00E631E5">
        <w:rPr>
          <w:sz w:val="24"/>
          <w:szCs w:val="24"/>
          <w:lang w:val="fr-CH"/>
        </w:rPr>
        <w:t>Bolgiani</w:t>
      </w:r>
      <w:proofErr w:type="spellEnd"/>
      <w:r w:rsidRPr="00E631E5">
        <w:rPr>
          <w:sz w:val="24"/>
          <w:szCs w:val="24"/>
          <w:lang w:val="fr-CH"/>
        </w:rPr>
        <w:t xml:space="preserve"> I., Crivelli L. &amp; G. </w:t>
      </w:r>
      <w:proofErr w:type="spellStart"/>
      <w:r w:rsidRPr="00E631E5">
        <w:rPr>
          <w:sz w:val="24"/>
          <w:szCs w:val="24"/>
          <w:lang w:val="fr-CH"/>
        </w:rPr>
        <w:t>Domenighetti</w:t>
      </w:r>
      <w:proofErr w:type="spellEnd"/>
      <w:r w:rsidRPr="00E631E5">
        <w:rPr>
          <w:sz w:val="24"/>
          <w:szCs w:val="24"/>
          <w:lang w:val="fr-CH"/>
        </w:rPr>
        <w:t xml:space="preserve"> (2006), « Le rôle de l’assurance‑maladie dans la régulation du système de santé en Suisse », </w:t>
      </w:r>
      <w:r w:rsidRPr="00E631E5">
        <w:rPr>
          <w:i/>
          <w:sz w:val="24"/>
          <w:szCs w:val="24"/>
          <w:lang w:val="fr-CH"/>
        </w:rPr>
        <w:t xml:space="preserve">Droit social. </w:t>
      </w:r>
      <w:r w:rsidRPr="00E631E5">
        <w:rPr>
          <w:i/>
          <w:sz w:val="24"/>
          <w:szCs w:val="24"/>
          <w:lang w:val="en-US"/>
        </w:rPr>
        <w:t xml:space="preserve">Revue française des affaires </w:t>
      </w:r>
      <w:proofErr w:type="spellStart"/>
      <w:r w:rsidRPr="00E631E5">
        <w:rPr>
          <w:i/>
          <w:sz w:val="24"/>
          <w:szCs w:val="24"/>
          <w:lang w:val="en-US"/>
        </w:rPr>
        <w:t>sociales</w:t>
      </w:r>
      <w:proofErr w:type="spellEnd"/>
      <w:r w:rsidRPr="00E631E5">
        <w:rPr>
          <w:sz w:val="24"/>
          <w:szCs w:val="24"/>
          <w:lang w:val="en-US"/>
        </w:rPr>
        <w:t>, no 2, p. 239‑262.</w:t>
      </w:r>
    </w:p>
    <w:p w14:paraId="04909994" w14:textId="77777777" w:rsidR="00E631E5" w:rsidRPr="00E631E5" w:rsidRDefault="00E631E5" w:rsidP="00E631E5">
      <w:pPr>
        <w:pStyle w:val="Bibliographie"/>
        <w:rPr>
          <w:sz w:val="24"/>
          <w:szCs w:val="24"/>
          <w:lang w:val="en-US"/>
        </w:rPr>
      </w:pPr>
      <w:proofErr w:type="spellStart"/>
      <w:r w:rsidRPr="00E631E5">
        <w:rPr>
          <w:sz w:val="24"/>
          <w:szCs w:val="24"/>
          <w:lang w:val="en-US"/>
        </w:rPr>
        <w:t>Bonoli</w:t>
      </w:r>
      <w:proofErr w:type="spellEnd"/>
      <w:r w:rsidRPr="00E631E5">
        <w:rPr>
          <w:sz w:val="24"/>
          <w:szCs w:val="24"/>
          <w:lang w:val="en-US"/>
        </w:rPr>
        <w:t xml:space="preserve"> G. &amp; F. Fossati (2024), « Social policy », in </w:t>
      </w:r>
      <w:r w:rsidRPr="00E631E5">
        <w:rPr>
          <w:i/>
          <w:sz w:val="24"/>
          <w:szCs w:val="24"/>
          <w:lang w:val="en-US"/>
        </w:rPr>
        <w:t>The Oxford Handbook of Swiss Politics</w:t>
      </w:r>
      <w:r w:rsidRPr="00E631E5">
        <w:rPr>
          <w:sz w:val="24"/>
          <w:szCs w:val="24"/>
          <w:lang w:val="en-US"/>
        </w:rPr>
        <w:t>, Oxford, Oxford University Press.</w:t>
      </w:r>
    </w:p>
    <w:p w14:paraId="3A607AE3" w14:textId="77777777" w:rsidR="00E631E5" w:rsidRPr="00E631E5" w:rsidRDefault="00E631E5" w:rsidP="00E631E5">
      <w:pPr>
        <w:pStyle w:val="Bibliographie"/>
        <w:rPr>
          <w:sz w:val="24"/>
          <w:szCs w:val="24"/>
          <w:lang w:val="en-US"/>
        </w:rPr>
      </w:pPr>
      <w:r w:rsidRPr="00E631E5">
        <w:rPr>
          <w:sz w:val="24"/>
          <w:szCs w:val="24"/>
          <w:lang w:val="en-US"/>
        </w:rPr>
        <w:t xml:space="preserve">Braun D. &amp; B. Uhlmann (2009), « Explaining policy stability and change in Swiss health care reforms », </w:t>
      </w:r>
      <w:r w:rsidRPr="00E631E5">
        <w:rPr>
          <w:i/>
          <w:sz w:val="24"/>
          <w:szCs w:val="24"/>
          <w:lang w:val="en-US"/>
        </w:rPr>
        <w:t>Swiss Political Science Review</w:t>
      </w:r>
      <w:r w:rsidRPr="00E631E5">
        <w:rPr>
          <w:sz w:val="24"/>
          <w:szCs w:val="24"/>
          <w:lang w:val="en-US"/>
        </w:rPr>
        <w:t>, vol. 15, no 2, p. 205‑240.</w:t>
      </w:r>
    </w:p>
    <w:p w14:paraId="2257322E" w14:textId="77777777" w:rsidR="00E631E5" w:rsidRPr="00E631E5" w:rsidRDefault="00E631E5" w:rsidP="00E631E5">
      <w:pPr>
        <w:pStyle w:val="Bibliographie"/>
        <w:rPr>
          <w:sz w:val="24"/>
          <w:szCs w:val="24"/>
          <w:lang w:val="fr-CH"/>
        </w:rPr>
      </w:pPr>
      <w:proofErr w:type="spellStart"/>
      <w:r w:rsidRPr="00E631E5">
        <w:rPr>
          <w:sz w:val="24"/>
          <w:szCs w:val="24"/>
          <w:lang w:val="fr-CH"/>
        </w:rPr>
        <w:t>Buclin</w:t>
      </w:r>
      <w:proofErr w:type="spellEnd"/>
      <w:r w:rsidRPr="00E631E5">
        <w:rPr>
          <w:sz w:val="24"/>
          <w:szCs w:val="24"/>
          <w:lang w:val="fr-CH"/>
        </w:rPr>
        <w:t xml:space="preserve"> H. (2020), « Assurance‑maladie et libéralisme économique », </w:t>
      </w:r>
      <w:proofErr w:type="spellStart"/>
      <w:r w:rsidRPr="00E631E5">
        <w:rPr>
          <w:i/>
          <w:sz w:val="24"/>
          <w:szCs w:val="24"/>
          <w:lang w:val="fr-CH"/>
        </w:rPr>
        <w:t>Gesnerus</w:t>
      </w:r>
      <w:proofErr w:type="spellEnd"/>
      <w:r w:rsidRPr="00E631E5">
        <w:rPr>
          <w:sz w:val="24"/>
          <w:szCs w:val="24"/>
          <w:lang w:val="fr-CH"/>
        </w:rPr>
        <w:t>, vol. 77, no 1, p. 102‑122.</w:t>
      </w:r>
    </w:p>
    <w:p w14:paraId="062CCEC7" w14:textId="77777777" w:rsidR="00E631E5" w:rsidRPr="00E631E5" w:rsidRDefault="00E631E5" w:rsidP="00E631E5">
      <w:pPr>
        <w:pStyle w:val="Bibliographie"/>
        <w:rPr>
          <w:sz w:val="24"/>
          <w:szCs w:val="24"/>
          <w:lang w:val="en-US"/>
        </w:rPr>
      </w:pPr>
      <w:r w:rsidRPr="00E631E5">
        <w:rPr>
          <w:sz w:val="24"/>
          <w:szCs w:val="24"/>
          <w:lang w:val="en-US"/>
        </w:rPr>
        <w:t xml:space="preserve">Charles L. &amp; G. Vallet (2024), « Fast and curious: The Swiss Development Puzzle », </w:t>
      </w:r>
      <w:r w:rsidRPr="00E631E5">
        <w:rPr>
          <w:i/>
          <w:sz w:val="24"/>
          <w:szCs w:val="24"/>
          <w:lang w:val="en-US"/>
        </w:rPr>
        <w:t>Review of Political Economy</w:t>
      </w:r>
      <w:r w:rsidRPr="00E631E5">
        <w:rPr>
          <w:sz w:val="24"/>
          <w:szCs w:val="24"/>
          <w:lang w:val="en-US"/>
        </w:rPr>
        <w:t>, vol. 0, no 0, p. 1‑27.</w:t>
      </w:r>
    </w:p>
    <w:p w14:paraId="00056763" w14:textId="77777777" w:rsidR="00E631E5" w:rsidRPr="00E631E5" w:rsidRDefault="00E631E5" w:rsidP="00E631E5">
      <w:pPr>
        <w:pStyle w:val="Bibliographie"/>
        <w:rPr>
          <w:sz w:val="24"/>
          <w:szCs w:val="24"/>
          <w:lang w:val="fr-CH"/>
        </w:rPr>
      </w:pPr>
      <w:r w:rsidRPr="00E631E5">
        <w:rPr>
          <w:sz w:val="24"/>
          <w:szCs w:val="24"/>
          <w:lang w:val="fr-CH"/>
        </w:rPr>
        <w:t xml:space="preserve">Charles L. &amp; G. Vallet (2025), « Le bloc social à l’origine du capitalisme de la Suisse », </w:t>
      </w:r>
      <w:r w:rsidRPr="00E631E5">
        <w:rPr>
          <w:i/>
          <w:sz w:val="24"/>
          <w:szCs w:val="24"/>
          <w:lang w:val="fr-CH"/>
        </w:rPr>
        <w:t>Revue de l’OFCE</w:t>
      </w:r>
      <w:r w:rsidRPr="00E631E5">
        <w:rPr>
          <w:sz w:val="24"/>
          <w:szCs w:val="24"/>
          <w:lang w:val="fr-CH"/>
        </w:rPr>
        <w:t>, no 2025/3.</w:t>
      </w:r>
    </w:p>
    <w:p w14:paraId="6A5BF231" w14:textId="77777777" w:rsidR="00E631E5" w:rsidRPr="00E631E5" w:rsidRDefault="00E631E5" w:rsidP="00E631E5">
      <w:pPr>
        <w:pStyle w:val="Bibliographie"/>
        <w:rPr>
          <w:sz w:val="24"/>
          <w:szCs w:val="24"/>
          <w:lang w:val="fr-CH"/>
        </w:rPr>
      </w:pPr>
      <w:r w:rsidRPr="00E631E5">
        <w:rPr>
          <w:sz w:val="24"/>
          <w:szCs w:val="24"/>
          <w:lang w:val="fr-CH"/>
        </w:rPr>
        <w:t xml:space="preserve">Conseil fédéral (1994), </w:t>
      </w:r>
      <w:r w:rsidRPr="00E631E5">
        <w:rPr>
          <w:i/>
          <w:sz w:val="24"/>
          <w:szCs w:val="24"/>
          <w:lang w:val="fr-CH"/>
        </w:rPr>
        <w:t>Votation populaire du 4 décembre 1994</w:t>
      </w:r>
      <w:r w:rsidRPr="00E631E5">
        <w:rPr>
          <w:sz w:val="24"/>
          <w:szCs w:val="24"/>
          <w:lang w:val="fr-CH"/>
        </w:rPr>
        <w:t>, Conseil fédéral.</w:t>
      </w:r>
    </w:p>
    <w:p w14:paraId="6467289A" w14:textId="77777777" w:rsidR="00E631E5" w:rsidRPr="00E631E5" w:rsidRDefault="00E631E5" w:rsidP="00E631E5">
      <w:pPr>
        <w:pStyle w:val="Bibliographie"/>
        <w:rPr>
          <w:sz w:val="24"/>
          <w:szCs w:val="24"/>
          <w:lang w:val="en-US"/>
        </w:rPr>
      </w:pPr>
      <w:r w:rsidRPr="00E631E5">
        <w:rPr>
          <w:sz w:val="24"/>
          <w:szCs w:val="24"/>
          <w:lang w:val="en-US"/>
        </w:rPr>
        <w:t xml:space="preserve">De Pietro C. &amp; L. Crivelli (2015), « Swiss popular initiative for a single health insurer… once again! », </w:t>
      </w:r>
      <w:r w:rsidRPr="00E631E5">
        <w:rPr>
          <w:i/>
          <w:sz w:val="24"/>
          <w:szCs w:val="24"/>
          <w:lang w:val="en-US"/>
        </w:rPr>
        <w:t>Health Policy</w:t>
      </w:r>
      <w:r w:rsidRPr="00E631E5">
        <w:rPr>
          <w:sz w:val="24"/>
          <w:szCs w:val="24"/>
          <w:lang w:val="en-US"/>
        </w:rPr>
        <w:t>, vol. 119, no 7, p. 851‑855.</w:t>
      </w:r>
    </w:p>
    <w:p w14:paraId="648D8BBD" w14:textId="77777777" w:rsidR="00E631E5" w:rsidRPr="00E631E5" w:rsidRDefault="00E631E5" w:rsidP="00E631E5">
      <w:pPr>
        <w:pStyle w:val="Bibliographie"/>
        <w:rPr>
          <w:sz w:val="24"/>
          <w:szCs w:val="24"/>
          <w:lang w:val="fr-CH"/>
        </w:rPr>
      </w:pPr>
      <w:r w:rsidRPr="00E631E5">
        <w:rPr>
          <w:sz w:val="24"/>
          <w:szCs w:val="24"/>
          <w:lang w:val="fr-CH"/>
        </w:rPr>
        <w:t xml:space="preserve">Delgrande M. &amp; W. Linder (1995), </w:t>
      </w:r>
      <w:r w:rsidRPr="00E631E5">
        <w:rPr>
          <w:i/>
          <w:sz w:val="24"/>
          <w:szCs w:val="24"/>
          <w:lang w:val="fr-CH"/>
        </w:rPr>
        <w:t>Analyse des votations fédérales du 4 décembre 1994</w:t>
      </w:r>
      <w:r w:rsidRPr="00E631E5">
        <w:rPr>
          <w:sz w:val="24"/>
          <w:szCs w:val="24"/>
          <w:lang w:val="fr-CH"/>
        </w:rPr>
        <w:t>, VOX, no 55.</w:t>
      </w:r>
    </w:p>
    <w:p w14:paraId="2536ABCD" w14:textId="77777777" w:rsidR="00E631E5" w:rsidRPr="00E631E5" w:rsidRDefault="00E631E5" w:rsidP="00E631E5">
      <w:pPr>
        <w:pStyle w:val="Bibliographie"/>
        <w:rPr>
          <w:sz w:val="24"/>
          <w:szCs w:val="24"/>
          <w:lang w:val="en-US"/>
        </w:rPr>
      </w:pPr>
      <w:r w:rsidRPr="00E631E5">
        <w:rPr>
          <w:sz w:val="24"/>
          <w:szCs w:val="24"/>
          <w:lang w:val="en-US"/>
        </w:rPr>
        <w:t xml:space="preserve">Enthoven A.C. (1993), « The history and principles of managed competition », </w:t>
      </w:r>
      <w:r w:rsidRPr="00E631E5">
        <w:rPr>
          <w:i/>
          <w:sz w:val="24"/>
          <w:szCs w:val="24"/>
          <w:lang w:val="en-US"/>
        </w:rPr>
        <w:t>Health Affairs</w:t>
      </w:r>
      <w:r w:rsidRPr="00E631E5">
        <w:rPr>
          <w:sz w:val="24"/>
          <w:szCs w:val="24"/>
          <w:lang w:val="en-US"/>
        </w:rPr>
        <w:t>, vol. 12, suppl., p. 24‑48.</w:t>
      </w:r>
    </w:p>
    <w:p w14:paraId="3D699EA8" w14:textId="77777777" w:rsidR="00E631E5" w:rsidRPr="00E631E5" w:rsidRDefault="00E631E5" w:rsidP="00E631E5">
      <w:pPr>
        <w:pStyle w:val="Bibliographie"/>
        <w:rPr>
          <w:sz w:val="24"/>
          <w:szCs w:val="24"/>
          <w:lang w:val="en-US"/>
        </w:rPr>
      </w:pPr>
      <w:r w:rsidRPr="00E631E5">
        <w:rPr>
          <w:sz w:val="24"/>
          <w:szCs w:val="24"/>
          <w:lang w:val="en-US"/>
        </w:rPr>
        <w:t xml:space="preserve">Esping-Andersen G. (1990), </w:t>
      </w:r>
      <w:r w:rsidRPr="00E631E5">
        <w:rPr>
          <w:i/>
          <w:sz w:val="24"/>
          <w:szCs w:val="24"/>
          <w:lang w:val="en-US"/>
        </w:rPr>
        <w:t>The Three Worlds of Welfare Capitalism</w:t>
      </w:r>
      <w:r w:rsidRPr="00E631E5">
        <w:rPr>
          <w:sz w:val="24"/>
          <w:szCs w:val="24"/>
          <w:lang w:val="en-US"/>
        </w:rPr>
        <w:t>, Princeton, Princeton University Press.</w:t>
      </w:r>
    </w:p>
    <w:p w14:paraId="17F85BF0" w14:textId="77777777" w:rsidR="00E631E5" w:rsidRPr="00E631E5" w:rsidRDefault="00E631E5" w:rsidP="00E631E5">
      <w:pPr>
        <w:pStyle w:val="Bibliographie"/>
        <w:rPr>
          <w:sz w:val="24"/>
          <w:szCs w:val="24"/>
          <w:lang w:val="fr-CH"/>
        </w:rPr>
      </w:pPr>
      <w:r w:rsidRPr="00E631E5">
        <w:rPr>
          <w:sz w:val="24"/>
          <w:szCs w:val="24"/>
          <w:lang w:val="fr-CH"/>
        </w:rPr>
        <w:t xml:space="preserve">Grandchamp C. &amp; J. Spycher (2024), </w:t>
      </w:r>
      <w:r w:rsidRPr="00E631E5">
        <w:rPr>
          <w:i/>
          <w:sz w:val="24"/>
          <w:szCs w:val="24"/>
          <w:lang w:val="fr-CH"/>
        </w:rPr>
        <w:t>La réforme du financement uniforme des soins sous la loupe</w:t>
      </w:r>
      <w:r w:rsidRPr="00E631E5">
        <w:rPr>
          <w:sz w:val="24"/>
          <w:szCs w:val="24"/>
          <w:lang w:val="fr-CH"/>
        </w:rPr>
        <w:t xml:space="preserve">, Lausanne, </w:t>
      </w:r>
      <w:proofErr w:type="spellStart"/>
      <w:r w:rsidRPr="00E631E5">
        <w:rPr>
          <w:sz w:val="24"/>
          <w:szCs w:val="24"/>
          <w:lang w:val="fr-CH"/>
        </w:rPr>
        <w:t>UniSanté</w:t>
      </w:r>
      <w:proofErr w:type="spellEnd"/>
      <w:r w:rsidRPr="00E631E5">
        <w:rPr>
          <w:sz w:val="24"/>
          <w:szCs w:val="24"/>
          <w:lang w:val="fr-CH"/>
        </w:rPr>
        <w:t>.</w:t>
      </w:r>
    </w:p>
    <w:p w14:paraId="2DEBD5EA" w14:textId="664CAFB4" w:rsidR="00E631E5" w:rsidRDefault="00E631E5" w:rsidP="00E631E5">
      <w:pPr>
        <w:pStyle w:val="Bibliographie"/>
        <w:rPr>
          <w:ins w:id="1412" w:author="Auteur"/>
          <w:sz w:val="24"/>
          <w:szCs w:val="24"/>
          <w:lang w:val="en-US"/>
        </w:rPr>
      </w:pPr>
      <w:r w:rsidRPr="00E631E5">
        <w:rPr>
          <w:sz w:val="24"/>
          <w:szCs w:val="24"/>
          <w:lang w:val="en-US"/>
        </w:rPr>
        <w:t xml:space="preserve">Güney C. (2024), « The political economy of institutional change and social blocs in Switzerland », </w:t>
      </w:r>
      <w:r>
        <w:rPr>
          <w:i/>
          <w:sz w:val="24"/>
          <w:szCs w:val="24"/>
          <w:lang w:val="en-US"/>
        </w:rPr>
        <w:t>Archive Ouverte</w:t>
      </w:r>
      <w:r w:rsidRPr="00E631E5">
        <w:rPr>
          <w:sz w:val="24"/>
          <w:szCs w:val="24"/>
          <w:lang w:val="en-US"/>
        </w:rPr>
        <w:t>, Université de Genève.</w:t>
      </w:r>
    </w:p>
    <w:p w14:paraId="6B688A7D" w14:textId="481C54DD" w:rsidR="00872E3E" w:rsidRPr="00E32EF4" w:rsidRDefault="00872E3E" w:rsidP="00A83062">
      <w:pPr>
        <w:rPr>
          <w:ins w:id="1413" w:author="Auteur"/>
          <w:sz w:val="24"/>
          <w:szCs w:val="24"/>
          <w:lang w:val="en-US"/>
          <w:rPrChange w:id="1414" w:author="Auteur">
            <w:rPr>
              <w:ins w:id="1415" w:author="Auteur"/>
              <w:lang w:val="en-US"/>
            </w:rPr>
          </w:rPrChange>
        </w:rPr>
      </w:pPr>
      <w:ins w:id="1416" w:author="Auteur">
        <w:r w:rsidRPr="00E32EF4">
          <w:rPr>
            <w:sz w:val="24"/>
            <w:szCs w:val="24"/>
            <w:lang w:val="en-US"/>
            <w:rPrChange w:id="1417" w:author="Auteur">
              <w:rPr>
                <w:lang w:val="en-US"/>
              </w:rPr>
            </w:rPrChange>
          </w:rPr>
          <w:t xml:space="preserve">Güney C (2026), « </w:t>
        </w:r>
        <w:r w:rsidRPr="00872E3E">
          <w:rPr>
            <w:sz w:val="24"/>
            <w:szCs w:val="24"/>
            <w:lang w:val="en-US"/>
          </w:rPr>
          <w:t>Opera</w:t>
        </w:r>
        <w:r w:rsidRPr="00E32EF4">
          <w:rPr>
            <w:sz w:val="24"/>
            <w:szCs w:val="24"/>
            <w:lang w:val="en-US"/>
            <w:rPrChange w:id="1418" w:author="Auteur">
              <w:rPr>
                <w:sz w:val="24"/>
                <w:szCs w:val="24"/>
                <w:lang w:val="fr-CH"/>
              </w:rPr>
            </w:rPrChange>
          </w:rPr>
          <w:t xml:space="preserve">tionalizing Social </w:t>
        </w:r>
        <w:r w:rsidR="00A83062" w:rsidRPr="00A83062">
          <w:rPr>
            <w:sz w:val="24"/>
            <w:szCs w:val="24"/>
            <w:lang w:val="en-US"/>
          </w:rPr>
          <w:t>Blocs:</w:t>
        </w:r>
        <w:r w:rsidRPr="00E32EF4">
          <w:rPr>
            <w:sz w:val="24"/>
            <w:szCs w:val="24"/>
            <w:lang w:val="en-US"/>
            <w:rPrChange w:id="1419" w:author="Auteur">
              <w:rPr>
                <w:sz w:val="24"/>
                <w:szCs w:val="24"/>
                <w:lang w:val="fr-CH"/>
              </w:rPr>
            </w:rPrChange>
          </w:rPr>
          <w:t xml:space="preserve"> </w:t>
        </w:r>
        <w:proofErr w:type="gramStart"/>
        <w:r w:rsidRPr="00E32EF4">
          <w:rPr>
            <w:sz w:val="24"/>
            <w:szCs w:val="24"/>
            <w:lang w:val="en-US"/>
            <w:rPrChange w:id="1420" w:author="Auteur">
              <w:rPr>
                <w:sz w:val="24"/>
                <w:szCs w:val="24"/>
                <w:lang w:val="fr-CH"/>
              </w:rPr>
            </w:rPrChange>
          </w:rPr>
          <w:t>a</w:t>
        </w:r>
        <w:proofErr w:type="gramEnd"/>
        <w:r w:rsidRPr="00E32EF4">
          <w:rPr>
            <w:sz w:val="24"/>
            <w:szCs w:val="24"/>
            <w:lang w:val="en-US"/>
            <w:rPrChange w:id="1421" w:author="Auteur">
              <w:rPr>
                <w:sz w:val="24"/>
                <w:szCs w:val="24"/>
                <w:lang w:val="fr-CH"/>
              </w:rPr>
            </w:rPrChange>
          </w:rPr>
          <w:t xml:space="preserve"> </w:t>
        </w:r>
        <w:proofErr w:type="spellStart"/>
        <w:r w:rsidRPr="00E32EF4">
          <w:rPr>
            <w:sz w:val="24"/>
            <w:szCs w:val="24"/>
            <w:lang w:val="en-US"/>
            <w:rPrChange w:id="1422" w:author="Auteur">
              <w:rPr>
                <w:sz w:val="24"/>
                <w:szCs w:val="24"/>
                <w:lang w:val="fr-CH"/>
              </w:rPr>
            </w:rPrChange>
          </w:rPr>
          <w:t>Metaclustering</w:t>
        </w:r>
        <w:proofErr w:type="spellEnd"/>
        <w:r w:rsidRPr="00E32EF4">
          <w:rPr>
            <w:sz w:val="24"/>
            <w:szCs w:val="24"/>
            <w:lang w:val="en-US"/>
            <w:rPrChange w:id="1423" w:author="Auteur">
              <w:rPr>
                <w:sz w:val="24"/>
                <w:szCs w:val="24"/>
                <w:lang w:val="fr-CH"/>
              </w:rPr>
            </w:rPrChange>
          </w:rPr>
          <w:t xml:space="preserve"> Approach</w:t>
        </w:r>
        <w:r w:rsidRPr="00E32EF4">
          <w:rPr>
            <w:sz w:val="24"/>
            <w:szCs w:val="24"/>
            <w:lang w:val="en-US"/>
            <w:rPrChange w:id="1424" w:author="Auteur">
              <w:rPr>
                <w:lang w:val="en-US"/>
              </w:rPr>
            </w:rPrChange>
          </w:rPr>
          <w:t xml:space="preserve"> », Archive Ouverte, Université de Genève.</w:t>
        </w:r>
      </w:ins>
    </w:p>
    <w:p w14:paraId="34BB68F5" w14:textId="77777777" w:rsidR="00872E3E" w:rsidRPr="00E32EF4" w:rsidRDefault="00872E3E">
      <w:pPr>
        <w:rPr>
          <w:lang w:val="en-US"/>
          <w:rPrChange w:id="1425" w:author="Auteur">
            <w:rPr>
              <w:sz w:val="24"/>
              <w:szCs w:val="24"/>
              <w:lang w:val="en-US"/>
            </w:rPr>
          </w:rPrChange>
        </w:rPr>
        <w:pPrChange w:id="1426" w:author="Auteur">
          <w:pPr>
            <w:pStyle w:val="Bibliographie"/>
          </w:pPr>
        </w:pPrChange>
      </w:pPr>
    </w:p>
    <w:p w14:paraId="4B7A2FAC" w14:textId="77777777" w:rsidR="00E631E5" w:rsidRPr="00E631E5" w:rsidRDefault="00E631E5" w:rsidP="00E631E5">
      <w:pPr>
        <w:pStyle w:val="Bibliographie"/>
        <w:rPr>
          <w:sz w:val="24"/>
          <w:szCs w:val="24"/>
          <w:lang w:val="en-US"/>
        </w:rPr>
      </w:pPr>
      <w:r w:rsidRPr="00E631E5">
        <w:rPr>
          <w:sz w:val="24"/>
          <w:szCs w:val="24"/>
          <w:lang w:val="en-US"/>
        </w:rPr>
        <w:t xml:space="preserve">Hall P.A. &amp; D.W. Gingerich (2004), </w:t>
      </w:r>
      <w:r w:rsidRPr="00E631E5">
        <w:rPr>
          <w:i/>
          <w:sz w:val="24"/>
          <w:szCs w:val="24"/>
          <w:lang w:val="en-US"/>
        </w:rPr>
        <w:t>Varieties of Capitalism and Institutional Complementarities in the Macroeconomy</w:t>
      </w:r>
      <w:r w:rsidRPr="00E631E5">
        <w:rPr>
          <w:sz w:val="24"/>
          <w:szCs w:val="24"/>
          <w:lang w:val="en-US"/>
        </w:rPr>
        <w:t>, Cambridge, Cambridge University Press.</w:t>
      </w:r>
    </w:p>
    <w:p w14:paraId="2983C622" w14:textId="77777777" w:rsidR="00E631E5" w:rsidRPr="00E631E5" w:rsidRDefault="00E631E5" w:rsidP="00E631E5">
      <w:pPr>
        <w:pStyle w:val="Bibliographie"/>
        <w:rPr>
          <w:sz w:val="24"/>
          <w:szCs w:val="24"/>
          <w:lang w:val="en-US"/>
        </w:rPr>
      </w:pPr>
      <w:r w:rsidRPr="00E631E5">
        <w:rPr>
          <w:sz w:val="24"/>
          <w:szCs w:val="24"/>
          <w:lang w:val="en-US"/>
        </w:rPr>
        <w:lastRenderedPageBreak/>
        <w:t xml:space="preserve">Hall P.A. &amp; D. Soskice (2001), </w:t>
      </w:r>
      <w:r w:rsidRPr="00E631E5">
        <w:rPr>
          <w:i/>
          <w:sz w:val="24"/>
          <w:szCs w:val="24"/>
          <w:lang w:val="en-US"/>
        </w:rPr>
        <w:t>Varieties of Capitalism</w:t>
      </w:r>
      <w:r w:rsidRPr="00E631E5">
        <w:rPr>
          <w:sz w:val="24"/>
          <w:szCs w:val="24"/>
          <w:lang w:val="en-US"/>
        </w:rPr>
        <w:t>, Oxford, Oxford University Press.</w:t>
      </w:r>
    </w:p>
    <w:p w14:paraId="3F54C85D" w14:textId="77777777" w:rsidR="00E631E5" w:rsidRPr="00E631E5" w:rsidRDefault="00E631E5" w:rsidP="00E631E5">
      <w:pPr>
        <w:pStyle w:val="Bibliographie"/>
        <w:rPr>
          <w:sz w:val="24"/>
          <w:szCs w:val="24"/>
          <w:lang w:val="en-US"/>
        </w:rPr>
      </w:pPr>
      <w:r w:rsidRPr="00E631E5">
        <w:rPr>
          <w:sz w:val="24"/>
          <w:szCs w:val="24"/>
          <w:lang w:val="en-US"/>
        </w:rPr>
        <w:t xml:space="preserve">Häusermann S. (2010), « Reform opportunities in a Bismarckian latecomer », in </w:t>
      </w:r>
      <w:r w:rsidRPr="00E631E5">
        <w:rPr>
          <w:i/>
          <w:sz w:val="24"/>
          <w:szCs w:val="24"/>
          <w:lang w:val="en-US"/>
        </w:rPr>
        <w:t xml:space="preserve">A Long Goodbye to </w:t>
      </w:r>
      <w:proofErr w:type="gramStart"/>
      <w:r w:rsidRPr="00E631E5">
        <w:rPr>
          <w:i/>
          <w:sz w:val="24"/>
          <w:szCs w:val="24"/>
          <w:lang w:val="en-US"/>
        </w:rPr>
        <w:t>Bismarck?</w:t>
      </w:r>
      <w:r w:rsidRPr="00E631E5">
        <w:rPr>
          <w:sz w:val="24"/>
          <w:szCs w:val="24"/>
          <w:lang w:val="en-US"/>
        </w:rPr>
        <w:t>,</w:t>
      </w:r>
      <w:proofErr w:type="gramEnd"/>
      <w:r w:rsidRPr="00E631E5">
        <w:rPr>
          <w:sz w:val="24"/>
          <w:szCs w:val="24"/>
          <w:lang w:val="en-US"/>
        </w:rPr>
        <w:t xml:space="preserve"> London, Routledge.</w:t>
      </w:r>
    </w:p>
    <w:p w14:paraId="32977299" w14:textId="77777777" w:rsidR="00E631E5" w:rsidRPr="00E631E5" w:rsidRDefault="00E631E5" w:rsidP="00E631E5">
      <w:pPr>
        <w:pStyle w:val="Bibliographie"/>
        <w:rPr>
          <w:sz w:val="24"/>
          <w:szCs w:val="24"/>
          <w:lang w:val="en-US"/>
        </w:rPr>
      </w:pPr>
      <w:r w:rsidRPr="00E631E5">
        <w:rPr>
          <w:sz w:val="24"/>
          <w:szCs w:val="24"/>
          <w:lang w:val="en-US"/>
        </w:rPr>
        <w:t xml:space="preserve">Immergut E.M. (1992), « The rules of the game », in </w:t>
      </w:r>
      <w:proofErr w:type="spellStart"/>
      <w:r w:rsidRPr="00E631E5">
        <w:rPr>
          <w:sz w:val="24"/>
          <w:szCs w:val="24"/>
          <w:lang w:val="en-US"/>
        </w:rPr>
        <w:t>Steinmo</w:t>
      </w:r>
      <w:proofErr w:type="spellEnd"/>
      <w:r w:rsidRPr="00E631E5">
        <w:rPr>
          <w:sz w:val="24"/>
          <w:szCs w:val="24"/>
          <w:lang w:val="en-US"/>
        </w:rPr>
        <w:t xml:space="preserve"> S., Thelen K. &amp; F. Longstreth (eds), </w:t>
      </w:r>
      <w:r w:rsidRPr="00E631E5">
        <w:rPr>
          <w:i/>
          <w:sz w:val="24"/>
          <w:szCs w:val="24"/>
          <w:lang w:val="en-US"/>
        </w:rPr>
        <w:t>Structuring Politics</w:t>
      </w:r>
      <w:r w:rsidRPr="00E631E5">
        <w:rPr>
          <w:sz w:val="24"/>
          <w:szCs w:val="24"/>
          <w:lang w:val="en-US"/>
        </w:rPr>
        <w:t>, Cambridge, Cambridge University Press.</w:t>
      </w:r>
    </w:p>
    <w:p w14:paraId="7714371D" w14:textId="77777777" w:rsidR="00E631E5" w:rsidRPr="00E631E5" w:rsidRDefault="00E631E5" w:rsidP="00E631E5">
      <w:pPr>
        <w:pStyle w:val="Bibliographie"/>
        <w:rPr>
          <w:sz w:val="24"/>
          <w:szCs w:val="24"/>
          <w:lang w:val="en-US"/>
        </w:rPr>
      </w:pPr>
      <w:r w:rsidRPr="00E631E5">
        <w:rPr>
          <w:sz w:val="24"/>
          <w:szCs w:val="24"/>
          <w:lang w:val="en-US"/>
        </w:rPr>
        <w:t xml:space="preserve">Katzenstein P.J. (1980), « Capitalism in one country? Switzerland in the international economy », </w:t>
      </w:r>
      <w:r w:rsidRPr="00E631E5">
        <w:rPr>
          <w:i/>
          <w:sz w:val="24"/>
          <w:szCs w:val="24"/>
          <w:lang w:val="en-US"/>
        </w:rPr>
        <w:t>International Organization</w:t>
      </w:r>
      <w:r w:rsidRPr="00E631E5">
        <w:rPr>
          <w:sz w:val="24"/>
          <w:szCs w:val="24"/>
          <w:lang w:val="en-US"/>
        </w:rPr>
        <w:t>, vol. 34, no 4, p. 507‑540.</w:t>
      </w:r>
    </w:p>
    <w:p w14:paraId="5D934413" w14:textId="77777777" w:rsidR="00E631E5" w:rsidRPr="00E631E5" w:rsidRDefault="00E631E5" w:rsidP="00E631E5">
      <w:pPr>
        <w:pStyle w:val="Bibliographie"/>
        <w:rPr>
          <w:sz w:val="24"/>
          <w:szCs w:val="24"/>
          <w:lang w:val="en-US"/>
        </w:rPr>
      </w:pPr>
      <w:r w:rsidRPr="00E631E5">
        <w:rPr>
          <w:sz w:val="24"/>
          <w:szCs w:val="24"/>
          <w:lang w:val="en-US"/>
        </w:rPr>
        <w:t xml:space="preserve">Katzenstein P.J. (1984), </w:t>
      </w:r>
      <w:r w:rsidRPr="00E631E5">
        <w:rPr>
          <w:i/>
          <w:sz w:val="24"/>
          <w:szCs w:val="24"/>
          <w:lang w:val="en-US"/>
        </w:rPr>
        <w:t>Corporatism and Change</w:t>
      </w:r>
      <w:r w:rsidRPr="00E631E5">
        <w:rPr>
          <w:sz w:val="24"/>
          <w:szCs w:val="24"/>
          <w:lang w:val="en-US"/>
        </w:rPr>
        <w:t>, Ithaca, Cornell University Press.</w:t>
      </w:r>
    </w:p>
    <w:p w14:paraId="75A78682" w14:textId="77777777" w:rsidR="00E631E5" w:rsidRPr="00E631E5" w:rsidRDefault="00E631E5" w:rsidP="00E631E5">
      <w:pPr>
        <w:pStyle w:val="Bibliographie"/>
        <w:rPr>
          <w:sz w:val="24"/>
          <w:szCs w:val="24"/>
          <w:lang w:val="en-US"/>
        </w:rPr>
      </w:pPr>
      <w:r w:rsidRPr="00E631E5">
        <w:rPr>
          <w:sz w:val="24"/>
          <w:szCs w:val="24"/>
          <w:lang w:val="en-US"/>
        </w:rPr>
        <w:t xml:space="preserve">Katzenstein P.J. (1985), </w:t>
      </w:r>
      <w:r w:rsidRPr="00E631E5">
        <w:rPr>
          <w:i/>
          <w:sz w:val="24"/>
          <w:szCs w:val="24"/>
          <w:lang w:val="en-US"/>
        </w:rPr>
        <w:t>Small States in World Markets</w:t>
      </w:r>
      <w:r w:rsidRPr="00E631E5">
        <w:rPr>
          <w:sz w:val="24"/>
          <w:szCs w:val="24"/>
          <w:lang w:val="en-US"/>
        </w:rPr>
        <w:t>, Ithaca, Cornell University Press.</w:t>
      </w:r>
    </w:p>
    <w:p w14:paraId="36E021DD" w14:textId="77777777" w:rsidR="00E631E5" w:rsidRPr="00E631E5" w:rsidRDefault="00E631E5" w:rsidP="00E631E5">
      <w:pPr>
        <w:pStyle w:val="Bibliographie"/>
        <w:rPr>
          <w:sz w:val="24"/>
          <w:szCs w:val="24"/>
          <w:lang w:val="fr-CH"/>
        </w:rPr>
      </w:pPr>
      <w:r w:rsidRPr="00E631E5">
        <w:rPr>
          <w:sz w:val="24"/>
          <w:szCs w:val="24"/>
          <w:lang w:val="fr-CH"/>
        </w:rPr>
        <w:t xml:space="preserve">Legentilhomme G. (2024a), </w:t>
      </w:r>
      <w:r w:rsidRPr="00E631E5">
        <w:rPr>
          <w:i/>
          <w:sz w:val="24"/>
          <w:szCs w:val="24"/>
          <w:lang w:val="fr-CH"/>
        </w:rPr>
        <w:t>De l’hygiène infantile à la protection du pouvoir d’achat</w:t>
      </w:r>
      <w:r w:rsidRPr="00E631E5">
        <w:rPr>
          <w:sz w:val="24"/>
          <w:szCs w:val="24"/>
          <w:lang w:val="fr-CH"/>
        </w:rPr>
        <w:t>, Lausanne, Département de la santé et de l’action sociale.</w:t>
      </w:r>
    </w:p>
    <w:p w14:paraId="4F7FDFD8" w14:textId="77777777" w:rsidR="00E631E5" w:rsidRPr="00E631E5" w:rsidRDefault="00E631E5" w:rsidP="00E631E5">
      <w:pPr>
        <w:pStyle w:val="Bibliographie"/>
        <w:rPr>
          <w:sz w:val="24"/>
          <w:szCs w:val="24"/>
          <w:lang w:val="fr-CH"/>
        </w:rPr>
      </w:pPr>
      <w:r w:rsidRPr="00E631E5">
        <w:rPr>
          <w:sz w:val="24"/>
          <w:szCs w:val="24"/>
          <w:lang w:val="fr-CH"/>
        </w:rPr>
        <w:t xml:space="preserve">Legentilhomme G. (2024b), </w:t>
      </w:r>
      <w:r w:rsidRPr="00E631E5">
        <w:rPr>
          <w:i/>
          <w:sz w:val="24"/>
          <w:szCs w:val="24"/>
          <w:lang w:val="fr-CH"/>
        </w:rPr>
        <w:t>Entre mutualisme et marché : le développement du système suisse d’assurance‑maladie</w:t>
      </w:r>
      <w:r w:rsidRPr="00E631E5">
        <w:rPr>
          <w:sz w:val="24"/>
          <w:szCs w:val="24"/>
          <w:lang w:val="fr-CH"/>
        </w:rPr>
        <w:t xml:space="preserve">, Neuchâtel, </w:t>
      </w:r>
      <w:proofErr w:type="spellStart"/>
      <w:r w:rsidRPr="00E631E5">
        <w:rPr>
          <w:sz w:val="24"/>
          <w:szCs w:val="24"/>
          <w:lang w:val="fr-CH"/>
        </w:rPr>
        <w:t>Alphil</w:t>
      </w:r>
      <w:proofErr w:type="spellEnd"/>
      <w:r w:rsidRPr="00E631E5">
        <w:rPr>
          <w:sz w:val="24"/>
          <w:szCs w:val="24"/>
          <w:lang w:val="fr-CH"/>
        </w:rPr>
        <w:t>‑Presses universitaires suisses.</w:t>
      </w:r>
    </w:p>
    <w:p w14:paraId="77BB4306" w14:textId="77777777" w:rsidR="00E631E5" w:rsidRPr="00E631E5" w:rsidRDefault="00E631E5" w:rsidP="00E631E5">
      <w:pPr>
        <w:pStyle w:val="Bibliographie"/>
        <w:rPr>
          <w:sz w:val="24"/>
          <w:szCs w:val="24"/>
          <w:lang w:val="en-US"/>
        </w:rPr>
      </w:pPr>
      <w:r w:rsidRPr="00E631E5">
        <w:rPr>
          <w:sz w:val="24"/>
          <w:szCs w:val="24"/>
          <w:lang w:val="en-US"/>
        </w:rPr>
        <w:t xml:space="preserve">Leimgruber M. (2008), </w:t>
      </w:r>
      <w:r w:rsidRPr="00E631E5">
        <w:rPr>
          <w:i/>
          <w:sz w:val="24"/>
          <w:szCs w:val="24"/>
          <w:lang w:val="en-US"/>
        </w:rPr>
        <w:t xml:space="preserve">Solidarity without the </w:t>
      </w:r>
      <w:proofErr w:type="gramStart"/>
      <w:r w:rsidRPr="00E631E5">
        <w:rPr>
          <w:i/>
          <w:sz w:val="24"/>
          <w:szCs w:val="24"/>
          <w:lang w:val="en-US"/>
        </w:rPr>
        <w:t>State?</w:t>
      </w:r>
      <w:r w:rsidRPr="00E631E5">
        <w:rPr>
          <w:sz w:val="24"/>
          <w:szCs w:val="24"/>
          <w:lang w:val="en-US"/>
        </w:rPr>
        <w:t>,</w:t>
      </w:r>
      <w:proofErr w:type="gramEnd"/>
      <w:r w:rsidRPr="00E631E5">
        <w:rPr>
          <w:sz w:val="24"/>
          <w:szCs w:val="24"/>
          <w:lang w:val="en-US"/>
        </w:rPr>
        <w:t xml:space="preserve"> Cambridge, Cambridge University Press.</w:t>
      </w:r>
    </w:p>
    <w:p w14:paraId="66072A0C" w14:textId="77777777" w:rsidR="00E631E5" w:rsidRDefault="00E631E5" w:rsidP="00E631E5">
      <w:pPr>
        <w:pStyle w:val="Bibliographie"/>
        <w:rPr>
          <w:ins w:id="1427" w:author="Auteur"/>
          <w:sz w:val="24"/>
          <w:szCs w:val="24"/>
          <w:lang w:val="en-US"/>
        </w:rPr>
      </w:pPr>
      <w:r w:rsidRPr="00E631E5">
        <w:rPr>
          <w:sz w:val="24"/>
          <w:szCs w:val="24"/>
          <w:lang w:val="en-US"/>
        </w:rPr>
        <w:t xml:space="preserve">Levy M. (2022), « The rise of the Swiss regulatory healthcare state », </w:t>
      </w:r>
      <w:r w:rsidRPr="00E631E5">
        <w:rPr>
          <w:i/>
          <w:sz w:val="24"/>
          <w:szCs w:val="24"/>
          <w:lang w:val="en-US"/>
        </w:rPr>
        <w:t>Regulation &amp; Governance</w:t>
      </w:r>
      <w:r w:rsidRPr="00E631E5">
        <w:rPr>
          <w:sz w:val="24"/>
          <w:szCs w:val="24"/>
          <w:lang w:val="en-US"/>
        </w:rPr>
        <w:t>, vol. 16, no 2, p. 427‑447.</w:t>
      </w:r>
    </w:p>
    <w:p w14:paraId="14BA554A" w14:textId="66ACD76B" w:rsidR="00D642E5" w:rsidRPr="00E32EF4" w:rsidRDefault="00D642E5">
      <w:pPr>
        <w:widowControl/>
        <w:autoSpaceDE/>
        <w:autoSpaceDN/>
        <w:rPr>
          <w:ins w:id="1428" w:author="Auteur"/>
          <w:sz w:val="24"/>
          <w:szCs w:val="24"/>
          <w:lang w:val="de-DE"/>
          <w:rPrChange w:id="1429" w:author="Auteur">
            <w:rPr>
              <w:ins w:id="1430" w:author="Auteur"/>
              <w:sz w:val="24"/>
              <w:szCs w:val="24"/>
            </w:rPr>
          </w:rPrChange>
        </w:rPr>
        <w:pPrChange w:id="1431" w:author="Auteur">
          <w:pPr>
            <w:widowControl/>
            <w:autoSpaceDE/>
            <w:autoSpaceDN/>
            <w:ind w:hanging="480"/>
          </w:pPr>
        </w:pPrChange>
      </w:pPr>
      <w:bookmarkStart w:id="1432" w:name="_Hlk242610962"/>
      <w:ins w:id="1433" w:author="Auteur">
        <w:r w:rsidRPr="00D642E5">
          <w:rPr>
            <w:sz w:val="24"/>
            <w:szCs w:val="24"/>
          </w:rPr>
          <w:t>Longchamp, C, A</w:t>
        </w:r>
        <w:r>
          <w:rPr>
            <w:sz w:val="24"/>
            <w:szCs w:val="24"/>
            <w:lang w:val="fr-CH"/>
          </w:rPr>
          <w:t>.</w:t>
        </w:r>
        <w:r w:rsidRPr="00D642E5">
          <w:rPr>
            <w:sz w:val="24"/>
            <w:szCs w:val="24"/>
          </w:rPr>
          <w:t xml:space="preserve"> Vatter, T</w:t>
        </w:r>
        <w:r>
          <w:rPr>
            <w:sz w:val="24"/>
            <w:szCs w:val="24"/>
            <w:lang w:val="fr-CH"/>
          </w:rPr>
          <w:t>.</w:t>
        </w:r>
        <w:r w:rsidRPr="00D642E5">
          <w:rPr>
            <w:sz w:val="24"/>
            <w:szCs w:val="24"/>
          </w:rPr>
          <w:t xml:space="preserve"> Widmer, et al. </w:t>
        </w:r>
        <w:r w:rsidRPr="00E32EF4">
          <w:rPr>
            <w:sz w:val="24"/>
            <w:szCs w:val="24"/>
            <w:lang w:val="de-DE"/>
            <w:rPrChange w:id="1434" w:author="Auteur">
              <w:rPr>
                <w:sz w:val="24"/>
                <w:szCs w:val="24"/>
                <w:lang w:val="fr-CH"/>
              </w:rPr>
            </w:rPrChange>
          </w:rPr>
          <w:t>(</w:t>
        </w:r>
        <w:r w:rsidRPr="00E32EF4">
          <w:rPr>
            <w:sz w:val="24"/>
            <w:szCs w:val="24"/>
            <w:lang w:val="de-DE"/>
            <w:rPrChange w:id="1435" w:author="Auteur">
              <w:rPr>
                <w:sz w:val="24"/>
                <w:szCs w:val="24"/>
              </w:rPr>
            </w:rPrChange>
          </w:rPr>
          <w:t>2024</w:t>
        </w:r>
        <w:r w:rsidRPr="00E32EF4">
          <w:rPr>
            <w:sz w:val="24"/>
            <w:szCs w:val="24"/>
            <w:lang w:val="de-DE"/>
            <w:rPrChange w:id="1436" w:author="Auteur">
              <w:rPr>
                <w:sz w:val="24"/>
                <w:szCs w:val="24"/>
                <w:lang w:val="fr-CH"/>
              </w:rPr>
            </w:rPrChange>
          </w:rPr>
          <w:t>),</w:t>
        </w:r>
        <w:r w:rsidRPr="00E32EF4">
          <w:rPr>
            <w:sz w:val="24"/>
            <w:szCs w:val="24"/>
            <w:lang w:val="de-DE"/>
            <w:rPrChange w:id="1437" w:author="Auteur">
              <w:rPr>
                <w:sz w:val="24"/>
                <w:szCs w:val="24"/>
              </w:rPr>
            </w:rPrChange>
          </w:rPr>
          <w:t xml:space="preserve"> « Vox 145 - Abstimmung </w:t>
        </w:r>
        <w:r w:rsidRPr="00E32EF4">
          <w:rPr>
            <w:sz w:val="24"/>
            <w:szCs w:val="24"/>
            <w:lang w:val="de-DE"/>
            <w:rPrChange w:id="1438" w:author="Auteur">
              <w:rPr>
                <w:sz w:val="24"/>
                <w:szCs w:val="24"/>
                <w:lang w:val="fr-CH"/>
              </w:rPr>
            </w:rPrChange>
          </w:rPr>
          <w:t xml:space="preserve">  </w:t>
        </w:r>
        <w:r w:rsidRPr="00E32EF4">
          <w:rPr>
            <w:sz w:val="24"/>
            <w:szCs w:val="24"/>
            <w:lang w:val="de-DE"/>
            <w:rPrChange w:id="1439" w:author="Auteur">
              <w:rPr>
                <w:sz w:val="24"/>
                <w:szCs w:val="24"/>
              </w:rPr>
            </w:rPrChange>
          </w:rPr>
          <w:t xml:space="preserve">09.06.2024 ». Version 1.0. FORS. </w:t>
        </w:r>
        <w:r w:rsidRPr="00D642E5">
          <w:rPr>
            <w:sz w:val="24"/>
            <w:szCs w:val="24"/>
          </w:rPr>
          <w:fldChar w:fldCharType="begin"/>
        </w:r>
        <w:r w:rsidRPr="00E32EF4">
          <w:rPr>
            <w:sz w:val="24"/>
            <w:szCs w:val="24"/>
            <w:lang w:val="de-DE"/>
            <w:rPrChange w:id="1440" w:author="Auteur">
              <w:rPr>
                <w:sz w:val="24"/>
                <w:szCs w:val="24"/>
              </w:rPr>
            </w:rPrChange>
          </w:rPr>
          <w:instrText>HYPERLINK "https://doi.org/10.48573/F88T-KA36"</w:instrText>
        </w:r>
        <w:r w:rsidRPr="00D642E5">
          <w:rPr>
            <w:sz w:val="24"/>
            <w:szCs w:val="24"/>
          </w:rPr>
        </w:r>
        <w:r w:rsidRPr="00D642E5">
          <w:rPr>
            <w:sz w:val="24"/>
            <w:szCs w:val="24"/>
          </w:rPr>
          <w:fldChar w:fldCharType="separate"/>
        </w:r>
        <w:r w:rsidRPr="00E32EF4">
          <w:rPr>
            <w:color w:val="0000FF"/>
            <w:sz w:val="24"/>
            <w:szCs w:val="24"/>
            <w:u w:val="single"/>
            <w:lang w:val="de-DE"/>
            <w:rPrChange w:id="1441" w:author="Auteur">
              <w:rPr>
                <w:color w:val="0000FF"/>
                <w:sz w:val="24"/>
                <w:szCs w:val="24"/>
                <w:u w:val="single"/>
              </w:rPr>
            </w:rPrChange>
          </w:rPr>
          <w:t>https://doi.org/10.48573/F88T-KA36</w:t>
        </w:r>
        <w:r w:rsidRPr="00D642E5">
          <w:rPr>
            <w:sz w:val="24"/>
            <w:szCs w:val="24"/>
          </w:rPr>
          <w:fldChar w:fldCharType="end"/>
        </w:r>
        <w:r w:rsidRPr="00E32EF4">
          <w:rPr>
            <w:sz w:val="24"/>
            <w:szCs w:val="24"/>
            <w:lang w:val="de-DE"/>
            <w:rPrChange w:id="1442" w:author="Auteur">
              <w:rPr>
                <w:sz w:val="24"/>
                <w:szCs w:val="24"/>
              </w:rPr>
            </w:rPrChange>
          </w:rPr>
          <w:t>.</w:t>
        </w:r>
      </w:ins>
    </w:p>
    <w:bookmarkEnd w:id="1432"/>
    <w:p w14:paraId="399BCF80" w14:textId="77777777" w:rsidR="00D642E5" w:rsidRPr="00E32EF4" w:rsidRDefault="00D642E5">
      <w:pPr>
        <w:rPr>
          <w:lang w:val="de-DE"/>
          <w:rPrChange w:id="1443" w:author="Auteur">
            <w:rPr>
              <w:sz w:val="24"/>
              <w:szCs w:val="24"/>
              <w:lang w:val="en-US"/>
            </w:rPr>
          </w:rPrChange>
        </w:rPr>
        <w:pPrChange w:id="1444" w:author="Auteur">
          <w:pPr>
            <w:pStyle w:val="Bibliographie"/>
          </w:pPr>
        </w:pPrChange>
      </w:pPr>
    </w:p>
    <w:p w14:paraId="3BE50BB7" w14:textId="77777777" w:rsidR="00E631E5" w:rsidRPr="00E631E5" w:rsidRDefault="00E631E5" w:rsidP="00E631E5">
      <w:pPr>
        <w:pStyle w:val="Bibliographie"/>
        <w:rPr>
          <w:sz w:val="24"/>
          <w:szCs w:val="24"/>
          <w:lang w:val="de-CH"/>
        </w:rPr>
      </w:pPr>
      <w:r w:rsidRPr="00E631E5">
        <w:rPr>
          <w:sz w:val="24"/>
          <w:szCs w:val="24"/>
          <w:lang w:val="de-CH"/>
        </w:rPr>
        <w:t xml:space="preserve">Mach A. (2007), « La </w:t>
      </w:r>
      <w:proofErr w:type="spellStart"/>
      <w:r w:rsidRPr="00E631E5">
        <w:rPr>
          <w:sz w:val="24"/>
          <w:szCs w:val="24"/>
          <w:lang w:val="de-CH"/>
        </w:rPr>
        <w:t>redéfinition</w:t>
      </w:r>
      <w:proofErr w:type="spellEnd"/>
      <w:r w:rsidRPr="00E631E5">
        <w:rPr>
          <w:sz w:val="24"/>
          <w:szCs w:val="24"/>
          <w:lang w:val="de-CH"/>
        </w:rPr>
        <w:t xml:space="preserve"> du bloc bourgeois », in </w:t>
      </w:r>
      <w:r w:rsidRPr="00E631E5">
        <w:rPr>
          <w:i/>
          <w:sz w:val="24"/>
          <w:szCs w:val="24"/>
          <w:lang w:val="de-CH"/>
        </w:rPr>
        <w:t>Zur politischen Ökonomie der Schweiz</w:t>
      </w:r>
      <w:r w:rsidRPr="00E631E5">
        <w:rPr>
          <w:sz w:val="24"/>
          <w:szCs w:val="24"/>
          <w:lang w:val="de-CH"/>
        </w:rPr>
        <w:t xml:space="preserve">, Zürich, Jahrbuch </w:t>
      </w:r>
      <w:proofErr w:type="spellStart"/>
      <w:r w:rsidRPr="00E631E5">
        <w:rPr>
          <w:sz w:val="24"/>
          <w:szCs w:val="24"/>
          <w:lang w:val="de-CH"/>
        </w:rPr>
        <w:t>Denknetz</w:t>
      </w:r>
      <w:proofErr w:type="spellEnd"/>
      <w:r w:rsidRPr="00E631E5">
        <w:rPr>
          <w:sz w:val="24"/>
          <w:szCs w:val="24"/>
          <w:lang w:val="de-CH"/>
        </w:rPr>
        <w:t>.</w:t>
      </w:r>
    </w:p>
    <w:p w14:paraId="5CFF40E6" w14:textId="77777777" w:rsidR="00E631E5" w:rsidRPr="00E631E5" w:rsidRDefault="00E631E5" w:rsidP="00E631E5">
      <w:pPr>
        <w:pStyle w:val="Bibliographie"/>
        <w:rPr>
          <w:sz w:val="24"/>
          <w:szCs w:val="24"/>
          <w:lang w:val="en-US"/>
        </w:rPr>
      </w:pPr>
      <w:r w:rsidRPr="00E631E5">
        <w:rPr>
          <w:sz w:val="24"/>
          <w:szCs w:val="24"/>
          <w:lang w:val="en-US"/>
        </w:rPr>
        <w:t xml:space="preserve">Mohajer-Bastami A., Moin S., Sweetman B. et al. (2025), « A comparison of the UK’s and Switzerland’s healthcare financing systems », </w:t>
      </w:r>
      <w:r w:rsidRPr="00E631E5">
        <w:rPr>
          <w:i/>
          <w:sz w:val="24"/>
          <w:szCs w:val="24"/>
          <w:lang w:val="en-US"/>
        </w:rPr>
        <w:t>Swiss Medical Weekly</w:t>
      </w:r>
      <w:r w:rsidRPr="00E631E5">
        <w:rPr>
          <w:sz w:val="24"/>
          <w:szCs w:val="24"/>
          <w:lang w:val="en-US"/>
        </w:rPr>
        <w:t>, vol. 155, no 3.</w:t>
      </w:r>
    </w:p>
    <w:p w14:paraId="47699417" w14:textId="77777777" w:rsidR="00E631E5" w:rsidRPr="00E631E5" w:rsidRDefault="00E631E5" w:rsidP="00E631E5">
      <w:pPr>
        <w:pStyle w:val="Bibliographie"/>
        <w:rPr>
          <w:sz w:val="24"/>
          <w:szCs w:val="24"/>
          <w:lang w:val="en-US"/>
        </w:rPr>
      </w:pPr>
      <w:proofErr w:type="spellStart"/>
      <w:r w:rsidRPr="00E631E5">
        <w:rPr>
          <w:sz w:val="24"/>
          <w:szCs w:val="24"/>
          <w:lang w:val="en-US"/>
        </w:rPr>
        <w:t>Obinger</w:t>
      </w:r>
      <w:proofErr w:type="spellEnd"/>
      <w:r w:rsidRPr="00E631E5">
        <w:rPr>
          <w:sz w:val="24"/>
          <w:szCs w:val="24"/>
          <w:lang w:val="en-US"/>
        </w:rPr>
        <w:t xml:space="preserve"> H. (1998), « Federalism, direct democracy, and welfare state development in Switzerland », </w:t>
      </w:r>
      <w:r w:rsidRPr="00E631E5">
        <w:rPr>
          <w:i/>
          <w:sz w:val="24"/>
          <w:szCs w:val="24"/>
          <w:lang w:val="en-US"/>
        </w:rPr>
        <w:t>Journal of Public Policy</w:t>
      </w:r>
      <w:r w:rsidRPr="00E631E5">
        <w:rPr>
          <w:sz w:val="24"/>
          <w:szCs w:val="24"/>
          <w:lang w:val="en-US"/>
        </w:rPr>
        <w:t>, vol. 18, no 3, p. 241‑263.</w:t>
      </w:r>
    </w:p>
    <w:p w14:paraId="38631CB5" w14:textId="0BE0D42A" w:rsidR="00E631E5" w:rsidRDefault="00E631E5" w:rsidP="00E631E5">
      <w:pPr>
        <w:pStyle w:val="Bibliographie"/>
        <w:rPr>
          <w:ins w:id="1445" w:author="Auteur"/>
          <w:sz w:val="24"/>
          <w:szCs w:val="24"/>
          <w:lang w:val="en-US"/>
        </w:rPr>
      </w:pPr>
      <w:r w:rsidRPr="00E631E5">
        <w:rPr>
          <w:sz w:val="24"/>
          <w:szCs w:val="24"/>
          <w:lang w:val="en-US"/>
        </w:rPr>
        <w:t xml:space="preserve">OECD (2025), </w:t>
      </w:r>
      <w:r w:rsidRPr="00E631E5">
        <w:rPr>
          <w:i/>
          <w:sz w:val="24"/>
          <w:szCs w:val="24"/>
          <w:lang w:val="en-US"/>
        </w:rPr>
        <w:t>Health at a Glance 2025</w:t>
      </w:r>
      <w:r w:rsidRPr="00E631E5">
        <w:rPr>
          <w:sz w:val="24"/>
          <w:szCs w:val="24"/>
          <w:lang w:val="en-US"/>
        </w:rPr>
        <w:t>, Paris, OECD Publishing.</w:t>
      </w:r>
      <w:ins w:id="1446" w:author="Auteur">
        <w:r w:rsidR="00F7393B">
          <w:rPr>
            <w:sz w:val="24"/>
            <w:szCs w:val="24"/>
            <w:lang w:val="en-US"/>
          </w:rPr>
          <w:t xml:space="preserve"> </w:t>
        </w:r>
      </w:ins>
    </w:p>
    <w:p w14:paraId="4C4C6C0E" w14:textId="1A86700B" w:rsidR="00F7393B" w:rsidRPr="00E32EF4" w:rsidRDefault="00F7393B">
      <w:pPr>
        <w:widowControl/>
        <w:autoSpaceDE/>
        <w:autoSpaceDN/>
        <w:ind w:left="480" w:hanging="480"/>
        <w:rPr>
          <w:ins w:id="1447" w:author="Auteur"/>
          <w:sz w:val="24"/>
          <w:szCs w:val="24"/>
          <w:lang w:val="en-US"/>
          <w:rPrChange w:id="1448" w:author="Auteur">
            <w:rPr>
              <w:ins w:id="1449" w:author="Auteur"/>
              <w:sz w:val="24"/>
              <w:szCs w:val="24"/>
            </w:rPr>
          </w:rPrChange>
        </w:rPr>
        <w:pPrChange w:id="1450" w:author="Auteur">
          <w:pPr>
            <w:widowControl/>
            <w:autoSpaceDE/>
            <w:autoSpaceDN/>
            <w:ind w:hanging="480"/>
          </w:pPr>
        </w:pPrChange>
      </w:pPr>
      <w:ins w:id="1451" w:author="Auteur">
        <w:r w:rsidRPr="00E32EF4">
          <w:rPr>
            <w:sz w:val="24"/>
            <w:szCs w:val="24"/>
            <w:lang w:val="en-US"/>
            <w:rPrChange w:id="1452" w:author="Auteur">
              <w:rPr>
                <w:sz w:val="24"/>
                <w:szCs w:val="24"/>
              </w:rPr>
            </w:rPrChange>
          </w:rPr>
          <w:t xml:space="preserve">Oesch, </w:t>
        </w:r>
        <w:r w:rsidRPr="00E32EF4">
          <w:rPr>
            <w:sz w:val="24"/>
            <w:szCs w:val="24"/>
            <w:lang w:val="en-US"/>
            <w:rPrChange w:id="1453" w:author="Auteur">
              <w:rPr>
                <w:sz w:val="24"/>
                <w:szCs w:val="24"/>
                <w:lang w:val="fr-CH"/>
              </w:rPr>
            </w:rPrChange>
          </w:rPr>
          <w:t>D</w:t>
        </w:r>
        <w:r w:rsidRPr="00E32EF4">
          <w:rPr>
            <w:sz w:val="24"/>
            <w:szCs w:val="24"/>
            <w:lang w:val="en-US"/>
            <w:rPrChange w:id="1454" w:author="Auteur">
              <w:rPr>
                <w:sz w:val="24"/>
                <w:szCs w:val="24"/>
              </w:rPr>
            </w:rPrChange>
          </w:rPr>
          <w:t xml:space="preserve">, et </w:t>
        </w:r>
        <w:r w:rsidRPr="00E32EF4">
          <w:rPr>
            <w:sz w:val="24"/>
            <w:szCs w:val="24"/>
            <w:lang w:val="en-US"/>
            <w:rPrChange w:id="1455" w:author="Auteur">
              <w:rPr>
                <w:sz w:val="24"/>
                <w:szCs w:val="24"/>
                <w:lang w:val="fr-CH"/>
              </w:rPr>
            </w:rPrChange>
          </w:rPr>
          <w:t>L.</w:t>
        </w:r>
        <w:r w:rsidRPr="00E32EF4">
          <w:rPr>
            <w:sz w:val="24"/>
            <w:szCs w:val="24"/>
            <w:lang w:val="en-US"/>
            <w:rPrChange w:id="1456" w:author="Auteur">
              <w:rPr>
                <w:sz w:val="24"/>
                <w:szCs w:val="24"/>
              </w:rPr>
            </w:rPrChange>
          </w:rPr>
          <w:t xml:space="preserve"> </w:t>
        </w:r>
        <w:proofErr w:type="spellStart"/>
        <w:r w:rsidRPr="00E32EF4">
          <w:rPr>
            <w:sz w:val="24"/>
            <w:szCs w:val="24"/>
            <w:lang w:val="en-US"/>
            <w:rPrChange w:id="1457" w:author="Auteur">
              <w:rPr>
                <w:sz w:val="24"/>
                <w:szCs w:val="24"/>
              </w:rPr>
            </w:rPrChange>
          </w:rPr>
          <w:t>Rennwald</w:t>
        </w:r>
        <w:proofErr w:type="spellEnd"/>
        <w:r w:rsidRPr="00E32EF4">
          <w:rPr>
            <w:sz w:val="24"/>
            <w:szCs w:val="24"/>
            <w:lang w:val="en-US"/>
            <w:rPrChange w:id="1458" w:author="Auteur">
              <w:rPr>
                <w:sz w:val="24"/>
                <w:szCs w:val="24"/>
                <w:lang w:val="fr-CH"/>
              </w:rPr>
            </w:rPrChange>
          </w:rPr>
          <w:t>,</w:t>
        </w:r>
        <w:r w:rsidRPr="00E32EF4">
          <w:rPr>
            <w:sz w:val="24"/>
            <w:szCs w:val="24"/>
            <w:lang w:val="en-US"/>
            <w:rPrChange w:id="1459" w:author="Auteur">
              <w:rPr>
                <w:sz w:val="24"/>
                <w:szCs w:val="24"/>
              </w:rPr>
            </w:rPrChange>
          </w:rPr>
          <w:t xml:space="preserve"> </w:t>
        </w:r>
        <w:r w:rsidRPr="00E32EF4">
          <w:rPr>
            <w:sz w:val="24"/>
            <w:szCs w:val="24"/>
            <w:lang w:val="en-US"/>
            <w:rPrChange w:id="1460" w:author="Auteur">
              <w:rPr>
                <w:sz w:val="24"/>
                <w:szCs w:val="24"/>
                <w:lang w:val="fr-CH"/>
              </w:rPr>
            </w:rPrChange>
          </w:rPr>
          <w:t>(</w:t>
        </w:r>
        <w:r w:rsidRPr="00E32EF4">
          <w:rPr>
            <w:sz w:val="24"/>
            <w:szCs w:val="24"/>
            <w:lang w:val="en-US"/>
            <w:rPrChange w:id="1461" w:author="Auteur">
              <w:rPr>
                <w:sz w:val="24"/>
                <w:szCs w:val="24"/>
              </w:rPr>
            </w:rPrChange>
          </w:rPr>
          <w:t>2018</w:t>
        </w:r>
        <w:r w:rsidRPr="00E32EF4">
          <w:rPr>
            <w:sz w:val="24"/>
            <w:szCs w:val="24"/>
            <w:lang w:val="en-US"/>
            <w:rPrChange w:id="1462" w:author="Auteur">
              <w:rPr>
                <w:sz w:val="24"/>
                <w:szCs w:val="24"/>
                <w:lang w:val="fr-CH"/>
              </w:rPr>
            </w:rPrChange>
          </w:rPr>
          <w:t>),</w:t>
        </w:r>
        <w:r w:rsidRPr="00E32EF4">
          <w:rPr>
            <w:sz w:val="24"/>
            <w:szCs w:val="24"/>
            <w:lang w:val="en-US"/>
            <w:rPrChange w:id="1463" w:author="Auteur">
              <w:rPr>
                <w:sz w:val="24"/>
                <w:szCs w:val="24"/>
              </w:rPr>
            </w:rPrChange>
          </w:rPr>
          <w:t xml:space="preserve"> « Electoral Competition in Europe’s New Tripolar Political Space: Class Voting for the Left, Centre-Right and Radical Right ». </w:t>
        </w:r>
        <w:r w:rsidRPr="00E32EF4">
          <w:rPr>
            <w:i/>
            <w:iCs/>
            <w:sz w:val="24"/>
            <w:szCs w:val="24"/>
            <w:lang w:val="en-US"/>
            <w:rPrChange w:id="1464" w:author="Auteur">
              <w:rPr>
                <w:i/>
                <w:iCs/>
                <w:sz w:val="24"/>
                <w:szCs w:val="24"/>
              </w:rPr>
            </w:rPrChange>
          </w:rPr>
          <w:t>European Journal of Political Research</w:t>
        </w:r>
        <w:r w:rsidRPr="00E32EF4">
          <w:rPr>
            <w:sz w:val="24"/>
            <w:szCs w:val="24"/>
            <w:lang w:val="en-US"/>
            <w:rPrChange w:id="1465" w:author="Auteur">
              <w:rPr>
                <w:sz w:val="24"/>
                <w:szCs w:val="24"/>
              </w:rPr>
            </w:rPrChange>
          </w:rPr>
          <w:t xml:space="preserve"> 57 (4): 783</w:t>
        </w:r>
        <w:r w:rsidRPr="00E32EF4">
          <w:rPr>
            <w:sz w:val="24"/>
            <w:szCs w:val="24"/>
            <w:lang w:val="en-US"/>
            <w:rPrChange w:id="1466" w:author="Auteur">
              <w:rPr>
                <w:sz w:val="24"/>
                <w:szCs w:val="24"/>
              </w:rPr>
            </w:rPrChange>
          </w:rPr>
          <w:noBreakHyphen/>
          <w:t xml:space="preserve">807. </w:t>
        </w:r>
        <w:r w:rsidRPr="00F7393B">
          <w:rPr>
            <w:sz w:val="24"/>
            <w:szCs w:val="24"/>
          </w:rPr>
          <w:fldChar w:fldCharType="begin"/>
        </w:r>
        <w:r w:rsidRPr="00E32EF4">
          <w:rPr>
            <w:sz w:val="24"/>
            <w:szCs w:val="24"/>
            <w:lang w:val="en-US"/>
            <w:rPrChange w:id="1467" w:author="Auteur">
              <w:rPr>
                <w:sz w:val="24"/>
                <w:szCs w:val="24"/>
              </w:rPr>
            </w:rPrChange>
          </w:rPr>
          <w:instrText>HYPERLINK "https://doi.org/10.1111/1475-6765.12259"</w:instrText>
        </w:r>
        <w:r w:rsidRPr="00F7393B">
          <w:rPr>
            <w:sz w:val="24"/>
            <w:szCs w:val="24"/>
          </w:rPr>
        </w:r>
        <w:r w:rsidRPr="00F7393B">
          <w:rPr>
            <w:sz w:val="24"/>
            <w:szCs w:val="24"/>
          </w:rPr>
          <w:fldChar w:fldCharType="separate"/>
        </w:r>
        <w:r w:rsidRPr="00E32EF4">
          <w:rPr>
            <w:color w:val="0000FF"/>
            <w:sz w:val="24"/>
            <w:szCs w:val="24"/>
            <w:u w:val="single"/>
            <w:lang w:val="en-US"/>
            <w:rPrChange w:id="1468" w:author="Auteur">
              <w:rPr>
                <w:color w:val="0000FF"/>
                <w:sz w:val="24"/>
                <w:szCs w:val="24"/>
                <w:u w:val="single"/>
              </w:rPr>
            </w:rPrChange>
          </w:rPr>
          <w:t>https://doi.org/10.1111/1475-6765.12259</w:t>
        </w:r>
        <w:r w:rsidRPr="00F7393B">
          <w:rPr>
            <w:sz w:val="24"/>
            <w:szCs w:val="24"/>
          </w:rPr>
          <w:fldChar w:fldCharType="end"/>
        </w:r>
        <w:r w:rsidRPr="00E32EF4">
          <w:rPr>
            <w:sz w:val="24"/>
            <w:szCs w:val="24"/>
            <w:lang w:val="en-US"/>
            <w:rPrChange w:id="1469" w:author="Auteur">
              <w:rPr>
                <w:sz w:val="24"/>
                <w:szCs w:val="24"/>
              </w:rPr>
            </w:rPrChange>
          </w:rPr>
          <w:t>.</w:t>
        </w:r>
      </w:ins>
    </w:p>
    <w:p w14:paraId="36C93F51" w14:textId="77777777" w:rsidR="00F7393B" w:rsidRDefault="00F7393B" w:rsidP="00F7393B">
      <w:pPr>
        <w:rPr>
          <w:ins w:id="1470" w:author="Auteur"/>
          <w:lang w:val="en-US"/>
        </w:rPr>
      </w:pPr>
    </w:p>
    <w:p w14:paraId="18B56675" w14:textId="77777777" w:rsidR="00F7393B" w:rsidRPr="00E32EF4" w:rsidRDefault="00F7393B">
      <w:pPr>
        <w:rPr>
          <w:lang w:val="en-US"/>
          <w:rPrChange w:id="1471" w:author="Auteur">
            <w:rPr>
              <w:sz w:val="24"/>
              <w:szCs w:val="24"/>
              <w:lang w:val="en-US"/>
            </w:rPr>
          </w:rPrChange>
        </w:rPr>
        <w:pPrChange w:id="1472" w:author="Auteur">
          <w:pPr>
            <w:pStyle w:val="Bibliographie"/>
          </w:pPr>
        </w:pPrChange>
      </w:pPr>
    </w:p>
    <w:p w14:paraId="4D512A3D" w14:textId="77777777" w:rsidR="00E631E5" w:rsidRPr="00E631E5" w:rsidRDefault="00E631E5" w:rsidP="00E631E5">
      <w:pPr>
        <w:pStyle w:val="Bibliographie"/>
        <w:rPr>
          <w:sz w:val="24"/>
          <w:szCs w:val="24"/>
          <w:lang w:val="en-US"/>
        </w:rPr>
      </w:pPr>
      <w:proofErr w:type="spellStart"/>
      <w:r w:rsidRPr="00E631E5">
        <w:rPr>
          <w:sz w:val="24"/>
          <w:szCs w:val="24"/>
          <w:lang w:val="en-US"/>
        </w:rPr>
        <w:t>Okma</w:t>
      </w:r>
      <w:proofErr w:type="spellEnd"/>
      <w:r w:rsidRPr="00E631E5">
        <w:rPr>
          <w:sz w:val="24"/>
          <w:szCs w:val="24"/>
          <w:lang w:val="en-US"/>
        </w:rPr>
        <w:t xml:space="preserve"> K.G.H. &amp; L. Crivelli (2013), « Swiss and Dutch consumer‑driven healthcare », </w:t>
      </w:r>
      <w:r w:rsidRPr="00E631E5">
        <w:rPr>
          <w:i/>
          <w:sz w:val="24"/>
          <w:szCs w:val="24"/>
          <w:lang w:val="en-US"/>
        </w:rPr>
        <w:t xml:space="preserve">Health </w:t>
      </w:r>
      <w:r w:rsidRPr="00E631E5">
        <w:rPr>
          <w:i/>
          <w:sz w:val="24"/>
          <w:szCs w:val="24"/>
          <w:lang w:val="en-US"/>
        </w:rPr>
        <w:lastRenderedPageBreak/>
        <w:t>Policy</w:t>
      </w:r>
      <w:r w:rsidRPr="00E631E5">
        <w:rPr>
          <w:sz w:val="24"/>
          <w:szCs w:val="24"/>
          <w:lang w:val="en-US"/>
        </w:rPr>
        <w:t>, vol. 109, no 2, p. 105‑112.</w:t>
      </w:r>
    </w:p>
    <w:p w14:paraId="3DCE41DF" w14:textId="77777777" w:rsidR="00E631E5" w:rsidRPr="00E631E5" w:rsidRDefault="00E631E5" w:rsidP="00E631E5">
      <w:pPr>
        <w:pStyle w:val="Bibliographie"/>
        <w:rPr>
          <w:sz w:val="24"/>
          <w:szCs w:val="24"/>
          <w:lang w:val="fr-CH"/>
        </w:rPr>
      </w:pPr>
      <w:r w:rsidRPr="00E631E5">
        <w:rPr>
          <w:sz w:val="24"/>
          <w:szCs w:val="24"/>
          <w:lang w:val="fr-CH"/>
        </w:rPr>
        <w:t xml:space="preserve">Pray N. (2026), </w:t>
      </w:r>
      <w:r w:rsidRPr="00E631E5">
        <w:rPr>
          <w:i/>
          <w:sz w:val="24"/>
          <w:szCs w:val="24"/>
          <w:lang w:val="fr-CH"/>
        </w:rPr>
        <w:t>En trente ans, la LAMal n’a atteint que deux de ses cinq objectifs</w:t>
      </w:r>
      <w:r w:rsidRPr="00E631E5">
        <w:rPr>
          <w:sz w:val="24"/>
          <w:szCs w:val="24"/>
          <w:lang w:val="fr-CH"/>
        </w:rPr>
        <w:t>, AGEFI.</w:t>
      </w:r>
    </w:p>
    <w:p w14:paraId="2CC1EE71" w14:textId="77777777" w:rsidR="00E631E5" w:rsidRPr="00E631E5" w:rsidRDefault="00E631E5" w:rsidP="00E631E5">
      <w:pPr>
        <w:pStyle w:val="Bibliographie"/>
        <w:rPr>
          <w:sz w:val="24"/>
          <w:szCs w:val="24"/>
          <w:lang w:val="fr-CH"/>
        </w:rPr>
      </w:pPr>
      <w:proofErr w:type="spellStart"/>
      <w:r w:rsidRPr="00E631E5">
        <w:rPr>
          <w:sz w:val="24"/>
          <w:szCs w:val="24"/>
          <w:lang w:val="fr-CH"/>
        </w:rPr>
        <w:t>ProSenectute</w:t>
      </w:r>
      <w:proofErr w:type="spellEnd"/>
      <w:r w:rsidRPr="00E631E5">
        <w:rPr>
          <w:sz w:val="24"/>
          <w:szCs w:val="24"/>
          <w:lang w:val="fr-CH"/>
        </w:rPr>
        <w:t xml:space="preserve"> (2022), </w:t>
      </w:r>
      <w:r w:rsidRPr="00E631E5">
        <w:rPr>
          <w:i/>
          <w:sz w:val="24"/>
          <w:szCs w:val="24"/>
          <w:lang w:val="fr-CH"/>
        </w:rPr>
        <w:t>Pauvreté des personnes âgées</w:t>
      </w:r>
      <w:r w:rsidRPr="00E631E5">
        <w:rPr>
          <w:sz w:val="24"/>
          <w:szCs w:val="24"/>
          <w:lang w:val="fr-CH"/>
        </w:rPr>
        <w:t xml:space="preserve">, </w:t>
      </w:r>
      <w:proofErr w:type="spellStart"/>
      <w:r w:rsidRPr="00E631E5">
        <w:rPr>
          <w:sz w:val="24"/>
          <w:szCs w:val="24"/>
          <w:lang w:val="fr-CH"/>
        </w:rPr>
        <w:t>ProSenectute</w:t>
      </w:r>
      <w:proofErr w:type="spellEnd"/>
      <w:r w:rsidRPr="00E631E5">
        <w:rPr>
          <w:sz w:val="24"/>
          <w:szCs w:val="24"/>
          <w:lang w:val="fr-CH"/>
        </w:rPr>
        <w:t>.</w:t>
      </w:r>
    </w:p>
    <w:p w14:paraId="26E52424" w14:textId="77777777" w:rsidR="00E631E5" w:rsidRPr="00E631E5" w:rsidRDefault="00E631E5" w:rsidP="00E631E5">
      <w:pPr>
        <w:pStyle w:val="Bibliographie"/>
        <w:rPr>
          <w:sz w:val="24"/>
          <w:szCs w:val="24"/>
          <w:lang w:val="fr-CH"/>
        </w:rPr>
      </w:pPr>
      <w:r w:rsidRPr="00E631E5">
        <w:rPr>
          <w:sz w:val="24"/>
          <w:szCs w:val="24"/>
          <w:lang w:val="fr-CH"/>
        </w:rPr>
        <w:t xml:space="preserve">Santésuisse (2023), </w:t>
      </w:r>
      <w:r w:rsidRPr="00E631E5">
        <w:rPr>
          <w:i/>
          <w:sz w:val="24"/>
          <w:szCs w:val="24"/>
          <w:lang w:val="fr-CH"/>
        </w:rPr>
        <w:t>Financement uniforme des prestations ambulatoires et stationnaires</w:t>
      </w:r>
      <w:r w:rsidRPr="00E631E5">
        <w:rPr>
          <w:sz w:val="24"/>
          <w:szCs w:val="24"/>
          <w:lang w:val="fr-CH"/>
        </w:rPr>
        <w:t xml:space="preserve">, </w:t>
      </w:r>
      <w:proofErr w:type="spellStart"/>
      <w:r w:rsidRPr="00E631E5">
        <w:rPr>
          <w:sz w:val="24"/>
          <w:szCs w:val="24"/>
          <w:lang w:val="fr-CH"/>
        </w:rPr>
        <w:t>SantéSuisse</w:t>
      </w:r>
      <w:proofErr w:type="spellEnd"/>
      <w:r w:rsidRPr="00E631E5">
        <w:rPr>
          <w:sz w:val="24"/>
          <w:szCs w:val="24"/>
          <w:lang w:val="fr-CH"/>
        </w:rPr>
        <w:t>.</w:t>
      </w:r>
    </w:p>
    <w:p w14:paraId="3FA850AB" w14:textId="77777777" w:rsidR="00E631E5" w:rsidRPr="00E631E5" w:rsidRDefault="00E631E5" w:rsidP="00E631E5">
      <w:pPr>
        <w:pStyle w:val="Bibliographie"/>
        <w:rPr>
          <w:sz w:val="24"/>
          <w:szCs w:val="24"/>
          <w:lang w:val="fr-CH"/>
        </w:rPr>
      </w:pPr>
      <w:r w:rsidRPr="00E631E5">
        <w:rPr>
          <w:sz w:val="24"/>
          <w:szCs w:val="24"/>
          <w:lang w:val="fr-CH"/>
        </w:rPr>
        <w:t xml:space="preserve">Sciarini P. (2023), </w:t>
      </w:r>
      <w:r w:rsidRPr="00E631E5">
        <w:rPr>
          <w:i/>
          <w:sz w:val="24"/>
          <w:szCs w:val="24"/>
          <w:lang w:val="fr-CH"/>
        </w:rPr>
        <w:t>Politique suisse : institutions, acteurs, processus</w:t>
      </w:r>
      <w:r w:rsidRPr="00E631E5">
        <w:rPr>
          <w:sz w:val="24"/>
          <w:szCs w:val="24"/>
          <w:lang w:val="fr-CH"/>
        </w:rPr>
        <w:t>, Lausanne, Presses polytechniques et universitaires romandes.</w:t>
      </w:r>
    </w:p>
    <w:p w14:paraId="372B96EC" w14:textId="77777777" w:rsidR="00E631E5" w:rsidRPr="00E631E5" w:rsidRDefault="00E631E5" w:rsidP="00E631E5">
      <w:pPr>
        <w:pStyle w:val="Bibliographie"/>
        <w:rPr>
          <w:sz w:val="24"/>
          <w:szCs w:val="24"/>
          <w:lang w:val="en-US"/>
        </w:rPr>
      </w:pPr>
      <w:r w:rsidRPr="00E631E5">
        <w:rPr>
          <w:sz w:val="24"/>
          <w:szCs w:val="24"/>
          <w:lang w:val="en-US"/>
        </w:rPr>
        <w:t xml:space="preserve">Selects (2025), </w:t>
      </w:r>
      <w:r w:rsidRPr="00E631E5">
        <w:rPr>
          <w:i/>
          <w:sz w:val="24"/>
          <w:szCs w:val="24"/>
          <w:lang w:val="en-US"/>
        </w:rPr>
        <w:t>Selects 2023 Panel Survey</w:t>
      </w:r>
      <w:r w:rsidRPr="00E631E5">
        <w:rPr>
          <w:sz w:val="24"/>
          <w:szCs w:val="24"/>
          <w:lang w:val="en-US"/>
        </w:rPr>
        <w:t>, FORS.</w:t>
      </w:r>
    </w:p>
    <w:p w14:paraId="1E49BDAB" w14:textId="17AABB3E" w:rsidR="00E631E5" w:rsidRPr="00E631E5" w:rsidRDefault="00E631E5" w:rsidP="00E631E5">
      <w:pPr>
        <w:pStyle w:val="Bibliographie"/>
        <w:rPr>
          <w:sz w:val="24"/>
          <w:szCs w:val="24"/>
          <w:lang w:val="en-US"/>
        </w:rPr>
      </w:pPr>
      <w:r w:rsidRPr="00E631E5">
        <w:rPr>
          <w:sz w:val="24"/>
          <w:szCs w:val="24"/>
          <w:lang w:val="en-US"/>
        </w:rPr>
        <w:t>Trampusch C. &amp; A. Mach (20</w:t>
      </w:r>
      <w:r>
        <w:rPr>
          <w:sz w:val="24"/>
          <w:szCs w:val="24"/>
          <w:lang w:val="en-US"/>
        </w:rPr>
        <w:t>1</w:t>
      </w:r>
      <w:r w:rsidRPr="00E631E5">
        <w:rPr>
          <w:sz w:val="24"/>
          <w:szCs w:val="24"/>
          <w:lang w:val="en-US"/>
        </w:rPr>
        <w:t xml:space="preserve">1), </w:t>
      </w:r>
      <w:r w:rsidRPr="00E631E5">
        <w:rPr>
          <w:i/>
          <w:sz w:val="24"/>
          <w:szCs w:val="24"/>
          <w:lang w:val="en-US"/>
        </w:rPr>
        <w:t>Switzerland in Europe</w:t>
      </w:r>
      <w:r w:rsidRPr="00E631E5">
        <w:rPr>
          <w:sz w:val="24"/>
          <w:szCs w:val="24"/>
          <w:lang w:val="en-US"/>
        </w:rPr>
        <w:t>, London, Taylor &amp; Francis.</w:t>
      </w:r>
    </w:p>
    <w:p w14:paraId="6623507B" w14:textId="77777777" w:rsidR="00E631E5" w:rsidRPr="00E631E5" w:rsidRDefault="00E631E5" w:rsidP="00E631E5">
      <w:pPr>
        <w:pStyle w:val="Bibliographie"/>
        <w:rPr>
          <w:sz w:val="24"/>
          <w:szCs w:val="24"/>
          <w:lang w:val="en-US"/>
        </w:rPr>
      </w:pPr>
      <w:proofErr w:type="spellStart"/>
      <w:r w:rsidRPr="00E631E5">
        <w:rPr>
          <w:sz w:val="24"/>
          <w:szCs w:val="24"/>
          <w:lang w:val="en-US"/>
        </w:rPr>
        <w:t>Trechsel</w:t>
      </w:r>
      <w:proofErr w:type="spellEnd"/>
      <w:r w:rsidRPr="00E631E5">
        <w:rPr>
          <w:sz w:val="24"/>
          <w:szCs w:val="24"/>
          <w:lang w:val="en-US"/>
        </w:rPr>
        <w:t xml:space="preserve"> A.H. &amp; H. </w:t>
      </w:r>
      <w:proofErr w:type="spellStart"/>
      <w:r w:rsidRPr="00E631E5">
        <w:rPr>
          <w:sz w:val="24"/>
          <w:szCs w:val="24"/>
          <w:lang w:val="en-US"/>
        </w:rPr>
        <w:t>Kriesi</w:t>
      </w:r>
      <w:proofErr w:type="spellEnd"/>
      <w:r w:rsidRPr="00E631E5">
        <w:rPr>
          <w:sz w:val="24"/>
          <w:szCs w:val="24"/>
          <w:lang w:val="en-US"/>
        </w:rPr>
        <w:t xml:space="preserve"> (eds) (2008), « Social Policy », in </w:t>
      </w:r>
      <w:r w:rsidRPr="00E631E5">
        <w:rPr>
          <w:i/>
          <w:sz w:val="24"/>
          <w:szCs w:val="24"/>
          <w:lang w:val="en-US"/>
        </w:rPr>
        <w:t>The Politics of Switzerland</w:t>
      </w:r>
      <w:r w:rsidRPr="00E631E5">
        <w:rPr>
          <w:sz w:val="24"/>
          <w:szCs w:val="24"/>
          <w:lang w:val="en-US"/>
        </w:rPr>
        <w:t>, Cambridge, Cambridge University Press.</w:t>
      </w:r>
    </w:p>
    <w:p w14:paraId="73D3755E" w14:textId="77777777" w:rsidR="00E631E5" w:rsidRPr="00E631E5" w:rsidRDefault="00E631E5" w:rsidP="00E631E5">
      <w:pPr>
        <w:pStyle w:val="Bibliographie"/>
        <w:rPr>
          <w:sz w:val="24"/>
          <w:szCs w:val="24"/>
          <w:lang w:val="en-US"/>
        </w:rPr>
      </w:pPr>
      <w:r w:rsidRPr="00E631E5">
        <w:rPr>
          <w:sz w:val="24"/>
          <w:szCs w:val="24"/>
          <w:lang w:val="en-US"/>
        </w:rPr>
        <w:t xml:space="preserve">Trein P., </w:t>
      </w:r>
      <w:proofErr w:type="spellStart"/>
      <w:r w:rsidRPr="00E631E5">
        <w:rPr>
          <w:sz w:val="24"/>
          <w:szCs w:val="24"/>
          <w:lang w:val="en-US"/>
        </w:rPr>
        <w:t>Rüefli</w:t>
      </w:r>
      <w:proofErr w:type="spellEnd"/>
      <w:r w:rsidRPr="00E631E5">
        <w:rPr>
          <w:sz w:val="24"/>
          <w:szCs w:val="24"/>
          <w:lang w:val="en-US"/>
        </w:rPr>
        <w:t xml:space="preserve"> C. &amp; A. Vatter (2023), « Health Policy », in </w:t>
      </w:r>
      <w:r w:rsidRPr="00E631E5">
        <w:rPr>
          <w:i/>
          <w:sz w:val="24"/>
          <w:szCs w:val="24"/>
          <w:lang w:val="en-US"/>
        </w:rPr>
        <w:t>The Oxford Handbook of Swiss Politics</w:t>
      </w:r>
      <w:r w:rsidRPr="00E631E5">
        <w:rPr>
          <w:sz w:val="24"/>
          <w:szCs w:val="24"/>
          <w:lang w:val="en-US"/>
        </w:rPr>
        <w:t>, Oxford University Press.</w:t>
      </w:r>
    </w:p>
    <w:p w14:paraId="124A8C90" w14:textId="77777777" w:rsidR="00E631E5" w:rsidRPr="00E631E5" w:rsidRDefault="00E631E5" w:rsidP="00E631E5">
      <w:pPr>
        <w:pStyle w:val="Bibliographie"/>
        <w:rPr>
          <w:sz w:val="24"/>
          <w:szCs w:val="24"/>
          <w:lang w:val="en-US"/>
        </w:rPr>
      </w:pPr>
      <w:r w:rsidRPr="00E631E5">
        <w:rPr>
          <w:sz w:val="24"/>
          <w:szCs w:val="24"/>
          <w:lang w:val="en-US"/>
        </w:rPr>
        <w:t xml:space="preserve">Trein P. (2025), « Democracy and health insurance reform in Switzerland », </w:t>
      </w:r>
      <w:r w:rsidRPr="00E631E5">
        <w:rPr>
          <w:i/>
          <w:sz w:val="24"/>
          <w:szCs w:val="24"/>
          <w:lang w:val="en-US"/>
        </w:rPr>
        <w:t xml:space="preserve">Revue </w:t>
      </w:r>
      <w:proofErr w:type="spellStart"/>
      <w:r w:rsidRPr="00E631E5">
        <w:rPr>
          <w:i/>
          <w:sz w:val="24"/>
          <w:szCs w:val="24"/>
          <w:lang w:val="en-US"/>
        </w:rPr>
        <w:t>médicale</w:t>
      </w:r>
      <w:proofErr w:type="spellEnd"/>
      <w:r w:rsidRPr="00E631E5">
        <w:rPr>
          <w:i/>
          <w:sz w:val="24"/>
          <w:szCs w:val="24"/>
          <w:lang w:val="en-US"/>
        </w:rPr>
        <w:t xml:space="preserve"> </w:t>
      </w:r>
      <w:proofErr w:type="spellStart"/>
      <w:r w:rsidRPr="00E631E5">
        <w:rPr>
          <w:i/>
          <w:sz w:val="24"/>
          <w:szCs w:val="24"/>
          <w:lang w:val="en-US"/>
        </w:rPr>
        <w:t>suisse</w:t>
      </w:r>
      <w:proofErr w:type="spellEnd"/>
      <w:r w:rsidRPr="00E631E5">
        <w:rPr>
          <w:sz w:val="24"/>
          <w:szCs w:val="24"/>
          <w:lang w:val="en-US"/>
        </w:rPr>
        <w:t>, vol. 21, no 912.</w:t>
      </w:r>
    </w:p>
    <w:p w14:paraId="50FF3C10" w14:textId="77777777" w:rsidR="00E631E5" w:rsidRPr="00E631E5" w:rsidRDefault="00E631E5" w:rsidP="00E631E5">
      <w:pPr>
        <w:pStyle w:val="Bibliographie"/>
        <w:rPr>
          <w:sz w:val="24"/>
          <w:szCs w:val="24"/>
          <w:lang w:val="fr-CH"/>
        </w:rPr>
      </w:pPr>
      <w:r w:rsidRPr="00E631E5">
        <w:rPr>
          <w:sz w:val="24"/>
          <w:szCs w:val="24"/>
          <w:lang w:val="fr-CH"/>
        </w:rPr>
        <w:t xml:space="preserve">UBS (2025), </w:t>
      </w:r>
      <w:r w:rsidRPr="00E631E5">
        <w:rPr>
          <w:i/>
          <w:sz w:val="24"/>
          <w:szCs w:val="24"/>
          <w:lang w:val="fr-CH"/>
        </w:rPr>
        <w:t>Baromètre des préoccupations UBS 2025</w:t>
      </w:r>
      <w:r w:rsidRPr="00E631E5">
        <w:rPr>
          <w:sz w:val="24"/>
          <w:szCs w:val="24"/>
          <w:lang w:val="fr-CH"/>
        </w:rPr>
        <w:t>, UBS.</w:t>
      </w:r>
    </w:p>
    <w:p w14:paraId="6AB02427" w14:textId="77777777" w:rsidR="00E631E5" w:rsidRPr="00E631E5" w:rsidRDefault="00E631E5" w:rsidP="00E631E5">
      <w:pPr>
        <w:pStyle w:val="Bibliographie"/>
        <w:rPr>
          <w:sz w:val="24"/>
          <w:szCs w:val="24"/>
          <w:lang w:val="fr-CH"/>
        </w:rPr>
      </w:pPr>
      <w:r w:rsidRPr="00E631E5">
        <w:rPr>
          <w:sz w:val="24"/>
          <w:szCs w:val="24"/>
          <w:lang w:val="fr-CH"/>
        </w:rPr>
        <w:t xml:space="preserve">Wille N. &amp; Y. Gilli (2022), « Les primes augmentent plus que les coûts », </w:t>
      </w:r>
      <w:r w:rsidRPr="00E631E5">
        <w:rPr>
          <w:i/>
          <w:sz w:val="24"/>
          <w:szCs w:val="24"/>
          <w:lang w:val="fr-CH"/>
        </w:rPr>
        <w:t>Bulletin des médecins suisses</w:t>
      </w:r>
      <w:r w:rsidRPr="00E631E5">
        <w:rPr>
          <w:sz w:val="24"/>
          <w:szCs w:val="24"/>
          <w:lang w:val="fr-CH"/>
        </w:rPr>
        <w:t>, vol. 103, no 21‑22, p. 702‑704.</w:t>
      </w:r>
    </w:p>
    <w:p w14:paraId="1713596F" w14:textId="4BC1A2C4" w:rsidR="000C4F72" w:rsidRPr="00E4231E" w:rsidRDefault="000C4F72" w:rsidP="00E631E5">
      <w:pPr>
        <w:pStyle w:val="Bibliographie"/>
        <w:rPr>
          <w:sz w:val="24"/>
          <w:szCs w:val="24"/>
          <w:lang w:val="fr-CH"/>
        </w:rPr>
      </w:pPr>
    </w:p>
    <w:sectPr w:rsidR="000C4F72" w:rsidRPr="00E4231E">
      <w:pgSz w:w="11910" w:h="16840"/>
      <w:pgMar w:top="1200" w:right="1275" w:bottom="1100" w:left="1275" w:header="0" w:footer="9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9D71A" w14:textId="77777777" w:rsidR="00B006E4" w:rsidRDefault="00B006E4">
      <w:r>
        <w:separator/>
      </w:r>
    </w:p>
  </w:endnote>
  <w:endnote w:type="continuationSeparator" w:id="0">
    <w:p w14:paraId="3E558C90" w14:textId="77777777" w:rsidR="00B006E4" w:rsidRDefault="00B00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B17E" w14:textId="7FA7C906" w:rsidR="008725D2" w:rsidRDefault="008725D2">
    <w:pPr>
      <w:pStyle w:val="Corpsdetexte"/>
      <w:spacing w:before="0" w:line="14" w:lineRule="auto"/>
      <w:ind w:left="0"/>
      <w:jc w:val="lef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1A5A3" w14:textId="6F99F062" w:rsidR="00517522" w:rsidRDefault="00517522">
    <w:pPr>
      <w:pStyle w:val="Corpsdetexte"/>
      <w:spacing w:before="0"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84769" w14:textId="77777777" w:rsidR="00B006E4" w:rsidRDefault="00B006E4">
      <w:r>
        <w:separator/>
      </w:r>
    </w:p>
  </w:footnote>
  <w:footnote w:type="continuationSeparator" w:id="0">
    <w:p w14:paraId="4469CE40" w14:textId="77777777" w:rsidR="00B006E4" w:rsidRDefault="00B006E4">
      <w:r>
        <w:continuationSeparator/>
      </w:r>
    </w:p>
  </w:footnote>
  <w:footnote w:id="1">
    <w:p w14:paraId="42C3A2AE" w14:textId="7BD7BF61" w:rsidR="00394C49" w:rsidRPr="00394C49" w:rsidDel="00761042" w:rsidRDefault="00394C49">
      <w:pPr>
        <w:pStyle w:val="Notedebasdepage"/>
        <w:rPr>
          <w:del w:id="30" w:author="Auteur"/>
          <w:lang w:val="fr-CH"/>
        </w:rPr>
      </w:pPr>
      <w:del w:id="31" w:author="Auteur">
        <w:r w:rsidDel="00761042">
          <w:rPr>
            <w:rStyle w:val="Appelnotedebasdep"/>
          </w:rPr>
          <w:footnoteRef/>
        </w:r>
        <w:r w:rsidDel="00761042">
          <w:delText xml:space="preserve"> </w:delText>
        </w:r>
        <w:r w:rsidDel="00761042">
          <w:rPr>
            <w:w w:val="105"/>
          </w:rPr>
          <w:delText>La</w:delText>
        </w:r>
        <w:r w:rsidDel="00761042">
          <w:rPr>
            <w:spacing w:val="-14"/>
            <w:w w:val="105"/>
          </w:rPr>
          <w:delText xml:space="preserve"> </w:delText>
        </w:r>
        <w:r w:rsidDel="00761042">
          <w:rPr>
            <w:w w:val="105"/>
          </w:rPr>
          <w:delText>répartition</w:delText>
        </w:r>
        <w:r w:rsidDel="00761042">
          <w:rPr>
            <w:spacing w:val="-13"/>
            <w:w w:val="105"/>
          </w:rPr>
          <w:delText xml:space="preserve"> </w:delText>
        </w:r>
        <w:r w:rsidDel="00761042">
          <w:rPr>
            <w:w w:val="105"/>
          </w:rPr>
          <w:delText>des</w:delText>
        </w:r>
        <w:r w:rsidDel="00761042">
          <w:rPr>
            <w:spacing w:val="-13"/>
            <w:w w:val="105"/>
          </w:rPr>
          <w:delText xml:space="preserve"> </w:delText>
        </w:r>
        <w:r w:rsidDel="00761042">
          <w:rPr>
            <w:w w:val="105"/>
          </w:rPr>
          <w:delText>dépenses</w:delText>
        </w:r>
        <w:r w:rsidDel="00761042">
          <w:rPr>
            <w:spacing w:val="-13"/>
            <w:w w:val="105"/>
          </w:rPr>
          <w:delText xml:space="preserve"> </w:delText>
        </w:r>
        <w:r w:rsidDel="00761042">
          <w:rPr>
            <w:w w:val="105"/>
          </w:rPr>
          <w:delText>publiques</w:delText>
        </w:r>
        <w:r w:rsidDel="00761042">
          <w:rPr>
            <w:spacing w:val="-13"/>
            <w:w w:val="105"/>
          </w:rPr>
          <w:delText xml:space="preserve"> </w:delText>
        </w:r>
        <w:r w:rsidDel="00761042">
          <w:rPr>
            <w:w w:val="105"/>
          </w:rPr>
          <w:delText>pour</w:delText>
        </w:r>
        <w:r w:rsidDel="00761042">
          <w:rPr>
            <w:spacing w:val="-13"/>
            <w:w w:val="105"/>
          </w:rPr>
          <w:delText xml:space="preserve"> </w:delText>
        </w:r>
        <w:r w:rsidDel="00761042">
          <w:rPr>
            <w:w w:val="105"/>
          </w:rPr>
          <w:delText>la</w:delText>
        </w:r>
        <w:r w:rsidDel="00761042">
          <w:rPr>
            <w:spacing w:val="-13"/>
            <w:w w:val="105"/>
          </w:rPr>
          <w:delText xml:space="preserve"> </w:delText>
        </w:r>
        <w:r w:rsidDel="00761042">
          <w:rPr>
            <w:w w:val="105"/>
          </w:rPr>
          <w:delText>protection</w:delText>
        </w:r>
        <w:r w:rsidDel="00761042">
          <w:rPr>
            <w:spacing w:val="-13"/>
            <w:w w:val="105"/>
          </w:rPr>
          <w:delText xml:space="preserve"> </w:delText>
        </w:r>
        <w:r w:rsidDel="00761042">
          <w:rPr>
            <w:w w:val="105"/>
          </w:rPr>
          <w:delText>sociale</w:delText>
        </w:r>
        <w:r w:rsidDel="00761042">
          <w:rPr>
            <w:spacing w:val="-14"/>
            <w:w w:val="105"/>
          </w:rPr>
          <w:delText xml:space="preserve"> </w:delText>
        </w:r>
        <w:r w:rsidR="00E65767" w:rsidDel="00761042">
          <w:rPr>
            <w:w w:val="105"/>
          </w:rPr>
          <w:delText>est de</w:delText>
        </w:r>
        <w:r w:rsidDel="00761042">
          <w:rPr>
            <w:spacing w:val="-13"/>
            <w:w w:val="105"/>
          </w:rPr>
          <w:delText xml:space="preserve"> </w:delText>
        </w:r>
        <w:r w:rsidDel="00761042">
          <w:rPr>
            <w:w w:val="105"/>
          </w:rPr>
          <w:delText>respectivement</w:delText>
        </w:r>
        <w:r w:rsidDel="00761042">
          <w:rPr>
            <w:spacing w:val="-13"/>
            <w:w w:val="105"/>
          </w:rPr>
          <w:delText xml:space="preserve"> </w:delText>
        </w:r>
        <w:r w:rsidDel="00761042">
          <w:rPr>
            <w:w w:val="105"/>
          </w:rPr>
          <w:delText>de</w:delText>
        </w:r>
        <w:r w:rsidDel="00761042">
          <w:rPr>
            <w:spacing w:val="-13"/>
            <w:w w:val="105"/>
          </w:rPr>
          <w:delText xml:space="preserve"> </w:delText>
        </w:r>
        <w:r w:rsidDel="00761042">
          <w:rPr>
            <w:w w:val="105"/>
          </w:rPr>
          <w:delText>47%</w:delText>
        </w:r>
        <w:r w:rsidDel="00761042">
          <w:rPr>
            <w:spacing w:val="-13"/>
            <w:w w:val="105"/>
          </w:rPr>
          <w:delText xml:space="preserve"> </w:delText>
        </w:r>
        <w:r w:rsidDel="00761042">
          <w:rPr>
            <w:w w:val="105"/>
          </w:rPr>
          <w:delText>pour</w:delText>
        </w:r>
        <w:r w:rsidDel="00761042">
          <w:rPr>
            <w:spacing w:val="-13"/>
            <w:w w:val="105"/>
          </w:rPr>
          <w:delText xml:space="preserve"> </w:delText>
        </w:r>
        <w:r w:rsidDel="00761042">
          <w:rPr>
            <w:w w:val="105"/>
          </w:rPr>
          <w:delText>la</w:delText>
        </w:r>
        <w:r w:rsidDel="00761042">
          <w:rPr>
            <w:spacing w:val="-13"/>
            <w:w w:val="105"/>
          </w:rPr>
          <w:delText xml:space="preserve"> </w:delText>
        </w:r>
        <w:r w:rsidDel="00761042">
          <w:rPr>
            <w:w w:val="105"/>
          </w:rPr>
          <w:delText>Confédération,</w:delText>
        </w:r>
        <w:r w:rsidDel="00761042">
          <w:rPr>
            <w:spacing w:val="-8"/>
            <w:w w:val="105"/>
          </w:rPr>
          <w:delText xml:space="preserve"> </w:delText>
        </w:r>
        <w:r w:rsidDel="00761042">
          <w:rPr>
            <w:w w:val="105"/>
          </w:rPr>
          <w:delText>36%</w:delText>
        </w:r>
        <w:r w:rsidDel="00761042">
          <w:rPr>
            <w:spacing w:val="-8"/>
            <w:w w:val="105"/>
          </w:rPr>
          <w:delText xml:space="preserve"> </w:delText>
        </w:r>
        <w:r w:rsidDel="00761042">
          <w:rPr>
            <w:w w:val="105"/>
          </w:rPr>
          <w:delText>pour</w:delText>
        </w:r>
        <w:r w:rsidDel="00761042">
          <w:rPr>
            <w:spacing w:val="-8"/>
            <w:w w:val="105"/>
          </w:rPr>
          <w:delText xml:space="preserve"> </w:delText>
        </w:r>
        <w:r w:rsidDel="00761042">
          <w:rPr>
            <w:w w:val="105"/>
          </w:rPr>
          <w:delText>les</w:delText>
        </w:r>
        <w:r w:rsidDel="00761042">
          <w:rPr>
            <w:spacing w:val="-8"/>
            <w:w w:val="105"/>
          </w:rPr>
          <w:delText xml:space="preserve"> </w:delText>
        </w:r>
        <w:r w:rsidDel="00761042">
          <w:rPr>
            <w:w w:val="105"/>
          </w:rPr>
          <w:delText>cantons</w:delText>
        </w:r>
        <w:r w:rsidDel="00761042">
          <w:rPr>
            <w:spacing w:val="-8"/>
            <w:w w:val="105"/>
          </w:rPr>
          <w:delText xml:space="preserve"> </w:delText>
        </w:r>
        <w:r w:rsidDel="00761042">
          <w:rPr>
            <w:w w:val="105"/>
          </w:rPr>
          <w:delText>et</w:delText>
        </w:r>
        <w:r w:rsidDel="00761042">
          <w:rPr>
            <w:spacing w:val="-8"/>
            <w:w w:val="105"/>
          </w:rPr>
          <w:delText xml:space="preserve"> </w:delText>
        </w:r>
        <w:r w:rsidDel="00761042">
          <w:rPr>
            <w:w w:val="105"/>
          </w:rPr>
          <w:delText>17%</w:delText>
        </w:r>
        <w:r w:rsidDel="00761042">
          <w:rPr>
            <w:spacing w:val="-8"/>
            <w:w w:val="105"/>
          </w:rPr>
          <w:delText xml:space="preserve"> </w:delText>
        </w:r>
        <w:r w:rsidDel="00761042">
          <w:rPr>
            <w:w w:val="105"/>
          </w:rPr>
          <w:delText>pour</w:delText>
        </w:r>
        <w:r w:rsidDel="00761042">
          <w:rPr>
            <w:spacing w:val="-8"/>
            <w:w w:val="105"/>
          </w:rPr>
          <w:delText xml:space="preserve"> </w:delText>
        </w:r>
        <w:r w:rsidDel="00761042">
          <w:rPr>
            <w:w w:val="105"/>
          </w:rPr>
          <w:delText>les</w:delText>
        </w:r>
        <w:r w:rsidDel="00761042">
          <w:rPr>
            <w:spacing w:val="-8"/>
            <w:w w:val="105"/>
          </w:rPr>
          <w:delText xml:space="preserve"> </w:delText>
        </w:r>
        <w:r w:rsidDel="00761042">
          <w:rPr>
            <w:w w:val="105"/>
          </w:rPr>
          <w:delText>communes</w:delText>
        </w:r>
        <w:r w:rsidR="00D86723" w:rsidDel="00761042">
          <w:rPr>
            <w:w w:val="105"/>
          </w:rPr>
          <w:delText xml:space="preserve"> </w:delText>
        </w:r>
        <w:r w:rsidR="00D86723" w:rsidDel="00761042">
          <w:rPr>
            <w:w w:val="105"/>
          </w:rPr>
          <w:fldChar w:fldCharType="begin"/>
        </w:r>
        <w:r w:rsidR="00E568D0" w:rsidDel="00761042">
          <w:rPr>
            <w:w w:val="105"/>
          </w:rPr>
          <w:delInstrText xml:space="preserve"> ADDIN ZOTERO_ITEM CSL_CITATION {"citationID":"5GEJ8D0O","properties":{"formattedCitation":"(Sciarini 2023)","plainCitation":"(Sciarini 2023)","dontUpdate":true,"noteIndex":1},"citationItems":[{"id":5499,"uris":["http://zotero.org/groups/6347865/items/MJLBY9BX"],"itemData":{"id":5499,"type":"book","abstract":"Autrefois réputé pour sa grande stabilité, le système politique suisse a connu de profondes transformations au cours des trois dernières décennies. Ce livre se fait l’écho de ces changements, au travers d’un état des lieux complet et transdisciplinaire des connaissances sur la politique suisse en ce début de 21e siècle.\n\nIl traite tour à tour des institutions fondamentales (fédéralisme, neutralité, démocratie directe), des acteurs politiques étatiques (gouvernement, Parlement) et non étatiques (partis politiques, groupes d’intérêt), des processus de prise de décision, ainsi que des arcanes et des détenteurs du pouvoir. L’auteur adopte une approche résolument comparative et situe la politique suisse dans son environnement international et européen.\n\nD’une grande clarté, cet ouvrage vient pallier le manque d’un ouvrage de synthèse sur la politique suisse en langue française. Il s’adresse aux chercheuses et chercheurs et aux étudiantes et étudiants en sciences sociales et politiques, et plus généralement au public averti intéressé par la politique suisse.","citation-key":"sciariniPolitiqueSuisseInstitutions2023","ISBN":"978-2-88914-532-","publisher":"Presses polytechniques et universitaires romandes","publisher-place":"Lausanne","title":"Politique suisse - Institutions, acteurs, processus","title-short":"Politique suisse - Institutions, acteurs, processus - Pascal Sciarini (EAN13","URL":"https://www.epflpress.org/produit/1421/9782889155279/politique-suisse","author":[{"family":"Sciarini","given":"Pascal"}],"accessed":{"date-parts":[["2023",7,21]]},"issued":{"date-parts":[["2023"]]}}}],"schema":"https://github.com/citation-style-language/schema/raw/master/csl-citation.json"} </w:delInstrText>
        </w:r>
        <w:r w:rsidR="00D86723" w:rsidDel="00761042">
          <w:rPr>
            <w:w w:val="105"/>
          </w:rPr>
          <w:fldChar w:fldCharType="separate"/>
        </w:r>
        <w:r w:rsidR="00D86723" w:rsidRPr="00D86723" w:rsidDel="00761042">
          <w:delText>(Sciarini</w:delText>
        </w:r>
        <w:r w:rsidR="00D86723" w:rsidDel="00761042">
          <w:delText>,</w:delText>
        </w:r>
        <w:r w:rsidR="00D86723" w:rsidRPr="00D86723" w:rsidDel="00761042">
          <w:delText xml:space="preserve"> 2023</w:delText>
        </w:r>
        <w:r w:rsidR="00D86723" w:rsidDel="00761042">
          <w:delText>, p.40</w:delText>
        </w:r>
        <w:r w:rsidR="00D86723" w:rsidRPr="00D86723" w:rsidDel="00761042">
          <w:delText>)</w:delText>
        </w:r>
        <w:r w:rsidR="00D86723" w:rsidDel="00761042">
          <w:rPr>
            <w:w w:val="105"/>
          </w:rPr>
          <w:fldChar w:fldCharType="end"/>
        </w:r>
        <w:r w:rsidDel="00761042">
          <w:delText>.</w:delText>
        </w:r>
      </w:del>
    </w:p>
  </w:footnote>
  <w:footnote w:id="2">
    <w:p w14:paraId="41031AB2" w14:textId="4A9D770A" w:rsidR="00C94057" w:rsidRPr="00C94057" w:rsidDel="00972D0A" w:rsidRDefault="00C94057">
      <w:pPr>
        <w:pStyle w:val="Notedebasdepage"/>
        <w:rPr>
          <w:del w:id="87" w:author="Auteur"/>
          <w:lang w:val="fr-CH"/>
        </w:rPr>
      </w:pPr>
      <w:del w:id="88" w:author="Auteur">
        <w:r w:rsidDel="00972D0A">
          <w:rPr>
            <w:rStyle w:val="Appelnotedebasdep"/>
          </w:rPr>
          <w:footnoteRef/>
        </w:r>
        <w:r w:rsidDel="00972D0A">
          <w:delText xml:space="preserve"> </w:delText>
        </w:r>
        <w:r w:rsidRPr="00C94057" w:rsidDel="00972D0A">
          <w:delText xml:space="preserve">Pour une présentation détaillée du concept de bloc social en économie politique, voir Amable </w:delText>
        </w:r>
        <w:r w:rsidR="00934A59" w:rsidDel="00972D0A">
          <w:delText>&amp;</w:delText>
        </w:r>
        <w:r w:rsidRPr="00C94057" w:rsidDel="00972D0A">
          <w:delText xml:space="preserve"> Palombarini</w:delText>
        </w:r>
        <w:r w:rsidR="00934A59" w:rsidDel="00972D0A">
          <w:delText xml:space="preserve"> </w:delText>
        </w:r>
        <w:r w:rsidR="00934A59" w:rsidDel="00972D0A">
          <w:fldChar w:fldCharType="begin"/>
        </w:r>
        <w:r w:rsidR="00E568D0" w:rsidDel="00972D0A">
          <w:delInstrText xml:space="preserve"> ADDIN ZOTERO_ITEM CSL_CITATION {"citationID":"tjW4KfrE","properties":{"formattedCitation":"(2025)","plainCitation":"(2025)","noteIndex":2},"citationItems":[{"id":5947,"uris":["http://zotero.org/groups/6347865/items/6QPNHZUB"],"itemData":{"id":5947,"type":"article-journal","citation-key":"amableRetourConceptBloc2025","container-title":"Revue de l'OFCE","issue":"2025/3","title":"Retour sur le concept de bloc social en économie politique","volume":"190","author":[{"family":"Amable","given":"Bruno"},{"family":"Palombarini","given":"Stefano"}],"issued":{"date-parts":[["2025"]]}},"suppress-author":true}],"schema":"https://github.com/citation-style-language/schema/raw/master/csl-citation.json"} </w:delInstrText>
        </w:r>
        <w:r w:rsidR="00934A59" w:rsidDel="00972D0A">
          <w:fldChar w:fldCharType="separate"/>
        </w:r>
        <w:r w:rsidR="00934A59" w:rsidRPr="00934A59" w:rsidDel="00972D0A">
          <w:delText>(2025)</w:delText>
        </w:r>
        <w:r w:rsidR="00934A59" w:rsidDel="00972D0A">
          <w:fldChar w:fldCharType="end"/>
        </w:r>
        <w:r w:rsidRPr="00C94057" w:rsidDel="00972D0A">
          <w:delText>. Il est aussi important de ne pas confondre les groupes socio-politiques avec les groupes socio-écono- miques, qui sont des groupes d’individus partageant des caractéristiques socio-démographiques similaires (âge, niveau de revenu, éducation etc.).</w:delText>
        </w:r>
      </w:del>
    </w:p>
  </w:footnote>
  <w:footnote w:id="3">
    <w:p w14:paraId="5351E8DE" w14:textId="0C789434" w:rsidR="00972D0A" w:rsidRPr="00C94057" w:rsidRDefault="00972D0A" w:rsidP="00972D0A">
      <w:pPr>
        <w:pStyle w:val="Notedebasdepage"/>
        <w:rPr>
          <w:ins w:id="110" w:author="Auteur"/>
          <w:lang w:val="fr-CH"/>
        </w:rPr>
      </w:pPr>
      <w:ins w:id="111" w:author="Auteur">
        <w:r>
          <w:rPr>
            <w:rStyle w:val="Appelnotedebasdep"/>
          </w:rPr>
          <w:footnoteRef/>
        </w:r>
        <w:r>
          <w:t xml:space="preserve"> </w:t>
        </w:r>
        <w:r w:rsidRPr="00C94057">
          <w:t xml:space="preserve">Pour une présentation détaillée du concept de bloc social en économie politique, voir Amable </w:t>
        </w:r>
        <w:r>
          <w:t>&amp;</w:t>
        </w:r>
        <w:r w:rsidRPr="00C94057">
          <w:t xml:space="preserve"> </w:t>
        </w:r>
        <w:r w:rsidRPr="00C94057">
          <w:t>Palombarini</w:t>
        </w:r>
        <w:r>
          <w:t xml:space="preserve"> </w:t>
        </w:r>
        <w:r>
          <w:fldChar w:fldCharType="begin"/>
        </w:r>
      </w:ins>
      <w:r w:rsidR="007450B8">
        <w:instrText xml:space="preserve"> ADDIN ZOTERO_ITEM CSL_CITATION {"citationID":"tjW4KfrE","properties":{"formattedCitation":"(2025)","plainCitation":"(2025)","noteIndex":3},"citationItems":[{"id":5399,"uris":["http://zotero.org/groups/6347865/items/6QPNHZUB"],"itemData":{"id":5399,"type":"article-journal","citation-key":"amableRetourConceptBloc2025","container-title":"Revue de l'OFCE","issue":"2025/3","title":"Retour sur le concept de bloc social en économie politique","volume":"190","author":[{"family":"Amable","given":"Bruno"},{"family":"Palombarini","given":"Stefano"}],"issued":{"date-parts":[["2025"]]}},"suppress-author":true}],"schema":"https://github.com/citation-style-language/schema/raw/master/csl-citation.json"} </w:instrText>
      </w:r>
      <w:ins w:id="112" w:author="Auteur">
        <w:r>
          <w:fldChar w:fldCharType="separate"/>
        </w:r>
        <w:r w:rsidRPr="00934A59">
          <w:t>(2025)</w:t>
        </w:r>
        <w:r>
          <w:fldChar w:fldCharType="end"/>
        </w:r>
        <w:r w:rsidRPr="00C94057">
          <w:t>. Il est important de ne pas confondre les groupes socio-politiques avec les groupes socio-économiques, qui sont des groupes d’individus partageant des caractéristiques socio-démographiques similaires (âge, niveau de revenu, éducation</w:t>
        </w:r>
        <w:r w:rsidR="007C1AA4">
          <w:t>, classe sociale</w:t>
        </w:r>
        <w:r w:rsidRPr="00C94057">
          <w:t xml:space="preserve"> etc.).</w:t>
        </w:r>
      </w:ins>
    </w:p>
  </w:footnote>
  <w:footnote w:id="4">
    <w:p w14:paraId="0DE0C4B5" w14:textId="091CBF24" w:rsidR="006F088D" w:rsidRPr="006F088D" w:rsidDel="001C7004" w:rsidRDefault="006F088D">
      <w:pPr>
        <w:pStyle w:val="Notedebasdepage"/>
        <w:rPr>
          <w:del w:id="239" w:author="Auteur"/>
          <w:lang w:val="fr-CH"/>
        </w:rPr>
      </w:pPr>
      <w:del w:id="240" w:author="Auteur">
        <w:r w:rsidDel="001C7004">
          <w:rPr>
            <w:rStyle w:val="Appelnotedebasdep"/>
          </w:rPr>
          <w:footnoteRef/>
        </w:r>
        <w:r w:rsidDel="001C7004">
          <w:delText xml:space="preserve"> </w:delText>
        </w:r>
        <w:r w:rsidRPr="006F088D" w:rsidDel="001C7004">
          <w:delText>(« Initiative populaire fédérale 'pour une assurance-maladie financièrement supportable (Initiative des caisses-maladie)' » 2026)</w:delText>
        </w:r>
        <w:r w:rsidDel="001C7004">
          <w:delText>.</w:delText>
        </w:r>
      </w:del>
    </w:p>
  </w:footnote>
  <w:footnote w:id="5">
    <w:p w14:paraId="204ECAA5" w14:textId="04085CCD" w:rsidR="00D637FB" w:rsidRPr="00D637FB" w:rsidRDefault="00D637FB">
      <w:pPr>
        <w:pStyle w:val="Notedebasdepage"/>
        <w:rPr>
          <w:lang w:val="fr-CH"/>
        </w:rPr>
      </w:pPr>
      <w:r>
        <w:rPr>
          <w:rStyle w:val="Appelnotedebasdep"/>
        </w:rPr>
        <w:footnoteRef/>
      </w:r>
      <w:r>
        <w:t xml:space="preserve"> </w:t>
      </w:r>
      <w:r w:rsidRPr="00D637FB">
        <w:t xml:space="preserve">Cela signifie que les assurances peuvent tirer des profits de </w:t>
      </w:r>
      <w:del w:id="256" w:author="Auteur">
        <w:r w:rsidRPr="00D637FB" w:rsidDel="00824E93">
          <w:delText xml:space="preserve">ses </w:delText>
        </w:r>
      </w:del>
      <w:ins w:id="257" w:author="Auteur">
        <w:r w:rsidR="00824E93">
          <w:t>leurs</w:t>
        </w:r>
        <w:r w:rsidR="00824E93" w:rsidRPr="00D637FB">
          <w:t xml:space="preserve"> </w:t>
        </w:r>
      </w:ins>
      <w:r w:rsidRPr="00D637FB">
        <w:t>activités non régulées par la LAMal comme les assurances complémentaires.</w:t>
      </w:r>
    </w:p>
  </w:footnote>
  <w:footnote w:id="6">
    <w:p w14:paraId="1147C94C" w14:textId="0597D53E" w:rsidR="00694A18" w:rsidRPr="00694A18" w:rsidRDefault="00694A18">
      <w:pPr>
        <w:pStyle w:val="Notedebasdepage"/>
        <w:jc w:val="both"/>
        <w:pPrChange w:id="367" w:author="Auteur">
          <w:pPr>
            <w:pStyle w:val="Notedebasdepage"/>
          </w:pPr>
        </w:pPrChange>
      </w:pPr>
      <w:ins w:id="368" w:author="Auteur">
        <w:r>
          <w:rPr>
            <w:rStyle w:val="Appelnotedebasdep"/>
          </w:rPr>
          <w:footnoteRef/>
        </w:r>
        <w:r>
          <w:t xml:space="preserve"> </w:t>
        </w:r>
        <w:r w:rsidRPr="00694A18">
          <w:t>Il convient de noter la réforme récente « EFAS » pour un financement uniforme des prestations ambulatoires et stationnaire, qui est souvent décrite comme « l’une des plus importantes du système de santé suisse depuis l’introduction de la LAMal en 1996 » (Grandchamp &amp; Spycher, 2024, p. 2). Acceptée en votation en novembre 2024, elle propose une clé de répartition unique pour tout type de prestation (26.9% pour les cantons, 73.1% pour les assurés), tout en donnant davantage de pouvoir aux caisses-maladie en leur déléguant les contributions en provenance des recettes cantonales. Alors que les partisans d’EFAS promettent que la réforme pourrait alléger l’augmentation des coûts et des primes, une étude de Santésuisse avertit qu’avec l’inclusion des soins à la charge de la LAMal dans la réforme, « les prestations nettes des assureurs-maladie et des payeurs de primes seront plus élevées que si nous maintenons le système actuellement en vigueur. » (Santésuisse, 2023, p.10). Une étude d’</w:t>
        </w:r>
        <w:r w:rsidRPr="00694A18">
          <w:t>Unisanté conclut quant à elle qu’il est difficile de prévoir si cette réforme aura un impact réel positif sur les problèmes structurels des coûts de la santé ainsi que sur l’évolution des primes (Grandchamp &amp; Spycher 2024). Il est donc difficile d’imaginer qu’EFAS résoudra à long terme l’objectif de frein à l’augmentation des coûts de la santé et des</w:t>
        </w:r>
        <w:r>
          <w:t xml:space="preserve"> primes fixées par la LAMal.</w:t>
        </w:r>
      </w:ins>
    </w:p>
  </w:footnote>
  <w:footnote w:id="7">
    <w:p w14:paraId="026CEB73" w14:textId="6A251009" w:rsidR="00D241ED" w:rsidRPr="00E32EF4" w:rsidRDefault="00D241ED">
      <w:pPr>
        <w:pStyle w:val="Notedebasdepage"/>
        <w:rPr>
          <w:lang w:val="fr-CH"/>
          <w:rPrChange w:id="679" w:author="Auteur">
            <w:rPr/>
          </w:rPrChange>
        </w:rPr>
      </w:pPr>
      <w:ins w:id="680" w:author="Auteur">
        <w:r>
          <w:rPr>
            <w:rStyle w:val="Appelnotedebasdep"/>
          </w:rPr>
          <w:footnoteRef/>
        </w:r>
        <w:r>
          <w:t xml:space="preserve"> </w:t>
        </w:r>
        <w:r>
          <w:rPr>
            <w:lang w:val="fr-CH"/>
          </w:rPr>
          <w:t>Les enquêtes Vox so</w:t>
        </w:r>
        <w:r w:rsidR="002D63AC">
          <w:rPr>
            <w:lang w:val="fr-CH"/>
          </w:rPr>
          <w:t xml:space="preserve">nt des enquêtes post-votations conduites par l’institut GFS Bern auprès des citoyens suisses après chaque votation fédérale. Il est important de noter que la population visée est l’ensemble des citoyens suisses en âge de voter, et pas seulement les </w:t>
        </w:r>
        <w:del w:id="681" w:author="Auteur">
          <w:r w:rsidR="002D63AC" w:rsidDel="00C97A57">
            <w:rPr>
              <w:lang w:val="fr-CH"/>
            </w:rPr>
            <w:delText>votants</w:delText>
          </w:r>
        </w:del>
        <w:r w:rsidR="00C97A57">
          <w:rPr>
            <w:lang w:val="fr-CH"/>
          </w:rPr>
          <w:t>personnes ayant voté</w:t>
        </w:r>
        <w:r w:rsidR="002D63AC">
          <w:rPr>
            <w:lang w:val="fr-CH"/>
          </w:rPr>
          <w:t>.</w:t>
        </w:r>
        <w:r w:rsidR="00E03723">
          <w:rPr>
            <w:lang w:val="fr-CH"/>
          </w:rPr>
          <w:t xml:space="preserve"> Les 8 variables analysées </w:t>
        </w:r>
        <w:del w:id="682" w:author="Auteur">
          <w:r w:rsidR="00E03723" w:rsidDel="00C97A57">
            <w:rPr>
              <w:lang w:val="fr-CH"/>
            </w:rPr>
            <w:delText>répondaient à</w:delText>
          </w:r>
        </w:del>
        <w:r w:rsidR="00C97A57">
          <w:rPr>
            <w:lang w:val="fr-CH"/>
          </w:rPr>
          <w:t>proviennent de</w:t>
        </w:r>
        <w:r w:rsidR="00E03723">
          <w:rPr>
            <w:lang w:val="fr-CH"/>
          </w:rPr>
          <w:t xml:space="preserve"> la question suivante : « </w:t>
        </w:r>
        <w:r w:rsidR="00E03723" w:rsidRPr="00E03723">
          <w:rPr>
            <w:lang w:val="fr-CH"/>
          </w:rPr>
          <w:t>Le financement du système de santé entraîne différentes conséquences. Veuillez indiquer si vous êtes d'accord avec les différentes mesures visant à garantir le financement du système de santé</w:t>
        </w:r>
        <w:r w:rsidR="00E03723">
          <w:rPr>
            <w:lang w:val="fr-CH"/>
          </w:rPr>
          <w:t xml:space="preserve"> »</w:t>
        </w:r>
        <w:r w:rsidR="00C97A57">
          <w:rPr>
            <w:lang w:val="fr-CH"/>
          </w:rPr>
          <w:t xml:space="preserve"> (Longchamps et al., 2024)</w:t>
        </w:r>
        <w:r w:rsidR="00E03723">
          <w:rPr>
            <w:lang w:val="fr-CH"/>
          </w:rPr>
          <w:t>.</w:t>
        </w:r>
      </w:ins>
    </w:p>
  </w:footnote>
  <w:footnote w:id="8">
    <w:p w14:paraId="7CE8C9CA" w14:textId="4A686FCF" w:rsidR="00E03723" w:rsidRPr="00E03723" w:rsidRDefault="00E03723">
      <w:pPr>
        <w:pStyle w:val="Notedebasdepage"/>
      </w:pPr>
      <w:ins w:id="711" w:author="Auteur">
        <w:r>
          <w:rPr>
            <w:rStyle w:val="Appelnotedebasdep"/>
          </w:rPr>
          <w:footnoteRef/>
        </w:r>
        <w:r>
          <w:t xml:space="preserve"> </w:t>
        </w:r>
        <w:r w:rsidR="00440427">
          <w:t xml:space="preserve">Le modèle à 7 clusters a été retenu car il est celui minimisant le critère d’information de Bayes. </w:t>
        </w:r>
        <w:r w:rsidR="00DB1CCB">
          <w:t>Pour une présentation plus détaillée de la méthode d’ACL dans le cadre de l’approche néoréaliste, voir Amable (2021) ou Güney (2026).</w:t>
        </w:r>
      </w:ins>
    </w:p>
  </w:footnote>
  <w:footnote w:id="9">
    <w:p w14:paraId="1CB09320" w14:textId="17A01B5A" w:rsidR="00DB2EFA" w:rsidRPr="00E32EF4" w:rsidRDefault="00DB2EFA">
      <w:pPr>
        <w:pStyle w:val="Notedebasdepage"/>
        <w:jc w:val="both"/>
        <w:rPr>
          <w:lang w:val="fr-CH"/>
          <w:rPrChange w:id="819" w:author="Auteur">
            <w:rPr/>
          </w:rPrChange>
        </w:rPr>
        <w:pPrChange w:id="820" w:author="Auteur">
          <w:pPr>
            <w:pStyle w:val="Notedebasdepage"/>
          </w:pPr>
        </w:pPrChange>
      </w:pPr>
      <w:ins w:id="821" w:author="Auteur">
        <w:r>
          <w:rPr>
            <w:rStyle w:val="Appelnotedebasdep"/>
          </w:rPr>
          <w:footnoteRef/>
        </w:r>
        <w:r>
          <w:t xml:space="preserve"> </w:t>
        </w:r>
        <w:r>
          <w:rPr>
            <w:lang w:val="fr-CH"/>
          </w:rPr>
          <w:t>En ACL, cette méthode est connue sous le nom des variables « inactives »</w:t>
        </w:r>
        <w:r w:rsidR="00B55A02">
          <w:rPr>
            <w:lang w:val="fr-CH"/>
          </w:rPr>
          <w:t xml:space="preserve"> (Güney</w:t>
        </w:r>
        <w:r w:rsidR="00E43471">
          <w:rPr>
            <w:lang w:val="fr-CH"/>
          </w:rPr>
          <w:t>,</w:t>
        </w:r>
        <w:r w:rsidR="00B55A02">
          <w:rPr>
            <w:lang w:val="fr-CH"/>
          </w:rPr>
          <w:t xml:space="preserve"> 2026)</w:t>
        </w:r>
        <w:r>
          <w:rPr>
            <w:lang w:val="fr-CH"/>
          </w:rPr>
          <w:t xml:space="preserve">. Les variables inactives </w:t>
        </w:r>
        <w:r w:rsidR="00E167CF">
          <w:rPr>
            <w:lang w:val="fr-CH"/>
          </w:rPr>
          <w:t>considérées</w:t>
        </w:r>
        <w:del w:id="822" w:author="Auteur">
          <w:r w:rsidDel="00E167CF">
            <w:rPr>
              <w:lang w:val="fr-CH"/>
            </w:rPr>
            <w:delText>retenues</w:delText>
          </w:r>
        </w:del>
        <w:r>
          <w:rPr>
            <w:lang w:val="fr-CH"/>
          </w:rPr>
          <w:t xml:space="preserve"> </w:t>
        </w:r>
        <w:r w:rsidR="00420381">
          <w:rPr>
            <w:lang w:val="fr-CH"/>
          </w:rPr>
          <w:t>comprennent par exemple</w:t>
        </w:r>
        <w:r>
          <w:rPr>
            <w:lang w:val="fr-CH"/>
          </w:rPr>
          <w:t xml:space="preserve"> décile de revenu brut total du ménage, le plus haut niveau d’éducation atteint par le répondant, le genre, l’âge, la langue, le canton de résidence, l’</w:t>
        </w:r>
        <w:r>
          <w:rPr>
            <w:lang w:val="fr-CH"/>
          </w:rPr>
          <w:t xml:space="preserve">auto-positionnement politique gauche-droite sur une échelle de 0 à 10, ainsi que le parti politique duquel le répondant se sent le plus proche. </w:t>
        </w:r>
        <w:r w:rsidR="00420381" w:rsidRPr="00420381">
          <w:rPr>
            <w:lang w:val="fr-CH"/>
          </w:rPr>
          <w:t>Compte tenu du volume</w:t>
        </w:r>
        <w:r w:rsidR="00420381">
          <w:rPr>
            <w:lang w:val="fr-CH"/>
          </w:rPr>
          <w:t xml:space="preserve"> important</w:t>
        </w:r>
        <w:r w:rsidR="00420381" w:rsidRPr="00420381">
          <w:rPr>
            <w:lang w:val="fr-CH"/>
          </w:rPr>
          <w:t xml:space="preserve"> des résultats</w:t>
        </w:r>
        <w:r w:rsidR="00420381">
          <w:rPr>
            <w:lang w:val="fr-CH"/>
          </w:rPr>
          <w:t xml:space="preserve"> des tableaux croisés</w:t>
        </w:r>
        <w:r w:rsidR="00420381" w:rsidRPr="00420381">
          <w:rPr>
            <w:lang w:val="fr-CH"/>
          </w:rPr>
          <w:t>, ceux-ci ne sont pas présentés ici, mais sont disponibles sur demande.</w:t>
        </w:r>
      </w:ins>
    </w:p>
  </w:footnote>
  <w:footnote w:id="10">
    <w:p w14:paraId="12489E92" w14:textId="6D7EA856" w:rsidR="009B3959" w:rsidRPr="009B3959" w:rsidDel="00E568D0" w:rsidRDefault="009B3959">
      <w:pPr>
        <w:pStyle w:val="Notedebasdepage"/>
        <w:rPr>
          <w:del w:id="1150" w:author="Auteur"/>
          <w:lang w:val="fr-CH"/>
        </w:rPr>
      </w:pPr>
      <w:del w:id="1151" w:author="Auteur">
        <w:r w:rsidDel="00E568D0">
          <w:rPr>
            <w:rStyle w:val="Appelnotedebasdep"/>
          </w:rPr>
          <w:footnoteRef/>
        </w:r>
        <w:r w:rsidDel="00E568D0">
          <w:delText xml:space="preserve"> </w:delText>
        </w:r>
        <w:r w:rsidRPr="009B3959" w:rsidDel="00E568D0">
          <w:delText>La variable d’opinion sur l’augmentation de la franchise minimale de l’assurance-maladie de base est construite sur une échelle Likert de 1 (fortement contre) à 5 (fortement pour). Nous avons créé une variable dichotomique pour les deux premières catégories (fortement contre et contre). Pour le choix du vote pour l’initiative d’allègement des primes, nous avons dichotomisé en binarisant le vote en faveur de l’initiative. Plus de détail disponible en annexe.</w:delText>
        </w:r>
      </w:del>
    </w:p>
  </w:footnote>
  <w:footnote w:id="11">
    <w:p w14:paraId="5E83E60E" w14:textId="7B417EFF" w:rsidR="007D1543" w:rsidRPr="007D1543" w:rsidDel="00E568D0" w:rsidRDefault="007D1543">
      <w:pPr>
        <w:pStyle w:val="Notedebasdepage"/>
        <w:rPr>
          <w:del w:id="1246" w:author="Auteur"/>
          <w:lang w:val="fr-CH"/>
        </w:rPr>
      </w:pPr>
      <w:del w:id="1247" w:author="Auteur">
        <w:r w:rsidDel="00E568D0">
          <w:rPr>
            <w:rStyle w:val="Appelnotedebasdep"/>
          </w:rPr>
          <w:footnoteRef/>
        </w:r>
        <w:r w:rsidDel="00E568D0">
          <w:delText xml:space="preserve"> </w:delText>
        </w:r>
        <w:r w:rsidRPr="007D1543" w:rsidDel="00E568D0">
          <w:delText>Ces effets marginaux et contrastes ont été calculés avec la fonction avg_slopes() du package marginaleffects de R (Arel-Bundock et al. 2025).</w:delText>
        </w:r>
      </w:del>
    </w:p>
  </w:footnote>
  <w:footnote w:id="12">
    <w:p w14:paraId="4B404E12" w14:textId="25903A36" w:rsidR="007D1543" w:rsidRPr="007D1543" w:rsidRDefault="007D1543">
      <w:pPr>
        <w:pStyle w:val="Notedebasdepage"/>
        <w:rPr>
          <w:lang w:val="fr-CH"/>
        </w:rPr>
      </w:pPr>
      <w:r>
        <w:rPr>
          <w:rStyle w:val="Appelnotedebasdep"/>
        </w:rPr>
        <w:footnoteRef/>
      </w:r>
      <w:r>
        <w:t xml:space="preserve"> </w:t>
      </w:r>
      <w:r w:rsidRPr="007D1543">
        <w:t>Les primes standards sont les primes payées par les adultes ayant opté pour la franchise minimale de 300 francs avec une couverture accident.</w:t>
      </w:r>
      <w:ins w:id="1338" w:author="Auteur">
        <w:r w:rsidR="00CB72A5">
          <w:t xml:space="preserve"> L’initiative pour l’allègement des primes, lancée par le Parti Socialiste Suisse, proposait de plafonner le montant des primes à un maximum de 10% du revenu.</w:t>
        </w:r>
      </w:ins>
    </w:p>
  </w:footnote>
  <w:footnote w:id="13">
    <w:p w14:paraId="34C0829B" w14:textId="33976CCE" w:rsidR="005474DB" w:rsidRPr="005474DB" w:rsidDel="00E010A9" w:rsidRDefault="005474DB">
      <w:pPr>
        <w:pStyle w:val="Notedebasdepage"/>
        <w:rPr>
          <w:del w:id="1381" w:author="Auteur"/>
          <w:lang w:val="fr-CH"/>
        </w:rPr>
      </w:pPr>
      <w:del w:id="1382" w:author="Auteur">
        <w:r w:rsidDel="00E010A9">
          <w:rPr>
            <w:rStyle w:val="Appelnotedebasdep"/>
          </w:rPr>
          <w:footnoteRef/>
        </w:r>
        <w:r w:rsidDel="00E010A9">
          <w:delText xml:space="preserve"> </w:delText>
        </w:r>
        <w:r w:rsidRPr="005474DB" w:rsidDel="00E010A9">
          <w:delText>Voire l’enquête de ProSenectute sur la précarité des personnes âgées en Suisse</w:delText>
        </w:r>
        <w:r w:rsidR="00735E06" w:rsidDel="00E010A9">
          <w:delText xml:space="preserve"> </w:delText>
        </w:r>
        <w:r w:rsidR="00735E06" w:rsidDel="00E010A9">
          <w:fldChar w:fldCharType="begin"/>
        </w:r>
        <w:r w:rsidR="00F7393B" w:rsidDel="00E010A9">
          <w:delInstrText xml:space="preserve"> ADDIN ZOTERO_ITEM CSL_CITATION {"citationID":"qFJHnZR7","properties":{"formattedCitation":"(ProSenectute 2022)","plainCitation":"(ProSenectute 2022)","dontUpdate":true,"noteIndex":13},"citationItems":[{"id":5995,"uris":["http://zotero.org/groups/6347865/items/Z68F45VA"],"itemData":{"id":5995,"type":"document","citation-key":"prosenectutePauvretePersonnesAgees2022","publisher":"ProSenectute","title":"Pauvreté des personnes âgées","URL":"https://www.prosenectute.ch/fr/infos/finances/pauvrete-agees.html","author":[{"literal":"ProSenectute"}],"issued":{"date-parts":[["2022"]]}}}],"schema":"https://github.com/citation-style-language/schema/raw/master/csl-citation.json"} </w:delInstrText>
        </w:r>
        <w:r w:rsidR="00735E06" w:rsidDel="00E010A9">
          <w:fldChar w:fldCharType="separate"/>
        </w:r>
        <w:r w:rsidR="00735E06" w:rsidRPr="00735E06" w:rsidDel="00E010A9">
          <w:delText xml:space="preserve">ProSenectute </w:delText>
        </w:r>
        <w:r w:rsidR="00735E06" w:rsidDel="00E010A9">
          <w:delText>(</w:delText>
        </w:r>
        <w:r w:rsidR="00735E06" w:rsidRPr="00735E06" w:rsidDel="00E010A9">
          <w:delText>2022)</w:delText>
        </w:r>
        <w:r w:rsidR="00735E06" w:rsidDel="00E010A9">
          <w:fldChar w:fldCharType="end"/>
        </w:r>
        <w:r w:rsidRPr="005474DB" w:rsidDel="00E010A9">
          <w:delText>.</w:delText>
        </w:r>
      </w:del>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BA8"/>
    <w:multiLevelType w:val="hybridMultilevel"/>
    <w:tmpl w:val="9E7C735E"/>
    <w:lvl w:ilvl="0" w:tplc="D19E56B4">
      <w:start w:val="4"/>
      <w:numFmt w:val="decimal"/>
      <w:lvlText w:val="%1."/>
      <w:lvlJc w:val="left"/>
      <w:pPr>
        <w:ind w:left="502" w:hanging="360"/>
      </w:pPr>
      <w:rPr>
        <w:rFonts w:hint="default"/>
      </w:rPr>
    </w:lvl>
    <w:lvl w:ilvl="1" w:tplc="100C0019" w:tentative="1">
      <w:start w:val="1"/>
      <w:numFmt w:val="lowerLetter"/>
      <w:lvlText w:val="%2."/>
      <w:lvlJc w:val="left"/>
      <w:pPr>
        <w:ind w:left="1222" w:hanging="360"/>
      </w:pPr>
    </w:lvl>
    <w:lvl w:ilvl="2" w:tplc="100C001B" w:tentative="1">
      <w:start w:val="1"/>
      <w:numFmt w:val="lowerRoman"/>
      <w:lvlText w:val="%3."/>
      <w:lvlJc w:val="right"/>
      <w:pPr>
        <w:ind w:left="1942" w:hanging="180"/>
      </w:pPr>
    </w:lvl>
    <w:lvl w:ilvl="3" w:tplc="100C000F" w:tentative="1">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1" w15:restartNumberingAfterBreak="0">
    <w:nsid w:val="348E76D1"/>
    <w:multiLevelType w:val="hybridMultilevel"/>
    <w:tmpl w:val="7FAEA000"/>
    <w:lvl w:ilvl="0" w:tplc="C994AA6C">
      <w:start w:val="1"/>
      <w:numFmt w:val="decimal"/>
      <w:lvlText w:val="%1."/>
      <w:lvlJc w:val="left"/>
      <w:pPr>
        <w:ind w:left="502" w:hanging="360"/>
      </w:pPr>
      <w:rPr>
        <w:rFonts w:hint="default"/>
      </w:rPr>
    </w:lvl>
    <w:lvl w:ilvl="1" w:tplc="100C0019" w:tentative="1">
      <w:start w:val="1"/>
      <w:numFmt w:val="lowerLetter"/>
      <w:lvlText w:val="%2."/>
      <w:lvlJc w:val="left"/>
      <w:pPr>
        <w:ind w:left="1222" w:hanging="360"/>
      </w:pPr>
    </w:lvl>
    <w:lvl w:ilvl="2" w:tplc="100C001B" w:tentative="1">
      <w:start w:val="1"/>
      <w:numFmt w:val="lowerRoman"/>
      <w:lvlText w:val="%3."/>
      <w:lvlJc w:val="right"/>
      <w:pPr>
        <w:ind w:left="1942" w:hanging="180"/>
      </w:pPr>
    </w:lvl>
    <w:lvl w:ilvl="3" w:tplc="100C000F" w:tentative="1">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2" w15:restartNumberingAfterBreak="0">
    <w:nsid w:val="5DE574E6"/>
    <w:multiLevelType w:val="multilevel"/>
    <w:tmpl w:val="B6C09270"/>
    <w:lvl w:ilvl="0">
      <w:start w:val="1"/>
      <w:numFmt w:val="decimal"/>
      <w:lvlText w:val="%1."/>
      <w:lvlJc w:val="left"/>
      <w:pPr>
        <w:ind w:left="862" w:hanging="360"/>
      </w:p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942" w:hanging="144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662" w:hanging="2160"/>
      </w:pPr>
      <w:rPr>
        <w:rFonts w:hint="default"/>
      </w:rPr>
    </w:lvl>
    <w:lvl w:ilvl="8">
      <w:start w:val="1"/>
      <w:numFmt w:val="decimal"/>
      <w:isLgl/>
      <w:lvlText w:val="%1.%2.%3.%4.%5.%6.%7.%8.%9"/>
      <w:lvlJc w:val="left"/>
      <w:pPr>
        <w:ind w:left="2662" w:hanging="2160"/>
      </w:pPr>
      <w:rPr>
        <w:rFonts w:hint="default"/>
      </w:rPr>
    </w:lvl>
  </w:abstractNum>
  <w:num w:numId="1" w16cid:durableId="1096947595">
    <w:abstractNumId w:val="1"/>
  </w:num>
  <w:num w:numId="2" w16cid:durableId="1059131231">
    <w:abstractNumId w:val="2"/>
  </w:num>
  <w:num w:numId="3" w16cid:durableId="45032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5D2"/>
    <w:rsid w:val="0001402C"/>
    <w:rsid w:val="0003186E"/>
    <w:rsid w:val="00032F3E"/>
    <w:rsid w:val="0003301C"/>
    <w:rsid w:val="0003316F"/>
    <w:rsid w:val="00035F59"/>
    <w:rsid w:val="00036A35"/>
    <w:rsid w:val="00046209"/>
    <w:rsid w:val="00047777"/>
    <w:rsid w:val="00060E89"/>
    <w:rsid w:val="00062E6A"/>
    <w:rsid w:val="0006304B"/>
    <w:rsid w:val="00077F0A"/>
    <w:rsid w:val="00083787"/>
    <w:rsid w:val="000A153E"/>
    <w:rsid w:val="000B5B42"/>
    <w:rsid w:val="000C4F72"/>
    <w:rsid w:val="000D20C1"/>
    <w:rsid w:val="000D429B"/>
    <w:rsid w:val="000D5647"/>
    <w:rsid w:val="000F3FA9"/>
    <w:rsid w:val="00100200"/>
    <w:rsid w:val="00112147"/>
    <w:rsid w:val="00115281"/>
    <w:rsid w:val="001240AE"/>
    <w:rsid w:val="00127543"/>
    <w:rsid w:val="00132A50"/>
    <w:rsid w:val="001452A8"/>
    <w:rsid w:val="001459A0"/>
    <w:rsid w:val="0015069E"/>
    <w:rsid w:val="00156329"/>
    <w:rsid w:val="00156CA4"/>
    <w:rsid w:val="00157BD3"/>
    <w:rsid w:val="00171312"/>
    <w:rsid w:val="00181217"/>
    <w:rsid w:val="00181924"/>
    <w:rsid w:val="00185D77"/>
    <w:rsid w:val="0019130F"/>
    <w:rsid w:val="001A5360"/>
    <w:rsid w:val="001A67C2"/>
    <w:rsid w:val="001B7859"/>
    <w:rsid w:val="001B7DC7"/>
    <w:rsid w:val="001C56B8"/>
    <w:rsid w:val="001C7004"/>
    <w:rsid w:val="001D1A0B"/>
    <w:rsid w:val="001E2848"/>
    <w:rsid w:val="001F0BB1"/>
    <w:rsid w:val="001F58DF"/>
    <w:rsid w:val="001F5A16"/>
    <w:rsid w:val="001F7F4A"/>
    <w:rsid w:val="002005BD"/>
    <w:rsid w:val="00203BB0"/>
    <w:rsid w:val="00206F97"/>
    <w:rsid w:val="002102A6"/>
    <w:rsid w:val="0021197B"/>
    <w:rsid w:val="00214B13"/>
    <w:rsid w:val="00215F40"/>
    <w:rsid w:val="00220423"/>
    <w:rsid w:val="00237F75"/>
    <w:rsid w:val="00240AFF"/>
    <w:rsid w:val="00244F6F"/>
    <w:rsid w:val="00263105"/>
    <w:rsid w:val="0026551D"/>
    <w:rsid w:val="00270DCA"/>
    <w:rsid w:val="00287B4F"/>
    <w:rsid w:val="00290784"/>
    <w:rsid w:val="00296F1F"/>
    <w:rsid w:val="002C3D67"/>
    <w:rsid w:val="002C442C"/>
    <w:rsid w:val="002D63AC"/>
    <w:rsid w:val="002E612A"/>
    <w:rsid w:val="002F2C38"/>
    <w:rsid w:val="00313E60"/>
    <w:rsid w:val="00317764"/>
    <w:rsid w:val="00332FBD"/>
    <w:rsid w:val="00347138"/>
    <w:rsid w:val="003704ED"/>
    <w:rsid w:val="00372A75"/>
    <w:rsid w:val="00377597"/>
    <w:rsid w:val="00394C49"/>
    <w:rsid w:val="003A3B15"/>
    <w:rsid w:val="003A4BAB"/>
    <w:rsid w:val="003C5AD3"/>
    <w:rsid w:val="003D5E8B"/>
    <w:rsid w:val="003D73D8"/>
    <w:rsid w:val="003E2429"/>
    <w:rsid w:val="00404EFC"/>
    <w:rsid w:val="00407B4B"/>
    <w:rsid w:val="00416598"/>
    <w:rsid w:val="00420381"/>
    <w:rsid w:val="00440427"/>
    <w:rsid w:val="0045430C"/>
    <w:rsid w:val="00462126"/>
    <w:rsid w:val="0047138E"/>
    <w:rsid w:val="004727F2"/>
    <w:rsid w:val="00487ECF"/>
    <w:rsid w:val="0049203F"/>
    <w:rsid w:val="00492A2A"/>
    <w:rsid w:val="00496D89"/>
    <w:rsid w:val="004A585A"/>
    <w:rsid w:val="004C1556"/>
    <w:rsid w:val="004F3363"/>
    <w:rsid w:val="0050418E"/>
    <w:rsid w:val="00504EAB"/>
    <w:rsid w:val="005114BF"/>
    <w:rsid w:val="00512764"/>
    <w:rsid w:val="00517522"/>
    <w:rsid w:val="0054435B"/>
    <w:rsid w:val="0054662E"/>
    <w:rsid w:val="005474DB"/>
    <w:rsid w:val="0055114C"/>
    <w:rsid w:val="005622B1"/>
    <w:rsid w:val="00565F91"/>
    <w:rsid w:val="005710FB"/>
    <w:rsid w:val="00571179"/>
    <w:rsid w:val="00581CE7"/>
    <w:rsid w:val="0058578E"/>
    <w:rsid w:val="00586540"/>
    <w:rsid w:val="00590E9C"/>
    <w:rsid w:val="00593FC1"/>
    <w:rsid w:val="005B5D5F"/>
    <w:rsid w:val="005B6231"/>
    <w:rsid w:val="005B6866"/>
    <w:rsid w:val="005D0B38"/>
    <w:rsid w:val="005E07DC"/>
    <w:rsid w:val="005E089C"/>
    <w:rsid w:val="00606FF8"/>
    <w:rsid w:val="00612D60"/>
    <w:rsid w:val="006160F4"/>
    <w:rsid w:val="0062202E"/>
    <w:rsid w:val="006275C3"/>
    <w:rsid w:val="00630361"/>
    <w:rsid w:val="00630CB5"/>
    <w:rsid w:val="00631D84"/>
    <w:rsid w:val="0063300D"/>
    <w:rsid w:val="00652244"/>
    <w:rsid w:val="00653331"/>
    <w:rsid w:val="0066528C"/>
    <w:rsid w:val="0066729B"/>
    <w:rsid w:val="006730EE"/>
    <w:rsid w:val="00673EE1"/>
    <w:rsid w:val="00682BD5"/>
    <w:rsid w:val="00693282"/>
    <w:rsid w:val="00694A18"/>
    <w:rsid w:val="0069576F"/>
    <w:rsid w:val="00696638"/>
    <w:rsid w:val="00696B07"/>
    <w:rsid w:val="006B398F"/>
    <w:rsid w:val="006B3FDB"/>
    <w:rsid w:val="006F088D"/>
    <w:rsid w:val="006F2D59"/>
    <w:rsid w:val="00702B4B"/>
    <w:rsid w:val="007052C7"/>
    <w:rsid w:val="0071291D"/>
    <w:rsid w:val="00715CFA"/>
    <w:rsid w:val="0071627E"/>
    <w:rsid w:val="007177A0"/>
    <w:rsid w:val="0072031D"/>
    <w:rsid w:val="00734F2A"/>
    <w:rsid w:val="00735E06"/>
    <w:rsid w:val="00740481"/>
    <w:rsid w:val="007407E7"/>
    <w:rsid w:val="007450B8"/>
    <w:rsid w:val="00761042"/>
    <w:rsid w:val="0076369C"/>
    <w:rsid w:val="00765E7D"/>
    <w:rsid w:val="007775AF"/>
    <w:rsid w:val="00784138"/>
    <w:rsid w:val="00787308"/>
    <w:rsid w:val="007977FC"/>
    <w:rsid w:val="007A0522"/>
    <w:rsid w:val="007A47FE"/>
    <w:rsid w:val="007C1AA4"/>
    <w:rsid w:val="007C2782"/>
    <w:rsid w:val="007C7B3D"/>
    <w:rsid w:val="007D1207"/>
    <w:rsid w:val="007D1543"/>
    <w:rsid w:val="008079AE"/>
    <w:rsid w:val="008116A8"/>
    <w:rsid w:val="00824E93"/>
    <w:rsid w:val="00846403"/>
    <w:rsid w:val="008725D2"/>
    <w:rsid w:val="00872E3E"/>
    <w:rsid w:val="00884136"/>
    <w:rsid w:val="00884543"/>
    <w:rsid w:val="00896E5D"/>
    <w:rsid w:val="00897415"/>
    <w:rsid w:val="008A4DB9"/>
    <w:rsid w:val="008A56FC"/>
    <w:rsid w:val="008B4419"/>
    <w:rsid w:val="008C5D35"/>
    <w:rsid w:val="008D0536"/>
    <w:rsid w:val="008D7FC4"/>
    <w:rsid w:val="008E04F6"/>
    <w:rsid w:val="008F05F5"/>
    <w:rsid w:val="008F2401"/>
    <w:rsid w:val="008F57B1"/>
    <w:rsid w:val="00904F6C"/>
    <w:rsid w:val="00907931"/>
    <w:rsid w:val="00913C56"/>
    <w:rsid w:val="00924420"/>
    <w:rsid w:val="009245CD"/>
    <w:rsid w:val="00932777"/>
    <w:rsid w:val="00933EE3"/>
    <w:rsid w:val="00934A59"/>
    <w:rsid w:val="009533F4"/>
    <w:rsid w:val="009628E4"/>
    <w:rsid w:val="009666F9"/>
    <w:rsid w:val="00972D0A"/>
    <w:rsid w:val="009731E4"/>
    <w:rsid w:val="0098231D"/>
    <w:rsid w:val="00986762"/>
    <w:rsid w:val="009871E5"/>
    <w:rsid w:val="009A0302"/>
    <w:rsid w:val="009A3E9F"/>
    <w:rsid w:val="009A57DA"/>
    <w:rsid w:val="009A7DDC"/>
    <w:rsid w:val="009B032A"/>
    <w:rsid w:val="009B3959"/>
    <w:rsid w:val="009C5DEB"/>
    <w:rsid w:val="009E410A"/>
    <w:rsid w:val="00A03079"/>
    <w:rsid w:val="00A20053"/>
    <w:rsid w:val="00A205A5"/>
    <w:rsid w:val="00A26A02"/>
    <w:rsid w:val="00A3593F"/>
    <w:rsid w:val="00A556A8"/>
    <w:rsid w:val="00A76870"/>
    <w:rsid w:val="00A77075"/>
    <w:rsid w:val="00A83062"/>
    <w:rsid w:val="00A83689"/>
    <w:rsid w:val="00A937F4"/>
    <w:rsid w:val="00AA2811"/>
    <w:rsid w:val="00AA7403"/>
    <w:rsid w:val="00AB1FDD"/>
    <w:rsid w:val="00AC06D4"/>
    <w:rsid w:val="00AC2644"/>
    <w:rsid w:val="00AC43B2"/>
    <w:rsid w:val="00AC53D0"/>
    <w:rsid w:val="00AC5808"/>
    <w:rsid w:val="00AE0F99"/>
    <w:rsid w:val="00AE519C"/>
    <w:rsid w:val="00B006E4"/>
    <w:rsid w:val="00B10A13"/>
    <w:rsid w:val="00B11E15"/>
    <w:rsid w:val="00B1609D"/>
    <w:rsid w:val="00B16565"/>
    <w:rsid w:val="00B213FC"/>
    <w:rsid w:val="00B26CDD"/>
    <w:rsid w:val="00B31697"/>
    <w:rsid w:val="00B325B8"/>
    <w:rsid w:val="00B45228"/>
    <w:rsid w:val="00B47A08"/>
    <w:rsid w:val="00B54CEE"/>
    <w:rsid w:val="00B55A02"/>
    <w:rsid w:val="00B5610C"/>
    <w:rsid w:val="00B61B0F"/>
    <w:rsid w:val="00B6718F"/>
    <w:rsid w:val="00B7170A"/>
    <w:rsid w:val="00B81CC6"/>
    <w:rsid w:val="00B87C52"/>
    <w:rsid w:val="00B95D50"/>
    <w:rsid w:val="00B96705"/>
    <w:rsid w:val="00BB4823"/>
    <w:rsid w:val="00BB6CB5"/>
    <w:rsid w:val="00BD128A"/>
    <w:rsid w:val="00BD5FA8"/>
    <w:rsid w:val="00BD6181"/>
    <w:rsid w:val="00BE4118"/>
    <w:rsid w:val="00BE6A73"/>
    <w:rsid w:val="00BF44AA"/>
    <w:rsid w:val="00C25711"/>
    <w:rsid w:val="00C328E5"/>
    <w:rsid w:val="00C45EAB"/>
    <w:rsid w:val="00C536F6"/>
    <w:rsid w:val="00C5376E"/>
    <w:rsid w:val="00C539C8"/>
    <w:rsid w:val="00C61A0B"/>
    <w:rsid w:val="00C66D10"/>
    <w:rsid w:val="00C73489"/>
    <w:rsid w:val="00C83711"/>
    <w:rsid w:val="00C937A5"/>
    <w:rsid w:val="00C94057"/>
    <w:rsid w:val="00C97A57"/>
    <w:rsid w:val="00CA3E4F"/>
    <w:rsid w:val="00CA5CAE"/>
    <w:rsid w:val="00CA7EE6"/>
    <w:rsid w:val="00CB358E"/>
    <w:rsid w:val="00CB72A5"/>
    <w:rsid w:val="00CE48B2"/>
    <w:rsid w:val="00CE7C31"/>
    <w:rsid w:val="00CF3F16"/>
    <w:rsid w:val="00CF5F2A"/>
    <w:rsid w:val="00D1130C"/>
    <w:rsid w:val="00D12FC7"/>
    <w:rsid w:val="00D14332"/>
    <w:rsid w:val="00D241ED"/>
    <w:rsid w:val="00D26B9D"/>
    <w:rsid w:val="00D451D8"/>
    <w:rsid w:val="00D55AD4"/>
    <w:rsid w:val="00D57246"/>
    <w:rsid w:val="00D637FB"/>
    <w:rsid w:val="00D642E5"/>
    <w:rsid w:val="00D65E14"/>
    <w:rsid w:val="00D704ED"/>
    <w:rsid w:val="00D83862"/>
    <w:rsid w:val="00D86723"/>
    <w:rsid w:val="00D875E9"/>
    <w:rsid w:val="00D90081"/>
    <w:rsid w:val="00D933B9"/>
    <w:rsid w:val="00DA32E4"/>
    <w:rsid w:val="00DA7E22"/>
    <w:rsid w:val="00DB1779"/>
    <w:rsid w:val="00DB1CCB"/>
    <w:rsid w:val="00DB2AEF"/>
    <w:rsid w:val="00DB2EFA"/>
    <w:rsid w:val="00DC1CC4"/>
    <w:rsid w:val="00DC1E0E"/>
    <w:rsid w:val="00DC367F"/>
    <w:rsid w:val="00DF0116"/>
    <w:rsid w:val="00DF08AB"/>
    <w:rsid w:val="00DF74D6"/>
    <w:rsid w:val="00E010A9"/>
    <w:rsid w:val="00E03723"/>
    <w:rsid w:val="00E1292C"/>
    <w:rsid w:val="00E167CF"/>
    <w:rsid w:val="00E32EF4"/>
    <w:rsid w:val="00E37191"/>
    <w:rsid w:val="00E4231E"/>
    <w:rsid w:val="00E43471"/>
    <w:rsid w:val="00E44668"/>
    <w:rsid w:val="00E52811"/>
    <w:rsid w:val="00E54CF7"/>
    <w:rsid w:val="00E55852"/>
    <w:rsid w:val="00E568D0"/>
    <w:rsid w:val="00E631E5"/>
    <w:rsid w:val="00E6437A"/>
    <w:rsid w:val="00E65767"/>
    <w:rsid w:val="00E67BD1"/>
    <w:rsid w:val="00E8132C"/>
    <w:rsid w:val="00E90190"/>
    <w:rsid w:val="00E95BBD"/>
    <w:rsid w:val="00E97CCE"/>
    <w:rsid w:val="00EC292E"/>
    <w:rsid w:val="00ED1372"/>
    <w:rsid w:val="00ED4E41"/>
    <w:rsid w:val="00EE2051"/>
    <w:rsid w:val="00EE23D3"/>
    <w:rsid w:val="00EE2A03"/>
    <w:rsid w:val="00EF0B57"/>
    <w:rsid w:val="00EF49A1"/>
    <w:rsid w:val="00EF4F0F"/>
    <w:rsid w:val="00F056C9"/>
    <w:rsid w:val="00F136E3"/>
    <w:rsid w:val="00F160B0"/>
    <w:rsid w:val="00F16320"/>
    <w:rsid w:val="00F16547"/>
    <w:rsid w:val="00F16805"/>
    <w:rsid w:val="00F338BA"/>
    <w:rsid w:val="00F34FA1"/>
    <w:rsid w:val="00F50EB4"/>
    <w:rsid w:val="00F7393B"/>
    <w:rsid w:val="00F979B2"/>
    <w:rsid w:val="00FB651C"/>
    <w:rsid w:val="00FD5C42"/>
    <w:rsid w:val="00FE2331"/>
    <w:rsid w:val="00FF018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60FA6"/>
  <w15:docId w15:val="{DA4B4AB6-FE0A-4A69-9295-48BDC5760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70"/>
      <w:ind w:left="142" w:hanging="67"/>
      <w:outlineLvl w:val="0"/>
    </w:pPr>
    <w:rPr>
      <w:rFonts w:ascii="Palatino Linotype" w:eastAsia="Palatino Linotype" w:hAnsi="Palatino Linotype" w:cs="Palatino Linotype"/>
      <w:b/>
      <w:bCs/>
      <w:sz w:val="33"/>
      <w:szCs w:val="33"/>
    </w:rPr>
  </w:style>
  <w:style w:type="paragraph" w:styleId="Titre2">
    <w:name w:val="heading 2"/>
    <w:basedOn w:val="Normal"/>
    <w:uiPriority w:val="9"/>
    <w:unhideWhenUsed/>
    <w:qFormat/>
    <w:pPr>
      <w:ind w:left="142"/>
      <w:outlineLvl w:val="1"/>
    </w:pPr>
    <w:rPr>
      <w:rFonts w:ascii="Palatino Linotype" w:eastAsia="Palatino Linotype" w:hAnsi="Palatino Linotype" w:cs="Palatino Linotype"/>
      <w:b/>
      <w:bCs/>
      <w:sz w:val="29"/>
      <w:szCs w:val="29"/>
    </w:rPr>
  </w:style>
  <w:style w:type="paragraph" w:styleId="Titre3">
    <w:name w:val="heading 3"/>
    <w:basedOn w:val="Normal"/>
    <w:uiPriority w:val="9"/>
    <w:unhideWhenUsed/>
    <w:qFormat/>
    <w:pPr>
      <w:spacing w:before="148"/>
      <w:ind w:left="142"/>
      <w:outlineLvl w:val="2"/>
    </w:pPr>
    <w:rPr>
      <w:rFonts w:ascii="Palatino Linotype" w:eastAsia="Palatino Linotype" w:hAnsi="Palatino Linotype" w:cs="Palatino Linotype"/>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pPr>
      <w:spacing w:before="195"/>
      <w:ind w:left="142"/>
      <w:jc w:val="both"/>
    </w:pPr>
    <w:rPr>
      <w:sz w:val="24"/>
      <w:szCs w:val="24"/>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Notedebasdepage">
    <w:name w:val="footnote text"/>
    <w:basedOn w:val="Normal"/>
    <w:link w:val="NotedebasdepageCar"/>
    <w:uiPriority w:val="99"/>
    <w:semiHidden/>
    <w:unhideWhenUsed/>
    <w:rsid w:val="00394C49"/>
    <w:rPr>
      <w:sz w:val="20"/>
      <w:szCs w:val="20"/>
    </w:rPr>
  </w:style>
  <w:style w:type="character" w:customStyle="1" w:styleId="NotedebasdepageCar">
    <w:name w:val="Note de bas de page Car"/>
    <w:basedOn w:val="Policepardfaut"/>
    <w:link w:val="Notedebasdepage"/>
    <w:uiPriority w:val="99"/>
    <w:semiHidden/>
    <w:rsid w:val="00394C49"/>
    <w:rPr>
      <w:rFonts w:ascii="Times New Roman" w:eastAsia="Times New Roman" w:hAnsi="Times New Roman" w:cs="Times New Roman"/>
      <w:sz w:val="20"/>
      <w:szCs w:val="20"/>
      <w:lang w:val="fr-FR"/>
    </w:rPr>
  </w:style>
  <w:style w:type="character" w:styleId="Appelnotedebasdep">
    <w:name w:val="footnote reference"/>
    <w:basedOn w:val="Policepardfaut"/>
    <w:uiPriority w:val="99"/>
    <w:semiHidden/>
    <w:unhideWhenUsed/>
    <w:rsid w:val="00394C49"/>
    <w:rPr>
      <w:vertAlign w:val="superscript"/>
    </w:rPr>
  </w:style>
  <w:style w:type="character" w:styleId="Lienhypertexte">
    <w:name w:val="Hyperlink"/>
    <w:basedOn w:val="Policepardfaut"/>
    <w:uiPriority w:val="99"/>
    <w:unhideWhenUsed/>
    <w:rsid w:val="00394C49"/>
    <w:rPr>
      <w:color w:val="0000FF" w:themeColor="hyperlink"/>
      <w:u w:val="single"/>
    </w:rPr>
  </w:style>
  <w:style w:type="character" w:styleId="Mentionnonrsolue">
    <w:name w:val="Unresolved Mention"/>
    <w:basedOn w:val="Policepardfaut"/>
    <w:uiPriority w:val="99"/>
    <w:semiHidden/>
    <w:unhideWhenUsed/>
    <w:rsid w:val="00394C49"/>
    <w:rPr>
      <w:color w:val="605E5C"/>
      <w:shd w:val="clear" w:color="auto" w:fill="E1DFDD"/>
    </w:rPr>
  </w:style>
  <w:style w:type="paragraph" w:styleId="En-tte">
    <w:name w:val="header"/>
    <w:basedOn w:val="Normal"/>
    <w:link w:val="En-tteCar"/>
    <w:uiPriority w:val="99"/>
    <w:unhideWhenUsed/>
    <w:rsid w:val="00156329"/>
    <w:pPr>
      <w:tabs>
        <w:tab w:val="center" w:pos="4536"/>
        <w:tab w:val="right" w:pos="9072"/>
      </w:tabs>
    </w:pPr>
  </w:style>
  <w:style w:type="character" w:customStyle="1" w:styleId="En-tteCar">
    <w:name w:val="En-tête Car"/>
    <w:basedOn w:val="Policepardfaut"/>
    <w:link w:val="En-tte"/>
    <w:uiPriority w:val="99"/>
    <w:rsid w:val="00156329"/>
    <w:rPr>
      <w:rFonts w:ascii="Times New Roman" w:eastAsia="Times New Roman" w:hAnsi="Times New Roman" w:cs="Times New Roman"/>
      <w:lang w:val="fr-FR"/>
    </w:rPr>
  </w:style>
  <w:style w:type="paragraph" w:styleId="Pieddepage">
    <w:name w:val="footer"/>
    <w:basedOn w:val="Normal"/>
    <w:link w:val="PieddepageCar"/>
    <w:uiPriority w:val="99"/>
    <w:unhideWhenUsed/>
    <w:rsid w:val="00156329"/>
    <w:pPr>
      <w:tabs>
        <w:tab w:val="center" w:pos="4536"/>
        <w:tab w:val="right" w:pos="9072"/>
      </w:tabs>
    </w:pPr>
  </w:style>
  <w:style w:type="character" w:customStyle="1" w:styleId="PieddepageCar">
    <w:name w:val="Pied de page Car"/>
    <w:basedOn w:val="Policepardfaut"/>
    <w:link w:val="Pieddepage"/>
    <w:uiPriority w:val="99"/>
    <w:rsid w:val="00156329"/>
    <w:rPr>
      <w:rFonts w:ascii="Times New Roman" w:eastAsia="Times New Roman" w:hAnsi="Times New Roman" w:cs="Times New Roman"/>
      <w:lang w:val="fr-FR"/>
    </w:rPr>
  </w:style>
  <w:style w:type="paragraph" w:styleId="Bibliographie">
    <w:name w:val="Bibliography"/>
    <w:basedOn w:val="Normal"/>
    <w:next w:val="Normal"/>
    <w:uiPriority w:val="37"/>
    <w:unhideWhenUsed/>
    <w:rsid w:val="000C4F72"/>
    <w:pPr>
      <w:spacing w:after="240"/>
      <w:ind w:left="720" w:hanging="720"/>
    </w:pPr>
  </w:style>
  <w:style w:type="paragraph" w:styleId="Lgende">
    <w:name w:val="caption"/>
    <w:basedOn w:val="Normal"/>
    <w:next w:val="Normal"/>
    <w:uiPriority w:val="35"/>
    <w:unhideWhenUsed/>
    <w:qFormat/>
    <w:rsid w:val="006F2D59"/>
    <w:rPr>
      <w:i/>
      <w:iCs/>
      <w:color w:val="1F497D" w:themeColor="text2"/>
      <w:sz w:val="18"/>
      <w:szCs w:val="18"/>
    </w:rPr>
  </w:style>
  <w:style w:type="paragraph" w:styleId="Rvision">
    <w:name w:val="Revision"/>
    <w:hidden/>
    <w:uiPriority w:val="99"/>
    <w:semiHidden/>
    <w:rsid w:val="007407E7"/>
    <w:pPr>
      <w:widowControl/>
      <w:autoSpaceDE/>
      <w:autoSpaceDN/>
    </w:pPr>
    <w:rPr>
      <w:rFonts w:ascii="Times New Roman" w:eastAsia="Times New Roman" w:hAnsi="Times New Roman" w:cs="Times New Roman"/>
      <w:lang w:val="fr-FR"/>
    </w:rPr>
  </w:style>
  <w:style w:type="character" w:customStyle="1" w:styleId="CorpsdetexteCar">
    <w:name w:val="Corps de texte Car"/>
    <w:basedOn w:val="Policepardfaut"/>
    <w:link w:val="Corpsdetexte"/>
    <w:uiPriority w:val="1"/>
    <w:rsid w:val="008F57B1"/>
    <w:rPr>
      <w:rFonts w:ascii="Times New Roman" w:eastAsia="Times New Roman" w:hAnsi="Times New Roman" w:cs="Times New Roman"/>
      <w:sz w:val="24"/>
      <w:szCs w:val="24"/>
      <w:lang w:val="fr-FR"/>
    </w:rPr>
  </w:style>
  <w:style w:type="character" w:styleId="Marquedecommentaire">
    <w:name w:val="annotation reference"/>
    <w:basedOn w:val="Policepardfaut"/>
    <w:uiPriority w:val="99"/>
    <w:semiHidden/>
    <w:unhideWhenUsed/>
    <w:rsid w:val="00972D0A"/>
    <w:rPr>
      <w:sz w:val="16"/>
      <w:szCs w:val="16"/>
    </w:rPr>
  </w:style>
  <w:style w:type="paragraph" w:styleId="Commentaire">
    <w:name w:val="annotation text"/>
    <w:basedOn w:val="Normal"/>
    <w:link w:val="CommentaireCar"/>
    <w:uiPriority w:val="99"/>
    <w:unhideWhenUsed/>
    <w:rsid w:val="00972D0A"/>
    <w:rPr>
      <w:sz w:val="20"/>
      <w:szCs w:val="20"/>
    </w:rPr>
  </w:style>
  <w:style w:type="character" w:customStyle="1" w:styleId="CommentaireCar">
    <w:name w:val="Commentaire Car"/>
    <w:basedOn w:val="Policepardfaut"/>
    <w:link w:val="Commentaire"/>
    <w:uiPriority w:val="99"/>
    <w:rsid w:val="00972D0A"/>
    <w:rPr>
      <w:rFonts w:ascii="Times New Roman" w:eastAsia="Times New Roman" w:hAnsi="Times New Roman" w:cs="Times New Roman"/>
      <w:sz w:val="20"/>
      <w:szCs w:val="20"/>
      <w:lang w:val="fr-FR"/>
    </w:rPr>
  </w:style>
  <w:style w:type="table" w:styleId="Grilledutableau">
    <w:name w:val="Table Grid"/>
    <w:basedOn w:val="TableauNormal"/>
    <w:uiPriority w:val="39"/>
    <w:rsid w:val="00966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jetducommentaire">
    <w:name w:val="annotation subject"/>
    <w:basedOn w:val="Commentaire"/>
    <w:next w:val="Commentaire"/>
    <w:link w:val="ObjetducommentaireCar"/>
    <w:uiPriority w:val="99"/>
    <w:semiHidden/>
    <w:unhideWhenUsed/>
    <w:rsid w:val="00B16565"/>
    <w:rPr>
      <w:b/>
      <w:bCs/>
    </w:rPr>
  </w:style>
  <w:style w:type="character" w:customStyle="1" w:styleId="ObjetducommentaireCar">
    <w:name w:val="Objet du commentaire Car"/>
    <w:basedOn w:val="CommentaireCar"/>
    <w:link w:val="Objetducommentaire"/>
    <w:uiPriority w:val="99"/>
    <w:semiHidden/>
    <w:rsid w:val="00B16565"/>
    <w:rPr>
      <w:rFonts w:ascii="Times New Roman" w:eastAsia="Times New Roman" w:hAnsi="Times New Roman" w:cs="Times New Roman"/>
      <w:b/>
      <w:bC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818BB-6562-4BD0-AACA-3D59CB649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46</Pages>
  <Words>36521</Words>
  <Characters>208176</Characters>
  <Application>Microsoft Office Word</Application>
  <DocSecurity>0</DocSecurity>
  <Lines>1734</Lines>
  <Paragraphs>488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Celâl Guney</cp:lastModifiedBy>
  <cp:revision>5</cp:revision>
  <dcterms:created xsi:type="dcterms:W3CDTF">2026-10-11T15:32:00Z</dcterms:created>
  <dcterms:modified xsi:type="dcterms:W3CDTF">2026-10-11T17:18:00Z</dcterms:modified>
</cp:coreProperties>
</file>